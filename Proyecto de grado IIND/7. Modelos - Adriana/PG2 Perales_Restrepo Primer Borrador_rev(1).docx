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7AD59" w14:textId="1C710104" w:rsidR="000409CB" w:rsidRPr="00EF432E" w:rsidRDefault="00F96CF2" w:rsidP="00985DCD">
      <w:pPr>
        <w:ind w:firstLine="0"/>
        <w:jc w:val="center"/>
        <w:rPr>
          <w:b/>
          <w:sz w:val="28"/>
          <w:szCs w:val="24"/>
          <w:lang w:val="es-CO"/>
        </w:rPr>
      </w:pPr>
      <w:r w:rsidRPr="00F07704">
        <w:rPr>
          <w:b/>
          <w:noProof/>
          <w:sz w:val="28"/>
        </w:rPr>
        <w:drawing>
          <wp:anchor distT="0" distB="0" distL="114300" distR="114300" simplePos="0" relativeHeight="251658240" behindDoc="0" locked="0" layoutInCell="1" allowOverlap="1" wp14:anchorId="10AAA25E" wp14:editId="5D6AABB5">
            <wp:simplePos x="1272540" y="3215640"/>
            <wp:positionH relativeFrom="margin">
              <wp:align>left</wp:align>
            </wp:positionH>
            <wp:positionV relativeFrom="margin">
              <wp:align>top</wp:align>
            </wp:positionV>
            <wp:extent cx="1681480" cy="556260"/>
            <wp:effectExtent l="0" t="0" r="1270" b="7620"/>
            <wp:wrapSquare wrapText="bothSides"/>
            <wp:docPr id="1729118010" name="Imagen 1" descr="Facultad de Arquitectura y Diseño | 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Arquitectura y Diseño | Uniand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1480" cy="556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CCC" w:rsidRPr="00EF432E">
        <w:rPr>
          <w:b/>
          <w:sz w:val="28"/>
          <w:szCs w:val="24"/>
          <w:lang w:val="es-CO"/>
        </w:rPr>
        <w:t>Identificación de factores</w:t>
      </w:r>
      <w:r w:rsidR="00F547CD" w:rsidRPr="00EF432E">
        <w:rPr>
          <w:b/>
          <w:sz w:val="28"/>
          <w:szCs w:val="24"/>
          <w:lang w:val="es-CO"/>
        </w:rPr>
        <w:t xml:space="preserve"> </w:t>
      </w:r>
      <w:r w:rsidR="008F0CCC" w:rsidRPr="00EF432E">
        <w:rPr>
          <w:b/>
          <w:sz w:val="28"/>
          <w:szCs w:val="24"/>
          <w:lang w:val="es-CO"/>
        </w:rPr>
        <w:t>más influyentes en el índice de inclusión financiera en Colombia y planteamiento de estrategias de mejora.</w:t>
      </w:r>
      <w:r w:rsidR="006D2C53" w:rsidRPr="00EF432E">
        <w:rPr>
          <w:b/>
          <w:sz w:val="28"/>
          <w:szCs w:val="24"/>
          <w:lang w:val="es-CO"/>
        </w:rPr>
        <w:t xml:space="preserve"> </w:t>
      </w:r>
    </w:p>
    <w:p w14:paraId="58767BDE" w14:textId="77777777" w:rsidR="007702C4" w:rsidRPr="00EF432E" w:rsidRDefault="007702C4" w:rsidP="00C639E6">
      <w:pPr>
        <w:ind w:firstLine="0"/>
        <w:jc w:val="center"/>
        <w:rPr>
          <w:b/>
          <w:sz w:val="28"/>
          <w:szCs w:val="24"/>
          <w:lang w:val="es-CO"/>
        </w:rPr>
      </w:pPr>
    </w:p>
    <w:p w14:paraId="5BB7EABF" w14:textId="77777777" w:rsidR="00985DCD" w:rsidRPr="00EF432E" w:rsidRDefault="00985DCD" w:rsidP="00C639E6">
      <w:pPr>
        <w:ind w:firstLine="0"/>
        <w:jc w:val="center"/>
        <w:rPr>
          <w:b/>
          <w:sz w:val="28"/>
          <w:szCs w:val="24"/>
          <w:lang w:val="es-CO"/>
        </w:rPr>
      </w:pPr>
    </w:p>
    <w:p w14:paraId="248403F9" w14:textId="36BF0EDF" w:rsidR="000409CB" w:rsidRPr="00EF432E" w:rsidRDefault="000C73C4" w:rsidP="00C639E6">
      <w:pPr>
        <w:ind w:firstLine="0"/>
        <w:jc w:val="center"/>
        <w:rPr>
          <w:b/>
          <w:sz w:val="26"/>
          <w:szCs w:val="26"/>
          <w:lang w:val="es-CO"/>
        </w:rPr>
      </w:pPr>
      <w:r w:rsidRPr="00EF432E">
        <w:rPr>
          <w:b/>
          <w:sz w:val="26"/>
          <w:szCs w:val="26"/>
          <w:lang w:val="es-CO"/>
        </w:rPr>
        <w:t>Natalia María Perales Pacheco</w:t>
      </w:r>
    </w:p>
    <w:p w14:paraId="77992858" w14:textId="0302C063" w:rsidR="000409CB" w:rsidRPr="00EF432E" w:rsidRDefault="000409CB" w:rsidP="00C639E6">
      <w:pPr>
        <w:ind w:firstLine="0"/>
        <w:jc w:val="center"/>
        <w:rPr>
          <w:lang w:val="es-CO"/>
        </w:rPr>
      </w:pPr>
      <w:r w:rsidRPr="00EF432E">
        <w:rPr>
          <w:lang w:val="es-CO"/>
        </w:rPr>
        <w:t>201</w:t>
      </w:r>
      <w:r w:rsidR="000C73C4" w:rsidRPr="00EF432E">
        <w:rPr>
          <w:lang w:val="es-CO"/>
        </w:rPr>
        <w:t>913789</w:t>
      </w:r>
    </w:p>
    <w:p w14:paraId="0CDFA378" w14:textId="3FA0C42C" w:rsidR="000409CB" w:rsidRPr="00EF432E" w:rsidRDefault="0034736E" w:rsidP="00C639E6">
      <w:pPr>
        <w:ind w:firstLine="0"/>
        <w:jc w:val="center"/>
        <w:rPr>
          <w:b/>
          <w:sz w:val="26"/>
          <w:szCs w:val="26"/>
          <w:lang w:val="es-CO"/>
        </w:rPr>
      </w:pPr>
      <w:r w:rsidRPr="00EF432E">
        <w:rPr>
          <w:b/>
          <w:sz w:val="26"/>
          <w:szCs w:val="26"/>
          <w:lang w:val="es-CO"/>
        </w:rPr>
        <w:t>Samuel Esteban Restrepo Valencia</w:t>
      </w:r>
    </w:p>
    <w:p w14:paraId="0DCFBA2E" w14:textId="2FA131D6" w:rsidR="000409CB" w:rsidRPr="00EF432E" w:rsidRDefault="000409CB" w:rsidP="00C639E6">
      <w:pPr>
        <w:ind w:firstLine="0"/>
        <w:jc w:val="center"/>
        <w:rPr>
          <w:lang w:val="es-CO"/>
        </w:rPr>
      </w:pPr>
      <w:r w:rsidRPr="00EF432E">
        <w:rPr>
          <w:lang w:val="es-CO"/>
        </w:rPr>
        <w:t>20</w:t>
      </w:r>
      <w:r w:rsidR="000C73C4" w:rsidRPr="00EF432E">
        <w:rPr>
          <w:lang w:val="es-CO"/>
        </w:rPr>
        <w:t>1820114</w:t>
      </w:r>
    </w:p>
    <w:p w14:paraId="756DEDCC" w14:textId="690028EA" w:rsidR="00985DCD" w:rsidRPr="00EF432E" w:rsidRDefault="00985DCD" w:rsidP="00C639E6">
      <w:pPr>
        <w:ind w:firstLine="0"/>
        <w:jc w:val="center"/>
        <w:rPr>
          <w:b/>
          <w:sz w:val="26"/>
          <w:szCs w:val="26"/>
          <w:lang w:val="es-CO"/>
        </w:rPr>
      </w:pPr>
      <w:r w:rsidRPr="00EF432E">
        <w:rPr>
          <w:b/>
          <w:sz w:val="26"/>
          <w:szCs w:val="26"/>
          <w:lang w:val="es-CO"/>
        </w:rPr>
        <w:t xml:space="preserve">Adriana Lourdes Abrego </w:t>
      </w:r>
      <w:r w:rsidR="00584905" w:rsidRPr="00EF432E">
        <w:rPr>
          <w:b/>
          <w:sz w:val="26"/>
          <w:szCs w:val="26"/>
          <w:lang w:val="es-CO"/>
        </w:rPr>
        <w:t>Pérez</w:t>
      </w:r>
    </w:p>
    <w:p w14:paraId="058C5D29" w14:textId="4ABFB48D" w:rsidR="0001517E" w:rsidRPr="00EF432E" w:rsidRDefault="00985DCD" w:rsidP="002673B6">
      <w:pPr>
        <w:ind w:firstLine="0"/>
        <w:jc w:val="center"/>
        <w:rPr>
          <w:lang w:val="es-CO"/>
        </w:rPr>
      </w:pPr>
      <w:r w:rsidRPr="00EF432E">
        <w:rPr>
          <w:lang w:val="es-CO"/>
        </w:rPr>
        <w:t>Asesora</w:t>
      </w:r>
    </w:p>
    <w:p w14:paraId="1943C952" w14:textId="77777777" w:rsidR="0001517E" w:rsidRPr="00EF432E" w:rsidRDefault="0001517E" w:rsidP="00C1474F">
      <w:pPr>
        <w:ind w:firstLine="0"/>
        <w:jc w:val="center"/>
        <w:rPr>
          <w:b/>
          <w:sz w:val="28"/>
          <w:szCs w:val="24"/>
          <w:lang w:val="es-CO"/>
        </w:rPr>
      </w:pPr>
    </w:p>
    <w:p w14:paraId="7E916E6E" w14:textId="2B0C94BD" w:rsidR="0001517E" w:rsidRPr="00EF432E" w:rsidRDefault="0001517E" w:rsidP="00C1474F">
      <w:pPr>
        <w:ind w:firstLine="0"/>
        <w:jc w:val="center"/>
        <w:rPr>
          <w:b/>
          <w:sz w:val="28"/>
          <w:szCs w:val="24"/>
          <w:lang w:val="es-CO"/>
        </w:rPr>
        <w:sectPr w:rsidR="0001517E" w:rsidRPr="00EF432E" w:rsidSect="00A83142">
          <w:headerReference w:type="default" r:id="rId12"/>
          <w:pgSz w:w="12240" w:h="15840" w:code="1"/>
          <w:pgMar w:top="720" w:right="720" w:bottom="720" w:left="720" w:header="720" w:footer="720" w:gutter="0"/>
          <w:cols w:space="720"/>
          <w:vAlign w:val="center"/>
          <w:docGrid w:linePitch="360"/>
        </w:sectPr>
      </w:pPr>
    </w:p>
    <w:p w14:paraId="1AC4FD79" w14:textId="0B7BBAC9" w:rsidR="000854CC" w:rsidRPr="00EF432E" w:rsidRDefault="000854CC" w:rsidP="000854CC">
      <w:pPr>
        <w:ind w:firstLine="0"/>
        <w:rPr>
          <w:b/>
          <w:sz w:val="28"/>
          <w:szCs w:val="24"/>
          <w:lang w:val="es-CO"/>
        </w:rPr>
      </w:pPr>
      <w:r w:rsidRPr="00EF432E">
        <w:rPr>
          <w:b/>
          <w:sz w:val="28"/>
          <w:szCs w:val="24"/>
          <w:lang w:val="es-CO"/>
        </w:rPr>
        <w:lastRenderedPageBreak/>
        <w:t>Tabla de contenidos</w:t>
      </w:r>
    </w:p>
    <w:p w14:paraId="21997CD7" w14:textId="3E312343" w:rsidR="00007449" w:rsidRDefault="00EA2297">
      <w:pPr>
        <w:pStyle w:val="TDC1"/>
        <w:tabs>
          <w:tab w:val="right" w:leader="underscore" w:pos="9350"/>
        </w:tabs>
        <w:rPr>
          <w:rFonts w:asciiTheme="minorHAnsi" w:eastAsiaTheme="minorEastAsia" w:hAnsiTheme="minorHAnsi"/>
          <w:b w:val="0"/>
          <w:noProof/>
          <w:kern w:val="2"/>
          <w:szCs w:val="24"/>
          <w14:ligatures w14:val="standardContextual"/>
        </w:rPr>
      </w:pPr>
      <w:r w:rsidRPr="00F07704">
        <w:fldChar w:fldCharType="begin"/>
      </w:r>
      <w:r w:rsidRPr="00F07704">
        <w:instrText xml:space="preserve"> TOC \h \z \t "Tesis 1,1,Tesis 2,2,Tesis 3,3,Tesis 4,4,Tesis 5,5" </w:instrText>
      </w:r>
      <w:r w:rsidRPr="00F07704">
        <w:fldChar w:fldCharType="separate"/>
      </w:r>
      <w:hyperlink w:anchor="_Toc165963708" w:history="1">
        <w:r w:rsidR="00007449" w:rsidRPr="00F07704">
          <w:rPr>
            <w:rStyle w:val="Hipervnculo"/>
          </w:rPr>
          <w:t>Resumen</w:t>
        </w:r>
        <w:r w:rsidR="00007449">
          <w:rPr>
            <w:noProof/>
            <w:webHidden/>
          </w:rPr>
          <w:tab/>
        </w:r>
        <w:r w:rsidR="00007449">
          <w:rPr>
            <w:noProof/>
            <w:webHidden/>
          </w:rPr>
          <w:fldChar w:fldCharType="begin"/>
        </w:r>
        <w:r w:rsidR="00007449">
          <w:rPr>
            <w:noProof/>
            <w:webHidden/>
          </w:rPr>
          <w:instrText xml:space="preserve"> PAGEREF _Toc165963708 \h </w:instrText>
        </w:r>
        <w:r w:rsidR="00007449">
          <w:rPr>
            <w:noProof/>
            <w:webHidden/>
          </w:rPr>
        </w:r>
        <w:r w:rsidR="00007449">
          <w:rPr>
            <w:noProof/>
            <w:webHidden/>
          </w:rPr>
          <w:fldChar w:fldCharType="separate"/>
        </w:r>
        <w:r w:rsidR="00007449">
          <w:rPr>
            <w:noProof/>
            <w:webHidden/>
          </w:rPr>
          <w:t>6</w:t>
        </w:r>
        <w:r w:rsidR="00007449">
          <w:rPr>
            <w:noProof/>
            <w:webHidden/>
          </w:rPr>
          <w:fldChar w:fldCharType="end"/>
        </w:r>
      </w:hyperlink>
    </w:p>
    <w:p w14:paraId="1856FDE1" w14:textId="75702DC5"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09" w:history="1">
        <w:r w:rsidR="00007449" w:rsidRPr="00F07704">
          <w:rPr>
            <w:rStyle w:val="Hipervnculo"/>
          </w:rPr>
          <w:t>Introducción</w:t>
        </w:r>
        <w:r w:rsidR="00007449">
          <w:rPr>
            <w:noProof/>
            <w:webHidden/>
          </w:rPr>
          <w:tab/>
        </w:r>
        <w:r w:rsidR="00007449">
          <w:rPr>
            <w:noProof/>
            <w:webHidden/>
          </w:rPr>
          <w:fldChar w:fldCharType="begin"/>
        </w:r>
        <w:r w:rsidR="00007449">
          <w:rPr>
            <w:noProof/>
            <w:webHidden/>
          </w:rPr>
          <w:instrText xml:space="preserve"> PAGEREF _Toc165963709 \h </w:instrText>
        </w:r>
        <w:r w:rsidR="00007449">
          <w:rPr>
            <w:noProof/>
            <w:webHidden/>
          </w:rPr>
        </w:r>
        <w:r w:rsidR="00007449">
          <w:rPr>
            <w:noProof/>
            <w:webHidden/>
          </w:rPr>
          <w:fldChar w:fldCharType="separate"/>
        </w:r>
        <w:r w:rsidR="00007449">
          <w:rPr>
            <w:noProof/>
            <w:webHidden/>
          </w:rPr>
          <w:t>6</w:t>
        </w:r>
        <w:r w:rsidR="00007449">
          <w:rPr>
            <w:noProof/>
            <w:webHidden/>
          </w:rPr>
          <w:fldChar w:fldCharType="end"/>
        </w:r>
      </w:hyperlink>
    </w:p>
    <w:p w14:paraId="5C5655F0" w14:textId="4571AC38"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10" w:history="1">
        <w:r w:rsidR="00007449" w:rsidRPr="00F07704">
          <w:rPr>
            <w:rStyle w:val="Hipervnculo"/>
          </w:rPr>
          <w:t>Antecedentes</w:t>
        </w:r>
        <w:r w:rsidR="00007449">
          <w:rPr>
            <w:noProof/>
            <w:webHidden/>
          </w:rPr>
          <w:tab/>
        </w:r>
        <w:r w:rsidR="00007449">
          <w:rPr>
            <w:noProof/>
            <w:webHidden/>
          </w:rPr>
          <w:fldChar w:fldCharType="begin"/>
        </w:r>
        <w:r w:rsidR="00007449">
          <w:rPr>
            <w:noProof/>
            <w:webHidden/>
          </w:rPr>
          <w:instrText xml:space="preserve"> PAGEREF _Toc165963710 \h </w:instrText>
        </w:r>
        <w:r w:rsidR="00007449">
          <w:rPr>
            <w:noProof/>
            <w:webHidden/>
          </w:rPr>
        </w:r>
        <w:r w:rsidR="00007449">
          <w:rPr>
            <w:noProof/>
            <w:webHidden/>
          </w:rPr>
          <w:fldChar w:fldCharType="separate"/>
        </w:r>
        <w:r w:rsidR="00007449">
          <w:rPr>
            <w:noProof/>
            <w:webHidden/>
          </w:rPr>
          <w:t>6</w:t>
        </w:r>
        <w:r w:rsidR="00007449">
          <w:rPr>
            <w:noProof/>
            <w:webHidden/>
          </w:rPr>
          <w:fldChar w:fldCharType="end"/>
        </w:r>
      </w:hyperlink>
    </w:p>
    <w:p w14:paraId="772BB0AD" w14:textId="3B02F6E4"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11" w:history="1">
        <w:r w:rsidR="00007449" w:rsidRPr="00F07704">
          <w:rPr>
            <w:rStyle w:val="Hipervnculo"/>
          </w:rPr>
          <w:t>Metodología</w:t>
        </w:r>
        <w:r w:rsidR="00007449">
          <w:rPr>
            <w:noProof/>
            <w:webHidden/>
          </w:rPr>
          <w:tab/>
        </w:r>
        <w:r w:rsidR="00007449">
          <w:rPr>
            <w:noProof/>
            <w:webHidden/>
          </w:rPr>
          <w:fldChar w:fldCharType="begin"/>
        </w:r>
        <w:r w:rsidR="00007449">
          <w:rPr>
            <w:noProof/>
            <w:webHidden/>
          </w:rPr>
          <w:instrText xml:space="preserve"> PAGEREF _Toc165963711 \h </w:instrText>
        </w:r>
        <w:r w:rsidR="00007449">
          <w:rPr>
            <w:noProof/>
            <w:webHidden/>
          </w:rPr>
        </w:r>
        <w:r w:rsidR="00007449">
          <w:rPr>
            <w:noProof/>
            <w:webHidden/>
          </w:rPr>
          <w:fldChar w:fldCharType="separate"/>
        </w:r>
        <w:r w:rsidR="00007449">
          <w:rPr>
            <w:noProof/>
            <w:webHidden/>
          </w:rPr>
          <w:t>9</w:t>
        </w:r>
        <w:r w:rsidR="00007449">
          <w:rPr>
            <w:noProof/>
            <w:webHidden/>
          </w:rPr>
          <w:fldChar w:fldCharType="end"/>
        </w:r>
      </w:hyperlink>
    </w:p>
    <w:p w14:paraId="6225CA8A" w14:textId="273807C9"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12" w:history="1">
        <w:r w:rsidR="00007449" w:rsidRPr="00F07704">
          <w:rPr>
            <w:rStyle w:val="Hipervnculo"/>
          </w:rPr>
          <w:t>Diagrama de flujo</w:t>
        </w:r>
        <w:r w:rsidR="00007449">
          <w:rPr>
            <w:noProof/>
            <w:webHidden/>
          </w:rPr>
          <w:tab/>
        </w:r>
        <w:r w:rsidR="00007449">
          <w:rPr>
            <w:noProof/>
            <w:webHidden/>
          </w:rPr>
          <w:fldChar w:fldCharType="begin"/>
        </w:r>
        <w:r w:rsidR="00007449">
          <w:rPr>
            <w:noProof/>
            <w:webHidden/>
          </w:rPr>
          <w:instrText xml:space="preserve"> PAGEREF _Toc165963712 \h </w:instrText>
        </w:r>
        <w:r w:rsidR="00007449">
          <w:rPr>
            <w:noProof/>
            <w:webHidden/>
          </w:rPr>
        </w:r>
        <w:r w:rsidR="00007449">
          <w:rPr>
            <w:noProof/>
            <w:webHidden/>
          </w:rPr>
          <w:fldChar w:fldCharType="separate"/>
        </w:r>
        <w:r w:rsidR="00007449">
          <w:rPr>
            <w:noProof/>
            <w:webHidden/>
          </w:rPr>
          <w:t>9</w:t>
        </w:r>
        <w:r w:rsidR="00007449">
          <w:rPr>
            <w:noProof/>
            <w:webHidden/>
          </w:rPr>
          <w:fldChar w:fldCharType="end"/>
        </w:r>
      </w:hyperlink>
    </w:p>
    <w:p w14:paraId="5ED80D56" w14:textId="198524B7"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13" w:history="1">
        <w:r w:rsidR="00007449" w:rsidRPr="00F07704">
          <w:rPr>
            <w:rStyle w:val="Hipervnculo"/>
          </w:rPr>
          <w:t>Estructuración de datos</w:t>
        </w:r>
        <w:r w:rsidR="00007449">
          <w:rPr>
            <w:noProof/>
            <w:webHidden/>
          </w:rPr>
          <w:tab/>
        </w:r>
        <w:r w:rsidR="00007449">
          <w:rPr>
            <w:noProof/>
            <w:webHidden/>
          </w:rPr>
          <w:fldChar w:fldCharType="begin"/>
        </w:r>
        <w:r w:rsidR="00007449">
          <w:rPr>
            <w:noProof/>
            <w:webHidden/>
          </w:rPr>
          <w:instrText xml:space="preserve"> PAGEREF _Toc165963713 \h </w:instrText>
        </w:r>
        <w:r w:rsidR="00007449">
          <w:rPr>
            <w:noProof/>
            <w:webHidden/>
          </w:rPr>
        </w:r>
        <w:r w:rsidR="00007449">
          <w:rPr>
            <w:noProof/>
            <w:webHidden/>
          </w:rPr>
          <w:fldChar w:fldCharType="separate"/>
        </w:r>
        <w:r w:rsidR="00007449">
          <w:rPr>
            <w:noProof/>
            <w:webHidden/>
          </w:rPr>
          <w:t>10</w:t>
        </w:r>
        <w:r w:rsidR="00007449">
          <w:rPr>
            <w:noProof/>
            <w:webHidden/>
          </w:rPr>
          <w:fldChar w:fldCharType="end"/>
        </w:r>
      </w:hyperlink>
    </w:p>
    <w:p w14:paraId="21848A17" w14:textId="160EE0C0"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14" w:history="1">
        <w:r w:rsidR="00007449" w:rsidRPr="00F07704">
          <w:rPr>
            <w:rStyle w:val="Hipervnculo"/>
          </w:rPr>
          <w:t>Selección de variables</w:t>
        </w:r>
        <w:r w:rsidR="00007449">
          <w:rPr>
            <w:noProof/>
            <w:webHidden/>
          </w:rPr>
          <w:tab/>
        </w:r>
        <w:r w:rsidR="00007449">
          <w:rPr>
            <w:noProof/>
            <w:webHidden/>
          </w:rPr>
          <w:fldChar w:fldCharType="begin"/>
        </w:r>
        <w:r w:rsidR="00007449">
          <w:rPr>
            <w:noProof/>
            <w:webHidden/>
          </w:rPr>
          <w:instrText xml:space="preserve"> PAGEREF _Toc165963714 \h </w:instrText>
        </w:r>
        <w:r w:rsidR="00007449">
          <w:rPr>
            <w:noProof/>
            <w:webHidden/>
          </w:rPr>
        </w:r>
        <w:r w:rsidR="00007449">
          <w:rPr>
            <w:noProof/>
            <w:webHidden/>
          </w:rPr>
          <w:fldChar w:fldCharType="separate"/>
        </w:r>
        <w:r w:rsidR="00007449">
          <w:rPr>
            <w:noProof/>
            <w:webHidden/>
          </w:rPr>
          <w:t>11</w:t>
        </w:r>
        <w:r w:rsidR="00007449">
          <w:rPr>
            <w:noProof/>
            <w:webHidden/>
          </w:rPr>
          <w:fldChar w:fldCharType="end"/>
        </w:r>
      </w:hyperlink>
    </w:p>
    <w:p w14:paraId="74B252C5" w14:textId="1F3A85DE"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15" w:history="1">
        <w:r w:rsidR="00007449" w:rsidRPr="00F07704">
          <w:rPr>
            <w:rStyle w:val="Hipervnculo"/>
          </w:rPr>
          <w:t>Datos y procesamiento</w:t>
        </w:r>
        <w:r w:rsidR="00007449">
          <w:rPr>
            <w:noProof/>
            <w:webHidden/>
          </w:rPr>
          <w:tab/>
        </w:r>
        <w:r w:rsidR="00007449">
          <w:rPr>
            <w:noProof/>
            <w:webHidden/>
          </w:rPr>
          <w:fldChar w:fldCharType="begin"/>
        </w:r>
        <w:r w:rsidR="00007449">
          <w:rPr>
            <w:noProof/>
            <w:webHidden/>
          </w:rPr>
          <w:instrText xml:space="preserve"> PAGEREF _Toc165963715 \h </w:instrText>
        </w:r>
        <w:r w:rsidR="00007449">
          <w:rPr>
            <w:noProof/>
            <w:webHidden/>
          </w:rPr>
        </w:r>
        <w:r w:rsidR="00007449">
          <w:rPr>
            <w:noProof/>
            <w:webHidden/>
          </w:rPr>
          <w:fldChar w:fldCharType="separate"/>
        </w:r>
        <w:r w:rsidR="00007449">
          <w:rPr>
            <w:noProof/>
            <w:webHidden/>
          </w:rPr>
          <w:t>12</w:t>
        </w:r>
        <w:r w:rsidR="00007449">
          <w:rPr>
            <w:noProof/>
            <w:webHidden/>
          </w:rPr>
          <w:fldChar w:fldCharType="end"/>
        </w:r>
      </w:hyperlink>
    </w:p>
    <w:p w14:paraId="781E352B" w14:textId="05163C39"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16" w:history="1">
        <w:r w:rsidR="00007449" w:rsidRPr="00F07704">
          <w:rPr>
            <w:rStyle w:val="Hipervnculo"/>
          </w:rPr>
          <w:t>Análisis de entrada y estadísticas descriptivas</w:t>
        </w:r>
        <w:r w:rsidR="00007449">
          <w:rPr>
            <w:noProof/>
            <w:webHidden/>
          </w:rPr>
          <w:tab/>
        </w:r>
        <w:r w:rsidR="00007449">
          <w:rPr>
            <w:noProof/>
            <w:webHidden/>
          </w:rPr>
          <w:fldChar w:fldCharType="begin"/>
        </w:r>
        <w:r w:rsidR="00007449">
          <w:rPr>
            <w:noProof/>
            <w:webHidden/>
          </w:rPr>
          <w:instrText xml:space="preserve"> PAGEREF _Toc165963716 \h </w:instrText>
        </w:r>
        <w:r w:rsidR="00007449">
          <w:rPr>
            <w:noProof/>
            <w:webHidden/>
          </w:rPr>
        </w:r>
        <w:r w:rsidR="00007449">
          <w:rPr>
            <w:noProof/>
            <w:webHidden/>
          </w:rPr>
          <w:fldChar w:fldCharType="separate"/>
        </w:r>
        <w:r w:rsidR="00007449">
          <w:rPr>
            <w:noProof/>
            <w:webHidden/>
          </w:rPr>
          <w:t>12</w:t>
        </w:r>
        <w:r w:rsidR="00007449">
          <w:rPr>
            <w:noProof/>
            <w:webHidden/>
          </w:rPr>
          <w:fldChar w:fldCharType="end"/>
        </w:r>
      </w:hyperlink>
    </w:p>
    <w:p w14:paraId="39EA9826" w14:textId="496D5BD4"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17" w:history="1">
        <w:r w:rsidR="00007449" w:rsidRPr="00F07704">
          <w:rPr>
            <w:rStyle w:val="Hipervnculo"/>
          </w:rPr>
          <w:t>Estadísticas descriptivas</w:t>
        </w:r>
        <w:r w:rsidR="00007449">
          <w:rPr>
            <w:noProof/>
            <w:webHidden/>
          </w:rPr>
          <w:tab/>
        </w:r>
        <w:r w:rsidR="00007449">
          <w:rPr>
            <w:noProof/>
            <w:webHidden/>
          </w:rPr>
          <w:fldChar w:fldCharType="begin"/>
        </w:r>
        <w:r w:rsidR="00007449">
          <w:rPr>
            <w:noProof/>
            <w:webHidden/>
          </w:rPr>
          <w:instrText xml:space="preserve"> PAGEREF _Toc165963717 \h </w:instrText>
        </w:r>
        <w:r w:rsidR="00007449">
          <w:rPr>
            <w:noProof/>
            <w:webHidden/>
          </w:rPr>
        </w:r>
        <w:r w:rsidR="00007449">
          <w:rPr>
            <w:noProof/>
            <w:webHidden/>
          </w:rPr>
          <w:fldChar w:fldCharType="separate"/>
        </w:r>
        <w:r w:rsidR="00007449">
          <w:rPr>
            <w:noProof/>
            <w:webHidden/>
          </w:rPr>
          <w:t>12</w:t>
        </w:r>
        <w:r w:rsidR="00007449">
          <w:rPr>
            <w:noProof/>
            <w:webHidden/>
          </w:rPr>
          <w:fldChar w:fldCharType="end"/>
        </w:r>
      </w:hyperlink>
    </w:p>
    <w:p w14:paraId="77DBC870" w14:textId="4E796904"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18" w:history="1">
        <w:r w:rsidR="00007449" w:rsidRPr="00F07704">
          <w:rPr>
            <w:rStyle w:val="Hipervnculo"/>
          </w:rPr>
          <w:t>Covarianza y correlación</w:t>
        </w:r>
        <w:r w:rsidR="00007449">
          <w:rPr>
            <w:noProof/>
            <w:webHidden/>
          </w:rPr>
          <w:tab/>
        </w:r>
        <w:r w:rsidR="00007449">
          <w:rPr>
            <w:noProof/>
            <w:webHidden/>
          </w:rPr>
          <w:fldChar w:fldCharType="begin"/>
        </w:r>
        <w:r w:rsidR="00007449">
          <w:rPr>
            <w:noProof/>
            <w:webHidden/>
          </w:rPr>
          <w:instrText xml:space="preserve"> PAGEREF _Toc165963718 \h </w:instrText>
        </w:r>
        <w:r w:rsidR="00007449">
          <w:rPr>
            <w:noProof/>
            <w:webHidden/>
          </w:rPr>
        </w:r>
        <w:r w:rsidR="00007449">
          <w:rPr>
            <w:noProof/>
            <w:webHidden/>
          </w:rPr>
          <w:fldChar w:fldCharType="separate"/>
        </w:r>
        <w:r w:rsidR="00007449">
          <w:rPr>
            <w:noProof/>
            <w:webHidden/>
          </w:rPr>
          <w:t>14</w:t>
        </w:r>
        <w:r w:rsidR="00007449">
          <w:rPr>
            <w:noProof/>
            <w:webHidden/>
          </w:rPr>
          <w:fldChar w:fldCharType="end"/>
        </w:r>
      </w:hyperlink>
    </w:p>
    <w:p w14:paraId="45A55A56" w14:textId="35EFF6A6"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19" w:history="1">
        <w:r w:rsidR="00007449" w:rsidRPr="00F07704">
          <w:rPr>
            <w:rStyle w:val="Hipervnculo"/>
          </w:rPr>
          <w:t>Box Plots</w:t>
        </w:r>
        <w:r w:rsidR="00007449">
          <w:rPr>
            <w:noProof/>
            <w:webHidden/>
          </w:rPr>
          <w:tab/>
        </w:r>
        <w:r w:rsidR="00007449">
          <w:rPr>
            <w:noProof/>
            <w:webHidden/>
          </w:rPr>
          <w:fldChar w:fldCharType="begin"/>
        </w:r>
        <w:r w:rsidR="00007449">
          <w:rPr>
            <w:noProof/>
            <w:webHidden/>
          </w:rPr>
          <w:instrText xml:space="preserve"> PAGEREF _Toc165963719 \h </w:instrText>
        </w:r>
        <w:r w:rsidR="00007449">
          <w:rPr>
            <w:noProof/>
            <w:webHidden/>
          </w:rPr>
        </w:r>
        <w:r w:rsidR="00007449">
          <w:rPr>
            <w:noProof/>
            <w:webHidden/>
          </w:rPr>
          <w:fldChar w:fldCharType="separate"/>
        </w:r>
        <w:r w:rsidR="00007449">
          <w:rPr>
            <w:noProof/>
            <w:webHidden/>
          </w:rPr>
          <w:t>16</w:t>
        </w:r>
        <w:r w:rsidR="00007449">
          <w:rPr>
            <w:noProof/>
            <w:webHidden/>
          </w:rPr>
          <w:fldChar w:fldCharType="end"/>
        </w:r>
      </w:hyperlink>
    </w:p>
    <w:p w14:paraId="73877393" w14:textId="22E4D553"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20" w:history="1">
        <w:r w:rsidR="00007449" w:rsidRPr="00F07704">
          <w:rPr>
            <w:rStyle w:val="Hipervnculo"/>
          </w:rPr>
          <w:t>Marco teórico</w:t>
        </w:r>
        <w:r w:rsidR="00007449">
          <w:rPr>
            <w:noProof/>
            <w:webHidden/>
          </w:rPr>
          <w:tab/>
        </w:r>
        <w:r w:rsidR="00007449">
          <w:rPr>
            <w:noProof/>
            <w:webHidden/>
          </w:rPr>
          <w:fldChar w:fldCharType="begin"/>
        </w:r>
        <w:r w:rsidR="00007449">
          <w:rPr>
            <w:noProof/>
            <w:webHidden/>
          </w:rPr>
          <w:instrText xml:space="preserve"> PAGEREF _Toc165963720 \h </w:instrText>
        </w:r>
        <w:r w:rsidR="00007449">
          <w:rPr>
            <w:noProof/>
            <w:webHidden/>
          </w:rPr>
        </w:r>
        <w:r w:rsidR="00007449">
          <w:rPr>
            <w:noProof/>
            <w:webHidden/>
          </w:rPr>
          <w:fldChar w:fldCharType="separate"/>
        </w:r>
        <w:r w:rsidR="00007449">
          <w:rPr>
            <w:noProof/>
            <w:webHidden/>
          </w:rPr>
          <w:t>19</w:t>
        </w:r>
        <w:r w:rsidR="00007449">
          <w:rPr>
            <w:noProof/>
            <w:webHidden/>
          </w:rPr>
          <w:fldChar w:fldCharType="end"/>
        </w:r>
      </w:hyperlink>
    </w:p>
    <w:p w14:paraId="2E69C28B" w14:textId="0964D346"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21" w:history="1">
        <w:r w:rsidR="00007449" w:rsidRPr="00F07704">
          <w:rPr>
            <w:rStyle w:val="Hipervnculo"/>
          </w:rPr>
          <w:t>Modelos propuestos</w:t>
        </w:r>
        <w:r w:rsidR="00007449">
          <w:rPr>
            <w:noProof/>
            <w:webHidden/>
          </w:rPr>
          <w:tab/>
        </w:r>
        <w:r w:rsidR="00007449">
          <w:rPr>
            <w:noProof/>
            <w:webHidden/>
          </w:rPr>
          <w:fldChar w:fldCharType="begin"/>
        </w:r>
        <w:r w:rsidR="00007449">
          <w:rPr>
            <w:noProof/>
            <w:webHidden/>
          </w:rPr>
          <w:instrText xml:space="preserve"> PAGEREF _Toc165963721 \h </w:instrText>
        </w:r>
        <w:r w:rsidR="00007449">
          <w:rPr>
            <w:noProof/>
            <w:webHidden/>
          </w:rPr>
        </w:r>
        <w:r w:rsidR="00007449">
          <w:rPr>
            <w:noProof/>
            <w:webHidden/>
          </w:rPr>
          <w:fldChar w:fldCharType="separate"/>
        </w:r>
        <w:r w:rsidR="00007449">
          <w:rPr>
            <w:noProof/>
            <w:webHidden/>
          </w:rPr>
          <w:t>19</w:t>
        </w:r>
        <w:r w:rsidR="00007449">
          <w:rPr>
            <w:noProof/>
            <w:webHidden/>
          </w:rPr>
          <w:fldChar w:fldCharType="end"/>
        </w:r>
      </w:hyperlink>
    </w:p>
    <w:p w14:paraId="2A5916F4" w14:textId="750AA00B"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22" w:history="1">
        <w:r w:rsidR="00007449" w:rsidRPr="00F07704">
          <w:rPr>
            <w:rStyle w:val="Hipervnculo"/>
          </w:rPr>
          <w:t>Modelo de efectos fijos</w:t>
        </w:r>
        <w:r w:rsidR="00007449">
          <w:rPr>
            <w:noProof/>
            <w:webHidden/>
          </w:rPr>
          <w:tab/>
        </w:r>
        <w:r w:rsidR="00007449">
          <w:rPr>
            <w:noProof/>
            <w:webHidden/>
          </w:rPr>
          <w:fldChar w:fldCharType="begin"/>
        </w:r>
        <w:r w:rsidR="00007449">
          <w:rPr>
            <w:noProof/>
            <w:webHidden/>
          </w:rPr>
          <w:instrText xml:space="preserve"> PAGEREF _Toc165963722 \h </w:instrText>
        </w:r>
        <w:r w:rsidR="00007449">
          <w:rPr>
            <w:noProof/>
            <w:webHidden/>
          </w:rPr>
        </w:r>
        <w:r w:rsidR="00007449">
          <w:rPr>
            <w:noProof/>
            <w:webHidden/>
          </w:rPr>
          <w:fldChar w:fldCharType="separate"/>
        </w:r>
        <w:r w:rsidR="00007449">
          <w:rPr>
            <w:noProof/>
            <w:webHidden/>
          </w:rPr>
          <w:t>19</w:t>
        </w:r>
        <w:r w:rsidR="00007449">
          <w:rPr>
            <w:noProof/>
            <w:webHidden/>
          </w:rPr>
          <w:fldChar w:fldCharType="end"/>
        </w:r>
      </w:hyperlink>
    </w:p>
    <w:p w14:paraId="36D25AEB" w14:textId="0B7151A6" w:rsidR="00007449" w:rsidRDefault="00000000">
      <w:pPr>
        <w:pStyle w:val="TDC5"/>
        <w:tabs>
          <w:tab w:val="right" w:leader="underscore" w:pos="9350"/>
        </w:tabs>
        <w:rPr>
          <w:rFonts w:asciiTheme="minorHAnsi" w:eastAsiaTheme="minorEastAsia" w:hAnsiTheme="minorHAnsi"/>
          <w:noProof/>
          <w:kern w:val="2"/>
          <w:szCs w:val="24"/>
          <w14:ligatures w14:val="standardContextual"/>
        </w:rPr>
      </w:pPr>
      <w:hyperlink w:anchor="_Toc165963723" w:history="1">
        <w:r w:rsidR="00007449" w:rsidRPr="00F07704">
          <w:rPr>
            <w:rStyle w:val="Hipervnculo"/>
          </w:rPr>
          <w:t>Teoría</w:t>
        </w:r>
        <w:r w:rsidR="00007449">
          <w:rPr>
            <w:noProof/>
            <w:webHidden/>
          </w:rPr>
          <w:tab/>
        </w:r>
        <w:r w:rsidR="00007449">
          <w:rPr>
            <w:noProof/>
            <w:webHidden/>
          </w:rPr>
          <w:fldChar w:fldCharType="begin"/>
        </w:r>
        <w:r w:rsidR="00007449">
          <w:rPr>
            <w:noProof/>
            <w:webHidden/>
          </w:rPr>
          <w:instrText xml:space="preserve"> PAGEREF _Toc165963723 \h </w:instrText>
        </w:r>
        <w:r w:rsidR="00007449">
          <w:rPr>
            <w:noProof/>
            <w:webHidden/>
          </w:rPr>
        </w:r>
        <w:r w:rsidR="00007449">
          <w:rPr>
            <w:noProof/>
            <w:webHidden/>
          </w:rPr>
          <w:fldChar w:fldCharType="separate"/>
        </w:r>
        <w:r w:rsidR="00007449">
          <w:rPr>
            <w:noProof/>
            <w:webHidden/>
          </w:rPr>
          <w:t>19</w:t>
        </w:r>
        <w:r w:rsidR="00007449">
          <w:rPr>
            <w:noProof/>
            <w:webHidden/>
          </w:rPr>
          <w:fldChar w:fldCharType="end"/>
        </w:r>
      </w:hyperlink>
    </w:p>
    <w:p w14:paraId="3EF6BFC4" w14:textId="60E6F4CF" w:rsidR="00007449" w:rsidRDefault="00000000">
      <w:pPr>
        <w:pStyle w:val="TDC5"/>
        <w:tabs>
          <w:tab w:val="right" w:leader="underscore" w:pos="9350"/>
        </w:tabs>
        <w:rPr>
          <w:rFonts w:asciiTheme="minorHAnsi" w:eastAsiaTheme="minorEastAsia" w:hAnsiTheme="minorHAnsi"/>
          <w:noProof/>
          <w:kern w:val="2"/>
          <w:szCs w:val="24"/>
          <w14:ligatures w14:val="standardContextual"/>
        </w:rPr>
      </w:pPr>
      <w:hyperlink w:anchor="_Toc165963724" w:history="1">
        <w:r w:rsidR="00007449" w:rsidRPr="00F07704">
          <w:rPr>
            <w:rStyle w:val="Hipervnculo"/>
          </w:rPr>
          <w:t>Ventajas</w:t>
        </w:r>
        <w:r w:rsidR="00007449">
          <w:rPr>
            <w:noProof/>
            <w:webHidden/>
          </w:rPr>
          <w:tab/>
        </w:r>
        <w:r w:rsidR="00007449">
          <w:rPr>
            <w:noProof/>
            <w:webHidden/>
          </w:rPr>
          <w:fldChar w:fldCharType="begin"/>
        </w:r>
        <w:r w:rsidR="00007449">
          <w:rPr>
            <w:noProof/>
            <w:webHidden/>
          </w:rPr>
          <w:instrText xml:space="preserve"> PAGEREF _Toc165963724 \h </w:instrText>
        </w:r>
        <w:r w:rsidR="00007449">
          <w:rPr>
            <w:noProof/>
            <w:webHidden/>
          </w:rPr>
        </w:r>
        <w:r w:rsidR="00007449">
          <w:rPr>
            <w:noProof/>
            <w:webHidden/>
          </w:rPr>
          <w:fldChar w:fldCharType="separate"/>
        </w:r>
        <w:r w:rsidR="00007449">
          <w:rPr>
            <w:noProof/>
            <w:webHidden/>
          </w:rPr>
          <w:t>20</w:t>
        </w:r>
        <w:r w:rsidR="00007449">
          <w:rPr>
            <w:noProof/>
            <w:webHidden/>
          </w:rPr>
          <w:fldChar w:fldCharType="end"/>
        </w:r>
      </w:hyperlink>
    </w:p>
    <w:p w14:paraId="1B27863E" w14:textId="6A7C2B39" w:rsidR="00007449" w:rsidRDefault="00000000">
      <w:pPr>
        <w:pStyle w:val="TDC5"/>
        <w:tabs>
          <w:tab w:val="right" w:leader="underscore" w:pos="9350"/>
        </w:tabs>
        <w:rPr>
          <w:rFonts w:asciiTheme="minorHAnsi" w:eastAsiaTheme="minorEastAsia" w:hAnsiTheme="minorHAnsi"/>
          <w:noProof/>
          <w:kern w:val="2"/>
          <w:szCs w:val="24"/>
          <w14:ligatures w14:val="standardContextual"/>
        </w:rPr>
      </w:pPr>
      <w:hyperlink w:anchor="_Toc165963725" w:history="1">
        <w:r w:rsidR="00007449" w:rsidRPr="00F07704">
          <w:rPr>
            <w:rStyle w:val="Hipervnculo"/>
          </w:rPr>
          <w:t>Desventajas</w:t>
        </w:r>
        <w:r w:rsidR="00007449">
          <w:rPr>
            <w:noProof/>
            <w:webHidden/>
          </w:rPr>
          <w:tab/>
        </w:r>
        <w:r w:rsidR="00007449">
          <w:rPr>
            <w:noProof/>
            <w:webHidden/>
          </w:rPr>
          <w:fldChar w:fldCharType="begin"/>
        </w:r>
        <w:r w:rsidR="00007449">
          <w:rPr>
            <w:noProof/>
            <w:webHidden/>
          </w:rPr>
          <w:instrText xml:space="preserve"> PAGEREF _Toc165963725 \h </w:instrText>
        </w:r>
        <w:r w:rsidR="00007449">
          <w:rPr>
            <w:noProof/>
            <w:webHidden/>
          </w:rPr>
        </w:r>
        <w:r w:rsidR="00007449">
          <w:rPr>
            <w:noProof/>
            <w:webHidden/>
          </w:rPr>
          <w:fldChar w:fldCharType="separate"/>
        </w:r>
        <w:r w:rsidR="00007449">
          <w:rPr>
            <w:noProof/>
            <w:webHidden/>
          </w:rPr>
          <w:t>20</w:t>
        </w:r>
        <w:r w:rsidR="00007449">
          <w:rPr>
            <w:noProof/>
            <w:webHidden/>
          </w:rPr>
          <w:fldChar w:fldCharType="end"/>
        </w:r>
      </w:hyperlink>
    </w:p>
    <w:p w14:paraId="5655A94D" w14:textId="5AF2FC2F"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26" w:history="1">
        <w:r w:rsidR="00007449" w:rsidRPr="00F07704">
          <w:rPr>
            <w:rStyle w:val="Hipervnculo"/>
          </w:rPr>
          <w:t>Modelo de efectos aleatorios</w:t>
        </w:r>
        <w:r w:rsidR="00007449">
          <w:rPr>
            <w:noProof/>
            <w:webHidden/>
          </w:rPr>
          <w:tab/>
        </w:r>
        <w:r w:rsidR="00007449">
          <w:rPr>
            <w:noProof/>
            <w:webHidden/>
          </w:rPr>
          <w:fldChar w:fldCharType="begin"/>
        </w:r>
        <w:r w:rsidR="00007449">
          <w:rPr>
            <w:noProof/>
            <w:webHidden/>
          </w:rPr>
          <w:instrText xml:space="preserve"> PAGEREF _Toc165963726 \h </w:instrText>
        </w:r>
        <w:r w:rsidR="00007449">
          <w:rPr>
            <w:noProof/>
            <w:webHidden/>
          </w:rPr>
        </w:r>
        <w:r w:rsidR="00007449">
          <w:rPr>
            <w:noProof/>
            <w:webHidden/>
          </w:rPr>
          <w:fldChar w:fldCharType="separate"/>
        </w:r>
        <w:r w:rsidR="00007449">
          <w:rPr>
            <w:noProof/>
            <w:webHidden/>
          </w:rPr>
          <w:t>20</w:t>
        </w:r>
        <w:r w:rsidR="00007449">
          <w:rPr>
            <w:noProof/>
            <w:webHidden/>
          </w:rPr>
          <w:fldChar w:fldCharType="end"/>
        </w:r>
      </w:hyperlink>
    </w:p>
    <w:p w14:paraId="2F4CD254" w14:textId="60E95F52" w:rsidR="00007449" w:rsidRDefault="00000000">
      <w:pPr>
        <w:pStyle w:val="TDC5"/>
        <w:tabs>
          <w:tab w:val="right" w:leader="underscore" w:pos="9350"/>
        </w:tabs>
        <w:rPr>
          <w:rFonts w:asciiTheme="minorHAnsi" w:eastAsiaTheme="minorEastAsia" w:hAnsiTheme="minorHAnsi"/>
          <w:noProof/>
          <w:kern w:val="2"/>
          <w:szCs w:val="24"/>
          <w14:ligatures w14:val="standardContextual"/>
        </w:rPr>
      </w:pPr>
      <w:hyperlink w:anchor="_Toc165963727" w:history="1">
        <w:r w:rsidR="00007449" w:rsidRPr="00F07704">
          <w:rPr>
            <w:rStyle w:val="Hipervnculo"/>
          </w:rPr>
          <w:t>Teoría</w:t>
        </w:r>
        <w:r w:rsidR="00007449">
          <w:rPr>
            <w:noProof/>
            <w:webHidden/>
          </w:rPr>
          <w:tab/>
        </w:r>
        <w:r w:rsidR="00007449">
          <w:rPr>
            <w:noProof/>
            <w:webHidden/>
          </w:rPr>
          <w:fldChar w:fldCharType="begin"/>
        </w:r>
        <w:r w:rsidR="00007449">
          <w:rPr>
            <w:noProof/>
            <w:webHidden/>
          </w:rPr>
          <w:instrText xml:space="preserve"> PAGEREF _Toc165963727 \h </w:instrText>
        </w:r>
        <w:r w:rsidR="00007449">
          <w:rPr>
            <w:noProof/>
            <w:webHidden/>
          </w:rPr>
        </w:r>
        <w:r w:rsidR="00007449">
          <w:rPr>
            <w:noProof/>
            <w:webHidden/>
          </w:rPr>
          <w:fldChar w:fldCharType="separate"/>
        </w:r>
        <w:r w:rsidR="00007449">
          <w:rPr>
            <w:noProof/>
            <w:webHidden/>
          </w:rPr>
          <w:t>20</w:t>
        </w:r>
        <w:r w:rsidR="00007449">
          <w:rPr>
            <w:noProof/>
            <w:webHidden/>
          </w:rPr>
          <w:fldChar w:fldCharType="end"/>
        </w:r>
      </w:hyperlink>
    </w:p>
    <w:p w14:paraId="312DB4D0" w14:textId="42652CE8" w:rsidR="00007449" w:rsidRDefault="00000000">
      <w:pPr>
        <w:pStyle w:val="TDC5"/>
        <w:tabs>
          <w:tab w:val="right" w:leader="underscore" w:pos="9350"/>
        </w:tabs>
        <w:rPr>
          <w:rFonts w:asciiTheme="minorHAnsi" w:eastAsiaTheme="minorEastAsia" w:hAnsiTheme="minorHAnsi"/>
          <w:noProof/>
          <w:kern w:val="2"/>
          <w:szCs w:val="24"/>
          <w14:ligatures w14:val="standardContextual"/>
        </w:rPr>
      </w:pPr>
      <w:hyperlink w:anchor="_Toc165963728" w:history="1">
        <w:r w:rsidR="00007449" w:rsidRPr="00F07704">
          <w:rPr>
            <w:rStyle w:val="Hipervnculo"/>
          </w:rPr>
          <w:t>Ventajas</w:t>
        </w:r>
        <w:r w:rsidR="00007449">
          <w:rPr>
            <w:noProof/>
            <w:webHidden/>
          </w:rPr>
          <w:tab/>
        </w:r>
        <w:r w:rsidR="00007449">
          <w:rPr>
            <w:noProof/>
            <w:webHidden/>
          </w:rPr>
          <w:fldChar w:fldCharType="begin"/>
        </w:r>
        <w:r w:rsidR="00007449">
          <w:rPr>
            <w:noProof/>
            <w:webHidden/>
          </w:rPr>
          <w:instrText xml:space="preserve"> PAGEREF _Toc165963728 \h </w:instrText>
        </w:r>
        <w:r w:rsidR="00007449">
          <w:rPr>
            <w:noProof/>
            <w:webHidden/>
          </w:rPr>
        </w:r>
        <w:r w:rsidR="00007449">
          <w:rPr>
            <w:noProof/>
            <w:webHidden/>
          </w:rPr>
          <w:fldChar w:fldCharType="separate"/>
        </w:r>
        <w:r w:rsidR="00007449">
          <w:rPr>
            <w:noProof/>
            <w:webHidden/>
          </w:rPr>
          <w:t>21</w:t>
        </w:r>
        <w:r w:rsidR="00007449">
          <w:rPr>
            <w:noProof/>
            <w:webHidden/>
          </w:rPr>
          <w:fldChar w:fldCharType="end"/>
        </w:r>
      </w:hyperlink>
    </w:p>
    <w:p w14:paraId="417E504D" w14:textId="78C7DF9D" w:rsidR="00007449" w:rsidRDefault="00000000">
      <w:pPr>
        <w:pStyle w:val="TDC5"/>
        <w:tabs>
          <w:tab w:val="right" w:leader="underscore" w:pos="9350"/>
        </w:tabs>
        <w:rPr>
          <w:rFonts w:asciiTheme="minorHAnsi" w:eastAsiaTheme="minorEastAsia" w:hAnsiTheme="minorHAnsi"/>
          <w:noProof/>
          <w:kern w:val="2"/>
          <w:szCs w:val="24"/>
          <w14:ligatures w14:val="standardContextual"/>
        </w:rPr>
      </w:pPr>
      <w:hyperlink w:anchor="_Toc165963729" w:history="1">
        <w:r w:rsidR="00007449" w:rsidRPr="00F07704">
          <w:rPr>
            <w:rStyle w:val="Hipervnculo"/>
          </w:rPr>
          <w:t>Desventajas</w:t>
        </w:r>
        <w:r w:rsidR="00007449">
          <w:rPr>
            <w:noProof/>
            <w:webHidden/>
          </w:rPr>
          <w:tab/>
        </w:r>
        <w:r w:rsidR="00007449">
          <w:rPr>
            <w:noProof/>
            <w:webHidden/>
          </w:rPr>
          <w:fldChar w:fldCharType="begin"/>
        </w:r>
        <w:r w:rsidR="00007449">
          <w:rPr>
            <w:noProof/>
            <w:webHidden/>
          </w:rPr>
          <w:instrText xml:space="preserve"> PAGEREF _Toc165963729 \h </w:instrText>
        </w:r>
        <w:r w:rsidR="00007449">
          <w:rPr>
            <w:noProof/>
            <w:webHidden/>
          </w:rPr>
        </w:r>
        <w:r w:rsidR="00007449">
          <w:rPr>
            <w:noProof/>
            <w:webHidden/>
          </w:rPr>
          <w:fldChar w:fldCharType="separate"/>
        </w:r>
        <w:r w:rsidR="00007449">
          <w:rPr>
            <w:noProof/>
            <w:webHidden/>
          </w:rPr>
          <w:t>21</w:t>
        </w:r>
        <w:r w:rsidR="00007449">
          <w:rPr>
            <w:noProof/>
            <w:webHidden/>
          </w:rPr>
          <w:fldChar w:fldCharType="end"/>
        </w:r>
      </w:hyperlink>
    </w:p>
    <w:p w14:paraId="25DB716A" w14:textId="11EEAD7F"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30" w:history="1">
        <w:r w:rsidR="00007449" w:rsidRPr="00F07704">
          <w:rPr>
            <w:rStyle w:val="Hipervnculo"/>
          </w:rPr>
          <w:t>Modelo seleccionado</w:t>
        </w:r>
        <w:r w:rsidR="00007449">
          <w:rPr>
            <w:noProof/>
            <w:webHidden/>
          </w:rPr>
          <w:tab/>
        </w:r>
        <w:r w:rsidR="00007449">
          <w:rPr>
            <w:noProof/>
            <w:webHidden/>
          </w:rPr>
          <w:fldChar w:fldCharType="begin"/>
        </w:r>
        <w:r w:rsidR="00007449">
          <w:rPr>
            <w:noProof/>
            <w:webHidden/>
          </w:rPr>
          <w:instrText xml:space="preserve"> PAGEREF _Toc165963730 \h </w:instrText>
        </w:r>
        <w:r w:rsidR="00007449">
          <w:rPr>
            <w:noProof/>
            <w:webHidden/>
          </w:rPr>
        </w:r>
        <w:r w:rsidR="00007449">
          <w:rPr>
            <w:noProof/>
            <w:webHidden/>
          </w:rPr>
          <w:fldChar w:fldCharType="separate"/>
        </w:r>
        <w:r w:rsidR="00007449">
          <w:rPr>
            <w:noProof/>
            <w:webHidden/>
          </w:rPr>
          <w:t>22</w:t>
        </w:r>
        <w:r w:rsidR="00007449">
          <w:rPr>
            <w:noProof/>
            <w:webHidden/>
          </w:rPr>
          <w:fldChar w:fldCharType="end"/>
        </w:r>
      </w:hyperlink>
    </w:p>
    <w:p w14:paraId="6E9AC85F" w14:textId="2DC1560C"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31" w:history="1">
        <w:r w:rsidR="00007449" w:rsidRPr="00F07704">
          <w:rPr>
            <w:rStyle w:val="Hipervnculo"/>
          </w:rPr>
          <w:t>Prueba de Hausman</w:t>
        </w:r>
        <w:r w:rsidR="00007449">
          <w:rPr>
            <w:noProof/>
            <w:webHidden/>
          </w:rPr>
          <w:tab/>
        </w:r>
        <w:r w:rsidR="00007449">
          <w:rPr>
            <w:noProof/>
            <w:webHidden/>
          </w:rPr>
          <w:fldChar w:fldCharType="begin"/>
        </w:r>
        <w:r w:rsidR="00007449">
          <w:rPr>
            <w:noProof/>
            <w:webHidden/>
          </w:rPr>
          <w:instrText xml:space="preserve"> PAGEREF _Toc165963731 \h </w:instrText>
        </w:r>
        <w:r w:rsidR="00007449">
          <w:rPr>
            <w:noProof/>
            <w:webHidden/>
          </w:rPr>
        </w:r>
        <w:r w:rsidR="00007449">
          <w:rPr>
            <w:noProof/>
            <w:webHidden/>
          </w:rPr>
          <w:fldChar w:fldCharType="separate"/>
        </w:r>
        <w:r w:rsidR="00007449">
          <w:rPr>
            <w:noProof/>
            <w:webHidden/>
          </w:rPr>
          <w:t>22</w:t>
        </w:r>
        <w:r w:rsidR="00007449">
          <w:rPr>
            <w:noProof/>
            <w:webHidden/>
          </w:rPr>
          <w:fldChar w:fldCharType="end"/>
        </w:r>
      </w:hyperlink>
    </w:p>
    <w:p w14:paraId="4305CEAF" w14:textId="57F5FF77"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32" w:history="1">
        <w:r w:rsidR="00007449" w:rsidRPr="00F07704">
          <w:rPr>
            <w:rStyle w:val="Hipervnculo"/>
          </w:rPr>
          <w:t>Validación de supuestos de los residuos</w:t>
        </w:r>
        <w:r w:rsidR="00007449">
          <w:rPr>
            <w:noProof/>
            <w:webHidden/>
          </w:rPr>
          <w:tab/>
        </w:r>
        <w:r w:rsidR="00007449">
          <w:rPr>
            <w:noProof/>
            <w:webHidden/>
          </w:rPr>
          <w:fldChar w:fldCharType="begin"/>
        </w:r>
        <w:r w:rsidR="00007449">
          <w:rPr>
            <w:noProof/>
            <w:webHidden/>
          </w:rPr>
          <w:instrText xml:space="preserve"> PAGEREF _Toc165963732 \h </w:instrText>
        </w:r>
        <w:r w:rsidR="00007449">
          <w:rPr>
            <w:noProof/>
            <w:webHidden/>
          </w:rPr>
        </w:r>
        <w:r w:rsidR="00007449">
          <w:rPr>
            <w:noProof/>
            <w:webHidden/>
          </w:rPr>
          <w:fldChar w:fldCharType="separate"/>
        </w:r>
        <w:r w:rsidR="00007449">
          <w:rPr>
            <w:noProof/>
            <w:webHidden/>
          </w:rPr>
          <w:t>23</w:t>
        </w:r>
        <w:r w:rsidR="00007449">
          <w:rPr>
            <w:noProof/>
            <w:webHidden/>
          </w:rPr>
          <w:fldChar w:fldCharType="end"/>
        </w:r>
      </w:hyperlink>
    </w:p>
    <w:p w14:paraId="50D6F840" w14:textId="5DE4811C"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33" w:history="1">
        <w:r w:rsidR="00007449" w:rsidRPr="00F07704">
          <w:rPr>
            <w:rStyle w:val="Hipervnculo"/>
          </w:rPr>
          <w:t>Normalidad</w:t>
        </w:r>
        <w:r w:rsidR="00007449">
          <w:rPr>
            <w:noProof/>
            <w:webHidden/>
          </w:rPr>
          <w:tab/>
        </w:r>
        <w:r w:rsidR="00007449">
          <w:rPr>
            <w:noProof/>
            <w:webHidden/>
          </w:rPr>
          <w:fldChar w:fldCharType="begin"/>
        </w:r>
        <w:r w:rsidR="00007449">
          <w:rPr>
            <w:noProof/>
            <w:webHidden/>
          </w:rPr>
          <w:instrText xml:space="preserve"> PAGEREF _Toc165963733 \h </w:instrText>
        </w:r>
        <w:r w:rsidR="00007449">
          <w:rPr>
            <w:noProof/>
            <w:webHidden/>
          </w:rPr>
        </w:r>
        <w:r w:rsidR="00007449">
          <w:rPr>
            <w:noProof/>
            <w:webHidden/>
          </w:rPr>
          <w:fldChar w:fldCharType="separate"/>
        </w:r>
        <w:r w:rsidR="00007449">
          <w:rPr>
            <w:noProof/>
            <w:webHidden/>
          </w:rPr>
          <w:t>23</w:t>
        </w:r>
        <w:r w:rsidR="00007449">
          <w:rPr>
            <w:noProof/>
            <w:webHidden/>
          </w:rPr>
          <w:fldChar w:fldCharType="end"/>
        </w:r>
      </w:hyperlink>
    </w:p>
    <w:p w14:paraId="61FE7F92" w14:textId="1CE2968F"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34" w:history="1">
        <w:r w:rsidR="00007449" w:rsidRPr="00F07704">
          <w:rPr>
            <w:rStyle w:val="Hipervnculo"/>
          </w:rPr>
          <w:t>Heterocedasticidad</w:t>
        </w:r>
        <w:r w:rsidR="00007449">
          <w:rPr>
            <w:noProof/>
            <w:webHidden/>
          </w:rPr>
          <w:tab/>
        </w:r>
        <w:r w:rsidR="00007449">
          <w:rPr>
            <w:noProof/>
            <w:webHidden/>
          </w:rPr>
          <w:fldChar w:fldCharType="begin"/>
        </w:r>
        <w:r w:rsidR="00007449">
          <w:rPr>
            <w:noProof/>
            <w:webHidden/>
          </w:rPr>
          <w:instrText xml:space="preserve"> PAGEREF _Toc165963734 \h </w:instrText>
        </w:r>
        <w:r w:rsidR="00007449">
          <w:rPr>
            <w:noProof/>
            <w:webHidden/>
          </w:rPr>
        </w:r>
        <w:r w:rsidR="00007449">
          <w:rPr>
            <w:noProof/>
            <w:webHidden/>
          </w:rPr>
          <w:fldChar w:fldCharType="separate"/>
        </w:r>
        <w:r w:rsidR="00007449">
          <w:rPr>
            <w:noProof/>
            <w:webHidden/>
          </w:rPr>
          <w:t>24</w:t>
        </w:r>
        <w:r w:rsidR="00007449">
          <w:rPr>
            <w:noProof/>
            <w:webHidden/>
          </w:rPr>
          <w:fldChar w:fldCharType="end"/>
        </w:r>
      </w:hyperlink>
    </w:p>
    <w:p w14:paraId="7B70F973" w14:textId="6BBA19FA"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35" w:history="1">
        <w:r w:rsidR="00007449" w:rsidRPr="00F07704">
          <w:rPr>
            <w:rStyle w:val="Hipervnculo"/>
          </w:rPr>
          <w:t>Autocorrelación</w:t>
        </w:r>
        <w:r w:rsidR="00007449">
          <w:rPr>
            <w:noProof/>
            <w:webHidden/>
          </w:rPr>
          <w:tab/>
        </w:r>
        <w:r w:rsidR="00007449">
          <w:rPr>
            <w:noProof/>
            <w:webHidden/>
          </w:rPr>
          <w:fldChar w:fldCharType="begin"/>
        </w:r>
        <w:r w:rsidR="00007449">
          <w:rPr>
            <w:noProof/>
            <w:webHidden/>
          </w:rPr>
          <w:instrText xml:space="preserve"> PAGEREF _Toc165963735 \h </w:instrText>
        </w:r>
        <w:r w:rsidR="00007449">
          <w:rPr>
            <w:noProof/>
            <w:webHidden/>
          </w:rPr>
        </w:r>
        <w:r w:rsidR="00007449">
          <w:rPr>
            <w:noProof/>
            <w:webHidden/>
          </w:rPr>
          <w:fldChar w:fldCharType="separate"/>
        </w:r>
        <w:r w:rsidR="00007449">
          <w:rPr>
            <w:noProof/>
            <w:webHidden/>
          </w:rPr>
          <w:t>25</w:t>
        </w:r>
        <w:r w:rsidR="00007449">
          <w:rPr>
            <w:noProof/>
            <w:webHidden/>
          </w:rPr>
          <w:fldChar w:fldCharType="end"/>
        </w:r>
      </w:hyperlink>
    </w:p>
    <w:p w14:paraId="381EA2D2" w14:textId="171CA3FA"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36" w:history="1">
        <w:r w:rsidR="00007449" w:rsidRPr="00F07704">
          <w:rPr>
            <w:rStyle w:val="Hipervnculo"/>
          </w:rPr>
          <w:t>Modelo final</w:t>
        </w:r>
        <w:r w:rsidR="00007449">
          <w:rPr>
            <w:noProof/>
            <w:webHidden/>
          </w:rPr>
          <w:tab/>
        </w:r>
        <w:r w:rsidR="00007449">
          <w:rPr>
            <w:noProof/>
            <w:webHidden/>
          </w:rPr>
          <w:fldChar w:fldCharType="begin"/>
        </w:r>
        <w:r w:rsidR="00007449">
          <w:rPr>
            <w:noProof/>
            <w:webHidden/>
          </w:rPr>
          <w:instrText xml:space="preserve"> PAGEREF _Toc165963736 \h </w:instrText>
        </w:r>
        <w:r w:rsidR="00007449">
          <w:rPr>
            <w:noProof/>
            <w:webHidden/>
          </w:rPr>
        </w:r>
        <w:r w:rsidR="00007449">
          <w:rPr>
            <w:noProof/>
            <w:webHidden/>
          </w:rPr>
          <w:fldChar w:fldCharType="separate"/>
        </w:r>
        <w:r w:rsidR="00007449">
          <w:rPr>
            <w:noProof/>
            <w:webHidden/>
          </w:rPr>
          <w:t>26</w:t>
        </w:r>
        <w:r w:rsidR="00007449">
          <w:rPr>
            <w:noProof/>
            <w:webHidden/>
          </w:rPr>
          <w:fldChar w:fldCharType="end"/>
        </w:r>
      </w:hyperlink>
    </w:p>
    <w:p w14:paraId="0A591774" w14:textId="4E428B2D"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37" w:history="1">
        <w:r w:rsidR="00007449" w:rsidRPr="00F07704">
          <w:rPr>
            <w:rStyle w:val="Hipervnculo"/>
          </w:rPr>
          <w:t>Resultados y discusiones</w:t>
        </w:r>
        <w:r w:rsidR="00007449">
          <w:rPr>
            <w:noProof/>
            <w:webHidden/>
          </w:rPr>
          <w:tab/>
        </w:r>
        <w:r w:rsidR="00007449">
          <w:rPr>
            <w:noProof/>
            <w:webHidden/>
          </w:rPr>
          <w:fldChar w:fldCharType="begin"/>
        </w:r>
        <w:r w:rsidR="00007449">
          <w:rPr>
            <w:noProof/>
            <w:webHidden/>
          </w:rPr>
          <w:instrText xml:space="preserve"> PAGEREF _Toc165963737 \h </w:instrText>
        </w:r>
        <w:r w:rsidR="00007449">
          <w:rPr>
            <w:noProof/>
            <w:webHidden/>
          </w:rPr>
        </w:r>
        <w:r w:rsidR="00007449">
          <w:rPr>
            <w:noProof/>
            <w:webHidden/>
          </w:rPr>
          <w:fldChar w:fldCharType="separate"/>
        </w:r>
        <w:r w:rsidR="00007449">
          <w:rPr>
            <w:noProof/>
            <w:webHidden/>
          </w:rPr>
          <w:t>30</w:t>
        </w:r>
        <w:r w:rsidR="00007449">
          <w:rPr>
            <w:noProof/>
            <w:webHidden/>
          </w:rPr>
          <w:fldChar w:fldCharType="end"/>
        </w:r>
      </w:hyperlink>
    </w:p>
    <w:p w14:paraId="16E5635B" w14:textId="25DCC0A6"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38" w:history="1">
        <w:r w:rsidR="00007449" w:rsidRPr="00F07704">
          <w:rPr>
            <w:rStyle w:val="Hipervnculo"/>
          </w:rPr>
          <w:t>Índice de Inclusión Financiera</w:t>
        </w:r>
        <w:r w:rsidR="00007449">
          <w:rPr>
            <w:noProof/>
            <w:webHidden/>
          </w:rPr>
          <w:tab/>
        </w:r>
        <w:r w:rsidR="00007449">
          <w:rPr>
            <w:noProof/>
            <w:webHidden/>
          </w:rPr>
          <w:fldChar w:fldCharType="begin"/>
        </w:r>
        <w:r w:rsidR="00007449">
          <w:rPr>
            <w:noProof/>
            <w:webHidden/>
          </w:rPr>
          <w:instrText xml:space="preserve"> PAGEREF _Toc165963738 \h </w:instrText>
        </w:r>
        <w:r w:rsidR="00007449">
          <w:rPr>
            <w:noProof/>
            <w:webHidden/>
          </w:rPr>
        </w:r>
        <w:r w:rsidR="00007449">
          <w:rPr>
            <w:noProof/>
            <w:webHidden/>
          </w:rPr>
          <w:fldChar w:fldCharType="separate"/>
        </w:r>
        <w:r w:rsidR="00007449">
          <w:rPr>
            <w:noProof/>
            <w:webHidden/>
          </w:rPr>
          <w:t>31</w:t>
        </w:r>
        <w:r w:rsidR="00007449">
          <w:rPr>
            <w:noProof/>
            <w:webHidden/>
          </w:rPr>
          <w:fldChar w:fldCharType="end"/>
        </w:r>
      </w:hyperlink>
    </w:p>
    <w:p w14:paraId="792165F5" w14:textId="4C6DE342"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39" w:history="1">
        <w:r w:rsidR="00007449" w:rsidRPr="00F07704">
          <w:rPr>
            <w:rStyle w:val="Hipervnculo"/>
          </w:rPr>
          <w:t>Análisis de variables</w:t>
        </w:r>
        <w:r w:rsidR="00007449">
          <w:rPr>
            <w:noProof/>
            <w:webHidden/>
          </w:rPr>
          <w:tab/>
        </w:r>
        <w:r w:rsidR="00007449">
          <w:rPr>
            <w:noProof/>
            <w:webHidden/>
          </w:rPr>
          <w:fldChar w:fldCharType="begin"/>
        </w:r>
        <w:r w:rsidR="00007449">
          <w:rPr>
            <w:noProof/>
            <w:webHidden/>
          </w:rPr>
          <w:instrText xml:space="preserve"> PAGEREF _Toc165963739 \h </w:instrText>
        </w:r>
        <w:r w:rsidR="00007449">
          <w:rPr>
            <w:noProof/>
            <w:webHidden/>
          </w:rPr>
        </w:r>
        <w:r w:rsidR="00007449">
          <w:rPr>
            <w:noProof/>
            <w:webHidden/>
          </w:rPr>
          <w:fldChar w:fldCharType="separate"/>
        </w:r>
        <w:r w:rsidR="00007449">
          <w:rPr>
            <w:noProof/>
            <w:webHidden/>
          </w:rPr>
          <w:t>32</w:t>
        </w:r>
        <w:r w:rsidR="00007449">
          <w:rPr>
            <w:noProof/>
            <w:webHidden/>
          </w:rPr>
          <w:fldChar w:fldCharType="end"/>
        </w:r>
      </w:hyperlink>
    </w:p>
    <w:p w14:paraId="11516849" w14:textId="22B59CEF"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40" w:history="1">
        <w:r w:rsidR="00007449" w:rsidRPr="00F07704">
          <w:rPr>
            <w:rStyle w:val="Hipervnculo"/>
          </w:rPr>
          <w:t>Corresponsales activas</w:t>
        </w:r>
        <w:r w:rsidR="00007449">
          <w:rPr>
            <w:noProof/>
            <w:webHidden/>
          </w:rPr>
          <w:tab/>
        </w:r>
        <w:r w:rsidR="00007449">
          <w:rPr>
            <w:noProof/>
            <w:webHidden/>
          </w:rPr>
          <w:fldChar w:fldCharType="begin"/>
        </w:r>
        <w:r w:rsidR="00007449">
          <w:rPr>
            <w:noProof/>
            <w:webHidden/>
          </w:rPr>
          <w:instrText xml:space="preserve"> PAGEREF _Toc165963740 \h </w:instrText>
        </w:r>
        <w:r w:rsidR="00007449">
          <w:rPr>
            <w:noProof/>
            <w:webHidden/>
          </w:rPr>
        </w:r>
        <w:r w:rsidR="00007449">
          <w:rPr>
            <w:noProof/>
            <w:webHidden/>
          </w:rPr>
          <w:fldChar w:fldCharType="separate"/>
        </w:r>
        <w:r w:rsidR="00007449">
          <w:rPr>
            <w:noProof/>
            <w:webHidden/>
          </w:rPr>
          <w:t>32</w:t>
        </w:r>
        <w:r w:rsidR="00007449">
          <w:rPr>
            <w:noProof/>
            <w:webHidden/>
          </w:rPr>
          <w:fldChar w:fldCharType="end"/>
        </w:r>
      </w:hyperlink>
    </w:p>
    <w:p w14:paraId="7B1A6ACB" w14:textId="676B3775"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41" w:history="1">
        <w:r w:rsidR="00007449" w:rsidRPr="00F07704">
          <w:rPr>
            <w:rStyle w:val="Hipervnculo"/>
          </w:rPr>
          <w:t>Estadísticas descriptivas</w:t>
        </w:r>
        <w:r w:rsidR="00007449">
          <w:rPr>
            <w:noProof/>
            <w:webHidden/>
          </w:rPr>
          <w:tab/>
        </w:r>
        <w:r w:rsidR="00007449">
          <w:rPr>
            <w:noProof/>
            <w:webHidden/>
          </w:rPr>
          <w:fldChar w:fldCharType="begin"/>
        </w:r>
        <w:r w:rsidR="00007449">
          <w:rPr>
            <w:noProof/>
            <w:webHidden/>
          </w:rPr>
          <w:instrText xml:space="preserve"> PAGEREF _Toc165963741 \h </w:instrText>
        </w:r>
        <w:r w:rsidR="00007449">
          <w:rPr>
            <w:noProof/>
            <w:webHidden/>
          </w:rPr>
        </w:r>
        <w:r w:rsidR="00007449">
          <w:rPr>
            <w:noProof/>
            <w:webHidden/>
          </w:rPr>
          <w:fldChar w:fldCharType="separate"/>
        </w:r>
        <w:r w:rsidR="00007449">
          <w:rPr>
            <w:noProof/>
            <w:webHidden/>
          </w:rPr>
          <w:t>32</w:t>
        </w:r>
        <w:r w:rsidR="00007449">
          <w:rPr>
            <w:noProof/>
            <w:webHidden/>
          </w:rPr>
          <w:fldChar w:fldCharType="end"/>
        </w:r>
      </w:hyperlink>
    </w:p>
    <w:p w14:paraId="3F7FE961" w14:textId="0CD00B79"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42" w:history="1">
        <w:r w:rsidR="00007449" w:rsidRPr="00F07704">
          <w:rPr>
            <w:rStyle w:val="Hipervnculo"/>
          </w:rPr>
          <w:t>Interpretación de coeficiente</w:t>
        </w:r>
        <w:r w:rsidR="00007449">
          <w:rPr>
            <w:noProof/>
            <w:webHidden/>
          </w:rPr>
          <w:tab/>
        </w:r>
        <w:r w:rsidR="00007449">
          <w:rPr>
            <w:noProof/>
            <w:webHidden/>
          </w:rPr>
          <w:fldChar w:fldCharType="begin"/>
        </w:r>
        <w:r w:rsidR="00007449">
          <w:rPr>
            <w:noProof/>
            <w:webHidden/>
          </w:rPr>
          <w:instrText xml:space="preserve"> PAGEREF _Toc165963742 \h </w:instrText>
        </w:r>
        <w:r w:rsidR="00007449">
          <w:rPr>
            <w:noProof/>
            <w:webHidden/>
          </w:rPr>
        </w:r>
        <w:r w:rsidR="00007449">
          <w:rPr>
            <w:noProof/>
            <w:webHidden/>
          </w:rPr>
          <w:fldChar w:fldCharType="separate"/>
        </w:r>
        <w:r w:rsidR="00007449">
          <w:rPr>
            <w:noProof/>
            <w:webHidden/>
          </w:rPr>
          <w:t>33</w:t>
        </w:r>
        <w:r w:rsidR="00007449">
          <w:rPr>
            <w:noProof/>
            <w:webHidden/>
          </w:rPr>
          <w:fldChar w:fldCharType="end"/>
        </w:r>
      </w:hyperlink>
    </w:p>
    <w:p w14:paraId="2928FCFD" w14:textId="4E765C7B"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43" w:history="1">
        <w:r w:rsidR="00007449" w:rsidRPr="00F07704">
          <w:rPr>
            <w:rStyle w:val="Hipervnculo"/>
          </w:rPr>
          <w:t>Porcentaje de cuentas de ahorro activas</w:t>
        </w:r>
        <w:r w:rsidR="00007449">
          <w:rPr>
            <w:noProof/>
            <w:webHidden/>
          </w:rPr>
          <w:tab/>
        </w:r>
        <w:r w:rsidR="00007449">
          <w:rPr>
            <w:noProof/>
            <w:webHidden/>
          </w:rPr>
          <w:fldChar w:fldCharType="begin"/>
        </w:r>
        <w:r w:rsidR="00007449">
          <w:rPr>
            <w:noProof/>
            <w:webHidden/>
          </w:rPr>
          <w:instrText xml:space="preserve"> PAGEREF _Toc165963743 \h </w:instrText>
        </w:r>
        <w:r w:rsidR="00007449">
          <w:rPr>
            <w:noProof/>
            <w:webHidden/>
          </w:rPr>
        </w:r>
        <w:r w:rsidR="00007449">
          <w:rPr>
            <w:noProof/>
            <w:webHidden/>
          </w:rPr>
          <w:fldChar w:fldCharType="separate"/>
        </w:r>
        <w:r w:rsidR="00007449">
          <w:rPr>
            <w:noProof/>
            <w:webHidden/>
          </w:rPr>
          <w:t>33</w:t>
        </w:r>
        <w:r w:rsidR="00007449">
          <w:rPr>
            <w:noProof/>
            <w:webHidden/>
          </w:rPr>
          <w:fldChar w:fldCharType="end"/>
        </w:r>
      </w:hyperlink>
    </w:p>
    <w:p w14:paraId="247E4C14" w14:textId="4857724C"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44" w:history="1">
        <w:r w:rsidR="00007449" w:rsidRPr="00F07704">
          <w:rPr>
            <w:rStyle w:val="Hipervnculo"/>
          </w:rPr>
          <w:t>Estadísticas descriptivas</w:t>
        </w:r>
        <w:r w:rsidR="00007449">
          <w:rPr>
            <w:noProof/>
            <w:webHidden/>
          </w:rPr>
          <w:tab/>
        </w:r>
        <w:r w:rsidR="00007449">
          <w:rPr>
            <w:noProof/>
            <w:webHidden/>
          </w:rPr>
          <w:fldChar w:fldCharType="begin"/>
        </w:r>
        <w:r w:rsidR="00007449">
          <w:rPr>
            <w:noProof/>
            <w:webHidden/>
          </w:rPr>
          <w:instrText xml:space="preserve"> PAGEREF _Toc165963744 \h </w:instrText>
        </w:r>
        <w:r w:rsidR="00007449">
          <w:rPr>
            <w:noProof/>
            <w:webHidden/>
          </w:rPr>
        </w:r>
        <w:r w:rsidR="00007449">
          <w:rPr>
            <w:noProof/>
            <w:webHidden/>
          </w:rPr>
          <w:fldChar w:fldCharType="separate"/>
        </w:r>
        <w:r w:rsidR="00007449">
          <w:rPr>
            <w:noProof/>
            <w:webHidden/>
          </w:rPr>
          <w:t>34</w:t>
        </w:r>
        <w:r w:rsidR="00007449">
          <w:rPr>
            <w:noProof/>
            <w:webHidden/>
          </w:rPr>
          <w:fldChar w:fldCharType="end"/>
        </w:r>
      </w:hyperlink>
    </w:p>
    <w:p w14:paraId="1C3970C3" w14:textId="20098339"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45" w:history="1">
        <w:r w:rsidR="00007449" w:rsidRPr="00F07704">
          <w:rPr>
            <w:rStyle w:val="Hipervnculo"/>
          </w:rPr>
          <w:t>Interpretación de coeficiente</w:t>
        </w:r>
        <w:r w:rsidR="00007449">
          <w:rPr>
            <w:noProof/>
            <w:webHidden/>
          </w:rPr>
          <w:tab/>
        </w:r>
        <w:r w:rsidR="00007449">
          <w:rPr>
            <w:noProof/>
            <w:webHidden/>
          </w:rPr>
          <w:fldChar w:fldCharType="begin"/>
        </w:r>
        <w:r w:rsidR="00007449">
          <w:rPr>
            <w:noProof/>
            <w:webHidden/>
          </w:rPr>
          <w:instrText xml:space="preserve"> PAGEREF _Toc165963745 \h </w:instrText>
        </w:r>
        <w:r w:rsidR="00007449">
          <w:rPr>
            <w:noProof/>
            <w:webHidden/>
          </w:rPr>
        </w:r>
        <w:r w:rsidR="00007449">
          <w:rPr>
            <w:noProof/>
            <w:webHidden/>
          </w:rPr>
          <w:fldChar w:fldCharType="separate"/>
        </w:r>
        <w:r w:rsidR="00007449">
          <w:rPr>
            <w:noProof/>
            <w:webHidden/>
          </w:rPr>
          <w:t>34</w:t>
        </w:r>
        <w:r w:rsidR="00007449">
          <w:rPr>
            <w:noProof/>
            <w:webHidden/>
          </w:rPr>
          <w:fldChar w:fldCharType="end"/>
        </w:r>
      </w:hyperlink>
    </w:p>
    <w:p w14:paraId="62A7A5FB" w14:textId="7DBCAAFA"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46" w:history="1">
        <w:r w:rsidR="00007449" w:rsidRPr="00F07704">
          <w:rPr>
            <w:rStyle w:val="Hipervnculo"/>
          </w:rPr>
          <w:t>Cuentas de ahorro – Hombres</w:t>
        </w:r>
        <w:r w:rsidR="00007449">
          <w:rPr>
            <w:noProof/>
            <w:webHidden/>
          </w:rPr>
          <w:tab/>
        </w:r>
        <w:r w:rsidR="00007449">
          <w:rPr>
            <w:noProof/>
            <w:webHidden/>
          </w:rPr>
          <w:fldChar w:fldCharType="begin"/>
        </w:r>
        <w:r w:rsidR="00007449">
          <w:rPr>
            <w:noProof/>
            <w:webHidden/>
          </w:rPr>
          <w:instrText xml:space="preserve"> PAGEREF _Toc165963746 \h </w:instrText>
        </w:r>
        <w:r w:rsidR="00007449">
          <w:rPr>
            <w:noProof/>
            <w:webHidden/>
          </w:rPr>
        </w:r>
        <w:r w:rsidR="00007449">
          <w:rPr>
            <w:noProof/>
            <w:webHidden/>
          </w:rPr>
          <w:fldChar w:fldCharType="separate"/>
        </w:r>
        <w:r w:rsidR="00007449">
          <w:rPr>
            <w:noProof/>
            <w:webHidden/>
          </w:rPr>
          <w:t>35</w:t>
        </w:r>
        <w:r w:rsidR="00007449">
          <w:rPr>
            <w:noProof/>
            <w:webHidden/>
          </w:rPr>
          <w:fldChar w:fldCharType="end"/>
        </w:r>
      </w:hyperlink>
    </w:p>
    <w:p w14:paraId="5497706A" w14:textId="31F8B179"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47" w:history="1">
        <w:r w:rsidR="00007449" w:rsidRPr="00F07704">
          <w:rPr>
            <w:rStyle w:val="Hipervnculo"/>
          </w:rPr>
          <w:t>Estadísticas descriptivas</w:t>
        </w:r>
        <w:r w:rsidR="00007449">
          <w:rPr>
            <w:noProof/>
            <w:webHidden/>
          </w:rPr>
          <w:tab/>
        </w:r>
        <w:r w:rsidR="00007449">
          <w:rPr>
            <w:noProof/>
            <w:webHidden/>
          </w:rPr>
          <w:fldChar w:fldCharType="begin"/>
        </w:r>
        <w:r w:rsidR="00007449">
          <w:rPr>
            <w:noProof/>
            <w:webHidden/>
          </w:rPr>
          <w:instrText xml:space="preserve"> PAGEREF _Toc165963747 \h </w:instrText>
        </w:r>
        <w:r w:rsidR="00007449">
          <w:rPr>
            <w:noProof/>
            <w:webHidden/>
          </w:rPr>
        </w:r>
        <w:r w:rsidR="00007449">
          <w:rPr>
            <w:noProof/>
            <w:webHidden/>
          </w:rPr>
          <w:fldChar w:fldCharType="separate"/>
        </w:r>
        <w:r w:rsidR="00007449">
          <w:rPr>
            <w:noProof/>
            <w:webHidden/>
          </w:rPr>
          <w:t>35</w:t>
        </w:r>
        <w:r w:rsidR="00007449">
          <w:rPr>
            <w:noProof/>
            <w:webHidden/>
          </w:rPr>
          <w:fldChar w:fldCharType="end"/>
        </w:r>
      </w:hyperlink>
    </w:p>
    <w:p w14:paraId="50C0715E" w14:textId="18F2B075"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48" w:history="1">
        <w:r w:rsidR="00007449" w:rsidRPr="00F07704">
          <w:rPr>
            <w:rStyle w:val="Hipervnculo"/>
          </w:rPr>
          <w:t>Interpretación de coeficiente</w:t>
        </w:r>
        <w:r w:rsidR="00007449">
          <w:rPr>
            <w:noProof/>
            <w:webHidden/>
          </w:rPr>
          <w:tab/>
        </w:r>
        <w:r w:rsidR="00007449">
          <w:rPr>
            <w:noProof/>
            <w:webHidden/>
          </w:rPr>
          <w:fldChar w:fldCharType="begin"/>
        </w:r>
        <w:r w:rsidR="00007449">
          <w:rPr>
            <w:noProof/>
            <w:webHidden/>
          </w:rPr>
          <w:instrText xml:space="preserve"> PAGEREF _Toc165963748 \h </w:instrText>
        </w:r>
        <w:r w:rsidR="00007449">
          <w:rPr>
            <w:noProof/>
            <w:webHidden/>
          </w:rPr>
        </w:r>
        <w:r w:rsidR="00007449">
          <w:rPr>
            <w:noProof/>
            <w:webHidden/>
          </w:rPr>
          <w:fldChar w:fldCharType="separate"/>
        </w:r>
        <w:r w:rsidR="00007449">
          <w:rPr>
            <w:noProof/>
            <w:webHidden/>
          </w:rPr>
          <w:t>36</w:t>
        </w:r>
        <w:r w:rsidR="00007449">
          <w:rPr>
            <w:noProof/>
            <w:webHidden/>
          </w:rPr>
          <w:fldChar w:fldCharType="end"/>
        </w:r>
      </w:hyperlink>
    </w:p>
    <w:p w14:paraId="01C9FB58" w14:textId="5FC38DD3"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49" w:history="1">
        <w:r w:rsidR="00007449" w:rsidRPr="00F07704">
          <w:rPr>
            <w:rStyle w:val="Hipervnculo"/>
          </w:rPr>
          <w:t>Créditos de vivienda – Mujeres</w:t>
        </w:r>
        <w:r w:rsidR="00007449">
          <w:rPr>
            <w:noProof/>
            <w:webHidden/>
          </w:rPr>
          <w:tab/>
        </w:r>
        <w:r w:rsidR="00007449">
          <w:rPr>
            <w:noProof/>
            <w:webHidden/>
          </w:rPr>
          <w:fldChar w:fldCharType="begin"/>
        </w:r>
        <w:r w:rsidR="00007449">
          <w:rPr>
            <w:noProof/>
            <w:webHidden/>
          </w:rPr>
          <w:instrText xml:space="preserve"> PAGEREF _Toc165963749 \h </w:instrText>
        </w:r>
        <w:r w:rsidR="00007449">
          <w:rPr>
            <w:noProof/>
            <w:webHidden/>
          </w:rPr>
        </w:r>
        <w:r w:rsidR="00007449">
          <w:rPr>
            <w:noProof/>
            <w:webHidden/>
          </w:rPr>
          <w:fldChar w:fldCharType="separate"/>
        </w:r>
        <w:r w:rsidR="00007449">
          <w:rPr>
            <w:noProof/>
            <w:webHidden/>
          </w:rPr>
          <w:t>36</w:t>
        </w:r>
        <w:r w:rsidR="00007449">
          <w:rPr>
            <w:noProof/>
            <w:webHidden/>
          </w:rPr>
          <w:fldChar w:fldCharType="end"/>
        </w:r>
      </w:hyperlink>
    </w:p>
    <w:p w14:paraId="3CBC0A6D" w14:textId="1111A337"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50" w:history="1">
        <w:r w:rsidR="00007449" w:rsidRPr="00F07704">
          <w:rPr>
            <w:rStyle w:val="Hipervnculo"/>
          </w:rPr>
          <w:t>Estadísticas descriptivas</w:t>
        </w:r>
        <w:r w:rsidR="00007449">
          <w:rPr>
            <w:noProof/>
            <w:webHidden/>
          </w:rPr>
          <w:tab/>
        </w:r>
        <w:r w:rsidR="00007449">
          <w:rPr>
            <w:noProof/>
            <w:webHidden/>
          </w:rPr>
          <w:fldChar w:fldCharType="begin"/>
        </w:r>
        <w:r w:rsidR="00007449">
          <w:rPr>
            <w:noProof/>
            <w:webHidden/>
          </w:rPr>
          <w:instrText xml:space="preserve"> PAGEREF _Toc165963750 \h </w:instrText>
        </w:r>
        <w:r w:rsidR="00007449">
          <w:rPr>
            <w:noProof/>
            <w:webHidden/>
          </w:rPr>
        </w:r>
        <w:r w:rsidR="00007449">
          <w:rPr>
            <w:noProof/>
            <w:webHidden/>
          </w:rPr>
          <w:fldChar w:fldCharType="separate"/>
        </w:r>
        <w:r w:rsidR="00007449">
          <w:rPr>
            <w:noProof/>
            <w:webHidden/>
          </w:rPr>
          <w:t>37</w:t>
        </w:r>
        <w:r w:rsidR="00007449">
          <w:rPr>
            <w:noProof/>
            <w:webHidden/>
          </w:rPr>
          <w:fldChar w:fldCharType="end"/>
        </w:r>
      </w:hyperlink>
    </w:p>
    <w:p w14:paraId="14E8DEEE" w14:textId="6C8BCA3C"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51" w:history="1">
        <w:r w:rsidR="00007449" w:rsidRPr="00F07704">
          <w:rPr>
            <w:rStyle w:val="Hipervnculo"/>
          </w:rPr>
          <w:t>Interpretación de coeficiente</w:t>
        </w:r>
        <w:r w:rsidR="00007449">
          <w:rPr>
            <w:noProof/>
            <w:webHidden/>
          </w:rPr>
          <w:tab/>
        </w:r>
        <w:r w:rsidR="00007449">
          <w:rPr>
            <w:noProof/>
            <w:webHidden/>
          </w:rPr>
          <w:fldChar w:fldCharType="begin"/>
        </w:r>
        <w:r w:rsidR="00007449">
          <w:rPr>
            <w:noProof/>
            <w:webHidden/>
          </w:rPr>
          <w:instrText xml:space="preserve"> PAGEREF _Toc165963751 \h </w:instrText>
        </w:r>
        <w:r w:rsidR="00007449">
          <w:rPr>
            <w:noProof/>
            <w:webHidden/>
          </w:rPr>
        </w:r>
        <w:r w:rsidR="00007449">
          <w:rPr>
            <w:noProof/>
            <w:webHidden/>
          </w:rPr>
          <w:fldChar w:fldCharType="separate"/>
        </w:r>
        <w:r w:rsidR="00007449">
          <w:rPr>
            <w:noProof/>
            <w:webHidden/>
          </w:rPr>
          <w:t>37</w:t>
        </w:r>
        <w:r w:rsidR="00007449">
          <w:rPr>
            <w:noProof/>
            <w:webHidden/>
          </w:rPr>
          <w:fldChar w:fldCharType="end"/>
        </w:r>
      </w:hyperlink>
    </w:p>
    <w:p w14:paraId="44BD0715" w14:textId="416BF9C1"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52" w:history="1">
        <w:r w:rsidR="00007449" w:rsidRPr="00F07704">
          <w:rPr>
            <w:rStyle w:val="Hipervnculo"/>
          </w:rPr>
          <w:t>Créditos de vivienda – Hombres</w:t>
        </w:r>
        <w:r w:rsidR="00007449">
          <w:rPr>
            <w:noProof/>
            <w:webHidden/>
          </w:rPr>
          <w:tab/>
        </w:r>
        <w:r w:rsidR="00007449">
          <w:rPr>
            <w:noProof/>
            <w:webHidden/>
          </w:rPr>
          <w:fldChar w:fldCharType="begin"/>
        </w:r>
        <w:r w:rsidR="00007449">
          <w:rPr>
            <w:noProof/>
            <w:webHidden/>
          </w:rPr>
          <w:instrText xml:space="preserve"> PAGEREF _Toc165963752 \h </w:instrText>
        </w:r>
        <w:r w:rsidR="00007449">
          <w:rPr>
            <w:noProof/>
            <w:webHidden/>
          </w:rPr>
        </w:r>
        <w:r w:rsidR="00007449">
          <w:rPr>
            <w:noProof/>
            <w:webHidden/>
          </w:rPr>
          <w:fldChar w:fldCharType="separate"/>
        </w:r>
        <w:r w:rsidR="00007449">
          <w:rPr>
            <w:noProof/>
            <w:webHidden/>
          </w:rPr>
          <w:t>38</w:t>
        </w:r>
        <w:r w:rsidR="00007449">
          <w:rPr>
            <w:noProof/>
            <w:webHidden/>
          </w:rPr>
          <w:fldChar w:fldCharType="end"/>
        </w:r>
      </w:hyperlink>
    </w:p>
    <w:p w14:paraId="22C59A6E" w14:textId="239975DA"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53" w:history="1">
        <w:r w:rsidR="00007449" w:rsidRPr="00F07704">
          <w:rPr>
            <w:rStyle w:val="Hipervnculo"/>
          </w:rPr>
          <w:t>Estadísticas descriptivas</w:t>
        </w:r>
        <w:r w:rsidR="00007449">
          <w:rPr>
            <w:noProof/>
            <w:webHidden/>
          </w:rPr>
          <w:tab/>
        </w:r>
        <w:r w:rsidR="00007449">
          <w:rPr>
            <w:noProof/>
            <w:webHidden/>
          </w:rPr>
          <w:fldChar w:fldCharType="begin"/>
        </w:r>
        <w:r w:rsidR="00007449">
          <w:rPr>
            <w:noProof/>
            <w:webHidden/>
          </w:rPr>
          <w:instrText xml:space="preserve"> PAGEREF _Toc165963753 \h </w:instrText>
        </w:r>
        <w:r w:rsidR="00007449">
          <w:rPr>
            <w:noProof/>
            <w:webHidden/>
          </w:rPr>
        </w:r>
        <w:r w:rsidR="00007449">
          <w:rPr>
            <w:noProof/>
            <w:webHidden/>
          </w:rPr>
          <w:fldChar w:fldCharType="separate"/>
        </w:r>
        <w:r w:rsidR="00007449">
          <w:rPr>
            <w:noProof/>
            <w:webHidden/>
          </w:rPr>
          <w:t>38</w:t>
        </w:r>
        <w:r w:rsidR="00007449">
          <w:rPr>
            <w:noProof/>
            <w:webHidden/>
          </w:rPr>
          <w:fldChar w:fldCharType="end"/>
        </w:r>
      </w:hyperlink>
    </w:p>
    <w:p w14:paraId="11C233B9" w14:textId="259ECAEB"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54" w:history="1">
        <w:r w:rsidR="00007449" w:rsidRPr="00F07704">
          <w:rPr>
            <w:rStyle w:val="Hipervnculo"/>
          </w:rPr>
          <w:t>Interpretación de coeficiente</w:t>
        </w:r>
        <w:r w:rsidR="00007449">
          <w:rPr>
            <w:noProof/>
            <w:webHidden/>
          </w:rPr>
          <w:tab/>
        </w:r>
        <w:r w:rsidR="00007449">
          <w:rPr>
            <w:noProof/>
            <w:webHidden/>
          </w:rPr>
          <w:fldChar w:fldCharType="begin"/>
        </w:r>
        <w:r w:rsidR="00007449">
          <w:rPr>
            <w:noProof/>
            <w:webHidden/>
          </w:rPr>
          <w:instrText xml:space="preserve"> PAGEREF _Toc165963754 \h </w:instrText>
        </w:r>
        <w:r w:rsidR="00007449">
          <w:rPr>
            <w:noProof/>
            <w:webHidden/>
          </w:rPr>
        </w:r>
        <w:r w:rsidR="00007449">
          <w:rPr>
            <w:noProof/>
            <w:webHidden/>
          </w:rPr>
          <w:fldChar w:fldCharType="separate"/>
        </w:r>
        <w:r w:rsidR="00007449">
          <w:rPr>
            <w:noProof/>
            <w:webHidden/>
          </w:rPr>
          <w:t>39</w:t>
        </w:r>
        <w:r w:rsidR="00007449">
          <w:rPr>
            <w:noProof/>
            <w:webHidden/>
          </w:rPr>
          <w:fldChar w:fldCharType="end"/>
        </w:r>
      </w:hyperlink>
    </w:p>
    <w:p w14:paraId="6246F7CD" w14:textId="43129F24"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55" w:history="1">
        <w:r w:rsidR="00007449" w:rsidRPr="00F07704">
          <w:rPr>
            <w:rStyle w:val="Hipervnculo"/>
          </w:rPr>
          <w:t>Constante</w:t>
        </w:r>
        <w:r w:rsidR="00007449">
          <w:rPr>
            <w:noProof/>
            <w:webHidden/>
          </w:rPr>
          <w:tab/>
        </w:r>
        <w:r w:rsidR="00007449">
          <w:rPr>
            <w:noProof/>
            <w:webHidden/>
          </w:rPr>
          <w:fldChar w:fldCharType="begin"/>
        </w:r>
        <w:r w:rsidR="00007449">
          <w:rPr>
            <w:noProof/>
            <w:webHidden/>
          </w:rPr>
          <w:instrText xml:space="preserve"> PAGEREF _Toc165963755 \h </w:instrText>
        </w:r>
        <w:r w:rsidR="00007449">
          <w:rPr>
            <w:noProof/>
            <w:webHidden/>
          </w:rPr>
        </w:r>
        <w:r w:rsidR="00007449">
          <w:rPr>
            <w:noProof/>
            <w:webHidden/>
          </w:rPr>
          <w:fldChar w:fldCharType="separate"/>
        </w:r>
        <w:r w:rsidR="00007449">
          <w:rPr>
            <w:noProof/>
            <w:webHidden/>
          </w:rPr>
          <w:t>39</w:t>
        </w:r>
        <w:r w:rsidR="00007449">
          <w:rPr>
            <w:noProof/>
            <w:webHidden/>
          </w:rPr>
          <w:fldChar w:fldCharType="end"/>
        </w:r>
      </w:hyperlink>
    </w:p>
    <w:p w14:paraId="579D6B22" w14:textId="6A81BAB8" w:rsidR="00007449" w:rsidRDefault="00000000">
      <w:pPr>
        <w:pStyle w:val="TDC4"/>
        <w:tabs>
          <w:tab w:val="right" w:leader="underscore" w:pos="9350"/>
        </w:tabs>
        <w:rPr>
          <w:rFonts w:asciiTheme="minorHAnsi" w:eastAsiaTheme="minorEastAsia" w:hAnsiTheme="minorHAnsi"/>
          <w:noProof/>
          <w:kern w:val="2"/>
          <w:szCs w:val="24"/>
          <w14:ligatures w14:val="standardContextual"/>
        </w:rPr>
      </w:pPr>
      <w:hyperlink w:anchor="_Toc165963756" w:history="1">
        <w:r w:rsidR="00007449" w:rsidRPr="00F07704">
          <w:rPr>
            <w:rStyle w:val="Hipervnculo"/>
          </w:rPr>
          <w:t>Interpretación de coeficiente</w:t>
        </w:r>
        <w:r w:rsidR="00007449">
          <w:rPr>
            <w:noProof/>
            <w:webHidden/>
          </w:rPr>
          <w:tab/>
        </w:r>
        <w:r w:rsidR="00007449">
          <w:rPr>
            <w:noProof/>
            <w:webHidden/>
          </w:rPr>
          <w:fldChar w:fldCharType="begin"/>
        </w:r>
        <w:r w:rsidR="00007449">
          <w:rPr>
            <w:noProof/>
            <w:webHidden/>
          </w:rPr>
          <w:instrText xml:space="preserve"> PAGEREF _Toc165963756 \h </w:instrText>
        </w:r>
        <w:r w:rsidR="00007449">
          <w:rPr>
            <w:noProof/>
            <w:webHidden/>
          </w:rPr>
        </w:r>
        <w:r w:rsidR="00007449">
          <w:rPr>
            <w:noProof/>
            <w:webHidden/>
          </w:rPr>
          <w:fldChar w:fldCharType="separate"/>
        </w:r>
        <w:r w:rsidR="00007449">
          <w:rPr>
            <w:noProof/>
            <w:webHidden/>
          </w:rPr>
          <w:t>39</w:t>
        </w:r>
        <w:r w:rsidR="00007449">
          <w:rPr>
            <w:noProof/>
            <w:webHidden/>
          </w:rPr>
          <w:fldChar w:fldCharType="end"/>
        </w:r>
      </w:hyperlink>
    </w:p>
    <w:p w14:paraId="4D23D443" w14:textId="7EAFB4E1"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57" w:history="1">
        <w:r w:rsidR="00007449" w:rsidRPr="00F07704">
          <w:rPr>
            <w:rStyle w:val="Hipervnculo"/>
          </w:rPr>
          <w:t>Conclusiones y recomendaciones</w:t>
        </w:r>
        <w:r w:rsidR="00007449">
          <w:rPr>
            <w:noProof/>
            <w:webHidden/>
          </w:rPr>
          <w:tab/>
        </w:r>
        <w:r w:rsidR="00007449">
          <w:rPr>
            <w:noProof/>
            <w:webHidden/>
          </w:rPr>
          <w:fldChar w:fldCharType="begin"/>
        </w:r>
        <w:r w:rsidR="00007449">
          <w:rPr>
            <w:noProof/>
            <w:webHidden/>
          </w:rPr>
          <w:instrText xml:space="preserve"> PAGEREF _Toc165963757 \h </w:instrText>
        </w:r>
        <w:r w:rsidR="00007449">
          <w:rPr>
            <w:noProof/>
            <w:webHidden/>
          </w:rPr>
        </w:r>
        <w:r w:rsidR="00007449">
          <w:rPr>
            <w:noProof/>
            <w:webHidden/>
          </w:rPr>
          <w:fldChar w:fldCharType="separate"/>
        </w:r>
        <w:r w:rsidR="00007449">
          <w:rPr>
            <w:noProof/>
            <w:webHidden/>
          </w:rPr>
          <w:t>40</w:t>
        </w:r>
        <w:r w:rsidR="00007449">
          <w:rPr>
            <w:noProof/>
            <w:webHidden/>
          </w:rPr>
          <w:fldChar w:fldCharType="end"/>
        </w:r>
      </w:hyperlink>
    </w:p>
    <w:p w14:paraId="7292F12B" w14:textId="0E68A8C0"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58" w:history="1">
        <w:r w:rsidR="00007449" w:rsidRPr="0008120B">
          <w:rPr>
            <w:rStyle w:val="Hipervnculo"/>
            <w:noProof/>
          </w:rPr>
          <w:t>Evaluación de variables significativas en el cambio del índice de inclusión financiera</w:t>
        </w:r>
        <w:r w:rsidR="00007449">
          <w:rPr>
            <w:noProof/>
            <w:webHidden/>
          </w:rPr>
          <w:tab/>
        </w:r>
        <w:r w:rsidR="00007449">
          <w:rPr>
            <w:noProof/>
            <w:webHidden/>
          </w:rPr>
          <w:fldChar w:fldCharType="begin"/>
        </w:r>
        <w:r w:rsidR="00007449">
          <w:rPr>
            <w:noProof/>
            <w:webHidden/>
          </w:rPr>
          <w:instrText xml:space="preserve"> PAGEREF _Toc165963758 \h </w:instrText>
        </w:r>
        <w:r w:rsidR="00007449">
          <w:rPr>
            <w:noProof/>
            <w:webHidden/>
          </w:rPr>
        </w:r>
        <w:r w:rsidR="00007449">
          <w:rPr>
            <w:noProof/>
            <w:webHidden/>
          </w:rPr>
          <w:fldChar w:fldCharType="separate"/>
        </w:r>
        <w:r w:rsidR="00007449">
          <w:rPr>
            <w:noProof/>
            <w:webHidden/>
          </w:rPr>
          <w:t>42</w:t>
        </w:r>
        <w:r w:rsidR="00007449">
          <w:rPr>
            <w:noProof/>
            <w:webHidden/>
          </w:rPr>
          <w:fldChar w:fldCharType="end"/>
        </w:r>
      </w:hyperlink>
    </w:p>
    <w:p w14:paraId="0A3AEEDE" w14:textId="1FECD305"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59" w:history="1">
        <w:r w:rsidR="00007449" w:rsidRPr="0008120B">
          <w:rPr>
            <w:rStyle w:val="Hipervnculo"/>
            <w:noProof/>
          </w:rPr>
          <w:t>Inversión en corresponsales físicas y digitales</w:t>
        </w:r>
        <w:r w:rsidR="00007449">
          <w:rPr>
            <w:noProof/>
            <w:webHidden/>
          </w:rPr>
          <w:tab/>
        </w:r>
        <w:r w:rsidR="00007449">
          <w:rPr>
            <w:noProof/>
            <w:webHidden/>
          </w:rPr>
          <w:fldChar w:fldCharType="begin"/>
        </w:r>
        <w:r w:rsidR="00007449">
          <w:rPr>
            <w:noProof/>
            <w:webHidden/>
          </w:rPr>
          <w:instrText xml:space="preserve"> PAGEREF _Toc165963759 \h </w:instrText>
        </w:r>
        <w:r w:rsidR="00007449">
          <w:rPr>
            <w:noProof/>
            <w:webHidden/>
          </w:rPr>
        </w:r>
        <w:r w:rsidR="00007449">
          <w:rPr>
            <w:noProof/>
            <w:webHidden/>
          </w:rPr>
          <w:fldChar w:fldCharType="separate"/>
        </w:r>
        <w:r w:rsidR="00007449">
          <w:rPr>
            <w:noProof/>
            <w:webHidden/>
          </w:rPr>
          <w:t>42</w:t>
        </w:r>
        <w:r w:rsidR="00007449">
          <w:rPr>
            <w:noProof/>
            <w:webHidden/>
          </w:rPr>
          <w:fldChar w:fldCharType="end"/>
        </w:r>
      </w:hyperlink>
    </w:p>
    <w:p w14:paraId="11EA7206" w14:textId="6EF8D7B0" w:rsidR="00007449" w:rsidRDefault="00000000">
      <w:pPr>
        <w:pStyle w:val="TDC3"/>
        <w:tabs>
          <w:tab w:val="right" w:leader="underscore" w:pos="9350"/>
        </w:tabs>
        <w:rPr>
          <w:rFonts w:asciiTheme="minorHAnsi" w:eastAsiaTheme="minorEastAsia" w:hAnsiTheme="minorHAnsi"/>
          <w:noProof/>
          <w:kern w:val="2"/>
          <w:szCs w:val="24"/>
          <w14:ligatures w14:val="standardContextual"/>
        </w:rPr>
      </w:pPr>
      <w:hyperlink w:anchor="_Toc165963760" w:history="1">
        <w:r w:rsidR="00007449" w:rsidRPr="00F07704">
          <w:rPr>
            <w:rStyle w:val="Hipervnculo"/>
          </w:rPr>
          <w:t>Programas de regulación de prejuicios en los procesos de evaluación de créditos hipotecarios</w:t>
        </w:r>
        <w:r w:rsidR="00007449">
          <w:rPr>
            <w:noProof/>
            <w:webHidden/>
          </w:rPr>
          <w:tab/>
        </w:r>
        <w:r w:rsidR="00007449">
          <w:rPr>
            <w:noProof/>
            <w:webHidden/>
          </w:rPr>
          <w:fldChar w:fldCharType="begin"/>
        </w:r>
        <w:r w:rsidR="00007449">
          <w:rPr>
            <w:noProof/>
            <w:webHidden/>
          </w:rPr>
          <w:instrText xml:space="preserve"> PAGEREF _Toc165963760 \h </w:instrText>
        </w:r>
        <w:r w:rsidR="00007449">
          <w:rPr>
            <w:noProof/>
            <w:webHidden/>
          </w:rPr>
        </w:r>
        <w:r w:rsidR="00007449">
          <w:rPr>
            <w:noProof/>
            <w:webHidden/>
          </w:rPr>
          <w:fldChar w:fldCharType="separate"/>
        </w:r>
        <w:r w:rsidR="00007449">
          <w:rPr>
            <w:noProof/>
            <w:webHidden/>
          </w:rPr>
          <w:t>44</w:t>
        </w:r>
        <w:r w:rsidR="00007449">
          <w:rPr>
            <w:noProof/>
            <w:webHidden/>
          </w:rPr>
          <w:fldChar w:fldCharType="end"/>
        </w:r>
      </w:hyperlink>
    </w:p>
    <w:p w14:paraId="6A250C92" w14:textId="06516592"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61" w:history="1">
        <w:r w:rsidR="00007449" w:rsidRPr="0008120B">
          <w:rPr>
            <w:rStyle w:val="Hipervnculo"/>
            <w:noProof/>
          </w:rPr>
          <w:t>Referencias</w:t>
        </w:r>
        <w:r w:rsidR="00007449">
          <w:rPr>
            <w:noProof/>
            <w:webHidden/>
          </w:rPr>
          <w:tab/>
        </w:r>
        <w:r w:rsidR="00007449">
          <w:rPr>
            <w:noProof/>
            <w:webHidden/>
          </w:rPr>
          <w:fldChar w:fldCharType="begin"/>
        </w:r>
        <w:r w:rsidR="00007449">
          <w:rPr>
            <w:noProof/>
            <w:webHidden/>
          </w:rPr>
          <w:instrText xml:space="preserve"> PAGEREF _Toc165963761 \h </w:instrText>
        </w:r>
        <w:r w:rsidR="00007449">
          <w:rPr>
            <w:noProof/>
            <w:webHidden/>
          </w:rPr>
        </w:r>
        <w:r w:rsidR="00007449">
          <w:rPr>
            <w:noProof/>
            <w:webHidden/>
          </w:rPr>
          <w:fldChar w:fldCharType="separate"/>
        </w:r>
        <w:r w:rsidR="00007449">
          <w:rPr>
            <w:noProof/>
            <w:webHidden/>
          </w:rPr>
          <w:t>46</w:t>
        </w:r>
        <w:r w:rsidR="00007449">
          <w:rPr>
            <w:noProof/>
            <w:webHidden/>
          </w:rPr>
          <w:fldChar w:fldCharType="end"/>
        </w:r>
      </w:hyperlink>
    </w:p>
    <w:p w14:paraId="2A602651" w14:textId="14F7D44E" w:rsidR="00007449" w:rsidRDefault="00000000">
      <w:pPr>
        <w:pStyle w:val="TDC1"/>
        <w:tabs>
          <w:tab w:val="right" w:leader="underscore" w:pos="9350"/>
        </w:tabs>
        <w:rPr>
          <w:rFonts w:asciiTheme="minorHAnsi" w:eastAsiaTheme="minorEastAsia" w:hAnsiTheme="minorHAnsi"/>
          <w:b w:val="0"/>
          <w:noProof/>
          <w:kern w:val="2"/>
          <w:szCs w:val="24"/>
          <w14:ligatures w14:val="standardContextual"/>
        </w:rPr>
      </w:pPr>
      <w:hyperlink w:anchor="_Toc165963762" w:history="1">
        <w:r w:rsidR="00007449" w:rsidRPr="0008120B">
          <w:rPr>
            <w:rStyle w:val="Hipervnculo"/>
            <w:noProof/>
          </w:rPr>
          <w:t>Anexos</w:t>
        </w:r>
        <w:r w:rsidR="00007449">
          <w:rPr>
            <w:noProof/>
            <w:webHidden/>
          </w:rPr>
          <w:tab/>
        </w:r>
        <w:r w:rsidR="00007449">
          <w:rPr>
            <w:noProof/>
            <w:webHidden/>
          </w:rPr>
          <w:fldChar w:fldCharType="begin"/>
        </w:r>
        <w:r w:rsidR="00007449">
          <w:rPr>
            <w:noProof/>
            <w:webHidden/>
          </w:rPr>
          <w:instrText xml:space="preserve"> PAGEREF _Toc165963762 \h </w:instrText>
        </w:r>
        <w:r w:rsidR="00007449">
          <w:rPr>
            <w:noProof/>
            <w:webHidden/>
          </w:rPr>
        </w:r>
        <w:r w:rsidR="00007449">
          <w:rPr>
            <w:noProof/>
            <w:webHidden/>
          </w:rPr>
          <w:fldChar w:fldCharType="separate"/>
        </w:r>
        <w:r w:rsidR="00007449">
          <w:rPr>
            <w:noProof/>
            <w:webHidden/>
          </w:rPr>
          <w:t>48</w:t>
        </w:r>
        <w:r w:rsidR="00007449">
          <w:rPr>
            <w:noProof/>
            <w:webHidden/>
          </w:rPr>
          <w:fldChar w:fldCharType="end"/>
        </w:r>
      </w:hyperlink>
    </w:p>
    <w:p w14:paraId="45AAACC5" w14:textId="711C6C5B"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63" w:history="1">
        <w:r w:rsidR="00007449" w:rsidRPr="00F07704">
          <w:rPr>
            <w:rStyle w:val="Hipervnculo"/>
          </w:rPr>
          <w:t>Datos completos – Variables Significativas</w:t>
        </w:r>
        <w:r w:rsidR="00007449">
          <w:rPr>
            <w:noProof/>
            <w:webHidden/>
          </w:rPr>
          <w:tab/>
        </w:r>
        <w:r w:rsidR="00007449">
          <w:rPr>
            <w:noProof/>
            <w:webHidden/>
          </w:rPr>
          <w:fldChar w:fldCharType="begin"/>
        </w:r>
        <w:r w:rsidR="00007449">
          <w:rPr>
            <w:noProof/>
            <w:webHidden/>
          </w:rPr>
          <w:instrText xml:space="preserve"> PAGEREF _Toc165963763 \h </w:instrText>
        </w:r>
        <w:r w:rsidR="00007449">
          <w:rPr>
            <w:noProof/>
            <w:webHidden/>
          </w:rPr>
        </w:r>
        <w:r w:rsidR="00007449">
          <w:rPr>
            <w:noProof/>
            <w:webHidden/>
          </w:rPr>
          <w:fldChar w:fldCharType="separate"/>
        </w:r>
        <w:r w:rsidR="00007449">
          <w:rPr>
            <w:noProof/>
            <w:webHidden/>
          </w:rPr>
          <w:t>48</w:t>
        </w:r>
        <w:r w:rsidR="00007449">
          <w:rPr>
            <w:noProof/>
            <w:webHidden/>
          </w:rPr>
          <w:fldChar w:fldCharType="end"/>
        </w:r>
      </w:hyperlink>
    </w:p>
    <w:p w14:paraId="3FB2D603" w14:textId="727023CD"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64" w:history="1">
        <w:r w:rsidR="00007449" w:rsidRPr="00F07704">
          <w:rPr>
            <w:rStyle w:val="Hipervnculo"/>
          </w:rPr>
          <w:t>Box Plots</w:t>
        </w:r>
        <w:r w:rsidR="00007449">
          <w:rPr>
            <w:noProof/>
            <w:webHidden/>
          </w:rPr>
          <w:tab/>
        </w:r>
        <w:r w:rsidR="00007449">
          <w:rPr>
            <w:noProof/>
            <w:webHidden/>
          </w:rPr>
          <w:fldChar w:fldCharType="begin"/>
        </w:r>
        <w:r w:rsidR="00007449">
          <w:rPr>
            <w:noProof/>
            <w:webHidden/>
          </w:rPr>
          <w:instrText xml:space="preserve"> PAGEREF _Toc165963764 \h </w:instrText>
        </w:r>
        <w:r w:rsidR="00007449">
          <w:rPr>
            <w:noProof/>
            <w:webHidden/>
          </w:rPr>
        </w:r>
        <w:r w:rsidR="00007449">
          <w:rPr>
            <w:noProof/>
            <w:webHidden/>
          </w:rPr>
          <w:fldChar w:fldCharType="separate"/>
        </w:r>
        <w:r w:rsidR="00007449">
          <w:rPr>
            <w:noProof/>
            <w:webHidden/>
          </w:rPr>
          <w:t>50</w:t>
        </w:r>
        <w:r w:rsidR="00007449">
          <w:rPr>
            <w:noProof/>
            <w:webHidden/>
          </w:rPr>
          <w:fldChar w:fldCharType="end"/>
        </w:r>
      </w:hyperlink>
    </w:p>
    <w:p w14:paraId="4AC8FFC4" w14:textId="21D1DDE4" w:rsidR="00007449" w:rsidRDefault="00000000">
      <w:pPr>
        <w:pStyle w:val="TDC2"/>
        <w:tabs>
          <w:tab w:val="right" w:leader="underscore" w:pos="9350"/>
        </w:tabs>
        <w:rPr>
          <w:rFonts w:asciiTheme="minorHAnsi" w:eastAsiaTheme="minorEastAsia" w:hAnsiTheme="minorHAnsi"/>
          <w:noProof/>
          <w:kern w:val="2"/>
          <w:szCs w:val="24"/>
          <w14:ligatures w14:val="standardContextual"/>
        </w:rPr>
      </w:pPr>
      <w:hyperlink w:anchor="_Toc165963765" w:history="1">
        <w:r w:rsidR="00007449" w:rsidRPr="00F07704">
          <w:rPr>
            <w:rStyle w:val="Hipervnculo"/>
          </w:rPr>
          <w:t>Datos totales anuales</w:t>
        </w:r>
        <w:r w:rsidR="00007449">
          <w:rPr>
            <w:noProof/>
            <w:webHidden/>
          </w:rPr>
          <w:tab/>
        </w:r>
        <w:r w:rsidR="00007449">
          <w:rPr>
            <w:noProof/>
            <w:webHidden/>
          </w:rPr>
          <w:fldChar w:fldCharType="begin"/>
        </w:r>
        <w:r w:rsidR="00007449">
          <w:rPr>
            <w:noProof/>
            <w:webHidden/>
          </w:rPr>
          <w:instrText xml:space="preserve"> PAGEREF _Toc165963765 \h </w:instrText>
        </w:r>
        <w:r w:rsidR="00007449">
          <w:rPr>
            <w:noProof/>
            <w:webHidden/>
          </w:rPr>
        </w:r>
        <w:r w:rsidR="00007449">
          <w:rPr>
            <w:noProof/>
            <w:webHidden/>
          </w:rPr>
          <w:fldChar w:fldCharType="separate"/>
        </w:r>
        <w:r w:rsidR="00007449">
          <w:rPr>
            <w:noProof/>
            <w:webHidden/>
          </w:rPr>
          <w:t>54</w:t>
        </w:r>
        <w:r w:rsidR="00007449">
          <w:rPr>
            <w:noProof/>
            <w:webHidden/>
          </w:rPr>
          <w:fldChar w:fldCharType="end"/>
        </w:r>
      </w:hyperlink>
    </w:p>
    <w:p w14:paraId="63C02985" w14:textId="1C08D168" w:rsidR="00B66604" w:rsidRPr="00F07704" w:rsidRDefault="00EA2297" w:rsidP="00254AB2">
      <w:pPr>
        <w:pStyle w:val="Tesis1"/>
        <w:rPr>
          <w:lang w:val="es-US"/>
        </w:rPr>
      </w:pPr>
      <w:r w:rsidRPr="00F07704">
        <w:rPr>
          <w:lang w:val="es-US"/>
        </w:rPr>
        <w:lastRenderedPageBreak/>
        <w:fldChar w:fldCharType="end"/>
      </w:r>
    </w:p>
    <w:p w14:paraId="12BFE61F" w14:textId="2F6A68BE" w:rsidR="00254AB2" w:rsidRPr="00F07704" w:rsidRDefault="00254AB2">
      <w:pPr>
        <w:spacing w:after="160" w:line="259" w:lineRule="auto"/>
        <w:ind w:firstLine="0"/>
        <w:jc w:val="left"/>
        <w:rPr>
          <w:b/>
          <w:sz w:val="28"/>
          <w:szCs w:val="24"/>
        </w:rPr>
      </w:pPr>
      <w:r w:rsidRPr="00F07704">
        <w:br w:type="page"/>
      </w:r>
    </w:p>
    <w:p w14:paraId="5F516CE4" w14:textId="2F6A68BE" w:rsidR="00777633" w:rsidRPr="00F07704" w:rsidRDefault="0064026B" w:rsidP="00777633">
      <w:pPr>
        <w:pStyle w:val="Tesis1"/>
        <w:rPr>
          <w:lang w:val="es-US"/>
        </w:rPr>
      </w:pPr>
      <w:bookmarkStart w:id="0" w:name="_Toc165284746"/>
      <w:bookmarkStart w:id="1" w:name="_Toc165963708"/>
      <w:r w:rsidRPr="00F07704">
        <w:rPr>
          <w:lang w:val="es-US"/>
        </w:rPr>
        <w:lastRenderedPageBreak/>
        <w:t>Resumen</w:t>
      </w:r>
      <w:bookmarkEnd w:id="0"/>
      <w:bookmarkEnd w:id="1"/>
    </w:p>
    <w:p w14:paraId="1718462F" w14:textId="7C78C0B6" w:rsidR="001F72C9" w:rsidRPr="00EF432E" w:rsidRDefault="000079CB" w:rsidP="00AE278B">
      <w:pPr>
        <w:spacing w:line="360" w:lineRule="auto"/>
        <w:rPr>
          <w:b/>
          <w:lang w:val="es-CO"/>
        </w:rPr>
        <w:pPrChange w:id="2" w:author="Adriana Abrego" w:date="2024-05-10T14:02:00Z">
          <w:pPr/>
        </w:pPrChange>
      </w:pPr>
      <w:r w:rsidRPr="00762D90">
        <w:rPr>
          <w:lang w:val="es-ES"/>
        </w:rPr>
        <w:t>En est</w:t>
      </w:r>
      <w:r w:rsidR="00777633">
        <w:rPr>
          <w:b/>
          <w:bCs/>
          <w:lang w:val="es-ES"/>
        </w:rPr>
        <w:t>e</w:t>
      </w:r>
      <w:r w:rsidRPr="00762D90">
        <w:rPr>
          <w:lang w:val="es-ES"/>
        </w:rPr>
        <w:t xml:space="preserve"> </w:t>
      </w:r>
      <w:r>
        <w:rPr>
          <w:b/>
          <w:bCs/>
          <w:lang w:val="es-ES"/>
        </w:rPr>
        <w:t>proyecto de final</w:t>
      </w:r>
      <w:r w:rsidRPr="00762D90">
        <w:rPr>
          <w:lang w:val="es-ES"/>
        </w:rPr>
        <w:t xml:space="preserve"> de pregrado se abordó la identificación de los factores más relevantes para el índice de inclusión financiera en Colombia, utilizando un modelo de regresión de efectos fijos</w:t>
      </w:r>
      <w:ins w:id="3" w:author="Adriana Lourdes Abrego Perez" w:date="2024-05-10T07:25:00Z">
        <w:r w:rsidR="00EF432E">
          <w:rPr>
            <w:lang w:val="es-ES"/>
          </w:rPr>
          <w:t xml:space="preserve"> para datos en panel</w:t>
        </w:r>
      </w:ins>
      <w:r w:rsidRPr="00762D90">
        <w:rPr>
          <w:lang w:val="es-ES"/>
        </w:rPr>
        <w:t xml:space="preserve">. </w:t>
      </w:r>
      <w:r w:rsidRPr="00EF432E">
        <w:rPr>
          <w:lang w:val="es-CO"/>
        </w:rPr>
        <w:t>Se analizaro</w:t>
      </w:r>
      <w:commentRangeStart w:id="4"/>
      <w:r w:rsidRPr="00EF432E">
        <w:rPr>
          <w:lang w:val="es-CO"/>
        </w:rPr>
        <w:t xml:space="preserve">n 12 variables relacionadas con la oferta de servicios financieros proporcionados por 13 instituciones financieras líderes en el país. </w:t>
      </w:r>
      <w:commentRangeEnd w:id="4"/>
      <w:r w:rsidR="00EF432E">
        <w:rPr>
          <w:rStyle w:val="Refdecomentario"/>
        </w:rPr>
        <w:commentReference w:id="4"/>
      </w:r>
      <w:r w:rsidRPr="00EF432E">
        <w:rPr>
          <w:lang w:val="es-CO"/>
        </w:rPr>
        <w:t>Dichas variables incluyeron: Corresponsales Físicas Activas, Porcentaje de Cuentas de Ahorro Activas, Cuentas de Ahorro - Mujeres, Cuentas de Ahorro - Hombres, Créditos de Consumo - Mujeres, Créditos de Consumo – Hombres, Créditos de Vivienda – Mujeres, Créditos de Vivienda - Hombres, Microcréditos - Mujeres, Microcréditos - Hombres, Crédito Consumo Bajo - Mujeres, Crédito Consumo Bajo - Hombres. El objetivo principal fue determinar qué variables tenían un impacto estadísticamente significativo en el índice de inclusión financiera</w:t>
      </w:r>
      <w:r w:rsidR="00A50514">
        <w:rPr>
          <w:b/>
          <w:bCs/>
          <w:lang w:val="es-ES"/>
        </w:rPr>
        <w:t xml:space="preserve"> (IIF)</w:t>
      </w:r>
      <w:r w:rsidRPr="00EF432E">
        <w:rPr>
          <w:lang w:val="es-CO"/>
        </w:rPr>
        <w:t xml:space="preserve">, lo que permitiría orientar estrategias de mejora </w:t>
      </w:r>
      <w:proofErr w:type="gramStart"/>
      <w:r w:rsidRPr="00EF432E">
        <w:rPr>
          <w:highlight w:val="yellow"/>
          <w:lang w:val="es-CO"/>
          <w:rPrChange w:id="5" w:author="Adriana Lourdes Abrego Perez" w:date="2024-05-10T07:27:00Z">
            <w:rPr>
              <w:lang w:val="es-CO"/>
            </w:rPr>
          </w:rPrChange>
        </w:rPr>
        <w:t>continua</w:t>
      </w:r>
      <w:proofErr w:type="gramEnd"/>
      <w:r w:rsidRPr="00EF432E">
        <w:rPr>
          <w:lang w:val="es-CO"/>
        </w:rPr>
        <w:t xml:space="preserve"> enfocadas en </w:t>
      </w:r>
      <w:r w:rsidR="00A50514">
        <w:rPr>
          <w:b/>
          <w:bCs/>
          <w:lang w:val="es-ES"/>
        </w:rPr>
        <w:t>dichos</w:t>
      </w:r>
      <w:r w:rsidRPr="00EF432E">
        <w:rPr>
          <w:lang w:val="es-CO"/>
        </w:rPr>
        <w:t xml:space="preserve"> aspectos más relevante</w:t>
      </w:r>
      <w:r w:rsidR="00A50514">
        <w:rPr>
          <w:b/>
          <w:bCs/>
          <w:lang w:val="es-ES"/>
        </w:rPr>
        <w:t>s</w:t>
      </w:r>
      <w:r w:rsidRPr="00EF432E">
        <w:rPr>
          <w:lang w:val="es-CO"/>
        </w:rPr>
        <w:t>. Los hallazgos de esta investigación proporcionan información valiosa para el diseño de políticas y prácticas que promuevan una mayor inclusión financiera en Colombia, aspecto fundamental para su desarrollo económico y social.</w:t>
      </w:r>
    </w:p>
    <w:p w14:paraId="5047971F" w14:textId="77777777" w:rsidR="003010FE" w:rsidRPr="00F07704" w:rsidRDefault="003010FE" w:rsidP="0064026B">
      <w:pPr>
        <w:pStyle w:val="Tesis1"/>
        <w:rPr>
          <w:b w:val="0"/>
          <w:sz w:val="24"/>
          <w:szCs w:val="22"/>
          <w:lang w:val="es-US"/>
        </w:rPr>
      </w:pPr>
    </w:p>
    <w:p w14:paraId="73F8D446" w14:textId="329C38CC" w:rsidR="00CD0D2C" w:rsidRPr="00F07704" w:rsidRDefault="00CD0D2C" w:rsidP="0064026B">
      <w:pPr>
        <w:pStyle w:val="Tesis1"/>
        <w:rPr>
          <w:lang w:val="es-US"/>
        </w:rPr>
      </w:pPr>
      <w:bookmarkStart w:id="6" w:name="_Toc165284747"/>
      <w:bookmarkStart w:id="7" w:name="_Toc165963709"/>
      <w:commentRangeStart w:id="8"/>
      <w:r w:rsidRPr="00F07704">
        <w:rPr>
          <w:lang w:val="es-US"/>
        </w:rPr>
        <w:t>Introducción</w:t>
      </w:r>
      <w:bookmarkEnd w:id="6"/>
      <w:bookmarkEnd w:id="7"/>
      <w:r w:rsidRPr="00F07704">
        <w:rPr>
          <w:lang w:val="es-US"/>
        </w:rPr>
        <w:t xml:space="preserve"> </w:t>
      </w:r>
      <w:commentRangeEnd w:id="8"/>
      <w:r w:rsidR="00EF432E">
        <w:rPr>
          <w:rStyle w:val="Refdecomentario"/>
          <w:b w:val="0"/>
          <w:bCs w:val="0"/>
          <w:lang w:val="en-US"/>
        </w:rPr>
        <w:commentReference w:id="8"/>
      </w:r>
    </w:p>
    <w:p w14:paraId="453AFA10" w14:textId="7691F0FC" w:rsidR="00CD0D2C" w:rsidRPr="00EF432E" w:rsidRDefault="009238F5" w:rsidP="00CD0D2C">
      <w:pPr>
        <w:rPr>
          <w:lang w:val="es-CO"/>
        </w:rPr>
      </w:pPr>
      <w:r w:rsidRPr="00EF432E">
        <w:rPr>
          <w:lang w:val="es-CO"/>
        </w:rPr>
        <w:t xml:space="preserve">2-3 </w:t>
      </w:r>
      <w:r w:rsidR="0054243A" w:rsidRPr="00EF432E">
        <w:rPr>
          <w:lang w:val="es-CO"/>
        </w:rPr>
        <w:t>páginas</w:t>
      </w:r>
      <w:r w:rsidRPr="00EF432E">
        <w:rPr>
          <w:lang w:val="es-CO"/>
        </w:rPr>
        <w:t xml:space="preserve"> de </w:t>
      </w:r>
      <w:r w:rsidR="007A2D6D" w:rsidRPr="00EF432E">
        <w:rPr>
          <w:lang w:val="es-CO"/>
        </w:rPr>
        <w:t>introducción</w:t>
      </w:r>
      <w:r w:rsidRPr="00EF432E">
        <w:rPr>
          <w:lang w:val="es-CO"/>
        </w:rPr>
        <w:t xml:space="preserve"> (</w:t>
      </w:r>
      <w:r w:rsidR="00B53C47" w:rsidRPr="00EF432E">
        <w:rPr>
          <w:lang w:val="es-CO"/>
        </w:rPr>
        <w:t>último</w:t>
      </w:r>
      <w:r w:rsidRPr="00EF432E">
        <w:rPr>
          <w:lang w:val="es-CO"/>
        </w:rPr>
        <w:t xml:space="preserve"> en escribir) porque hacemos el proyecto, cifras importantes, </w:t>
      </w:r>
      <w:r w:rsidRPr="00EF432E">
        <w:rPr>
          <w:highlight w:val="yellow"/>
          <w:lang w:val="es-CO"/>
        </w:rPr>
        <w:t>pregunta</w:t>
      </w:r>
      <w:r w:rsidR="001178BE" w:rsidRPr="00EF432E">
        <w:rPr>
          <w:highlight w:val="yellow"/>
          <w:lang w:val="es-CO"/>
        </w:rPr>
        <w:t>s</w:t>
      </w:r>
      <w:r w:rsidRPr="00EF432E">
        <w:rPr>
          <w:highlight w:val="yellow"/>
          <w:lang w:val="es-CO"/>
        </w:rPr>
        <w:t xml:space="preserve"> de investigación</w:t>
      </w:r>
      <w:r w:rsidRPr="00EF432E">
        <w:rPr>
          <w:lang w:val="es-CO"/>
        </w:rPr>
        <w:t xml:space="preserve"> / objetivos de </w:t>
      </w:r>
      <w:r w:rsidR="001178BE" w:rsidRPr="00EF432E">
        <w:rPr>
          <w:lang w:val="es-CO"/>
        </w:rPr>
        <w:t xml:space="preserve">investigación </w:t>
      </w:r>
    </w:p>
    <w:p w14:paraId="04F9255C" w14:textId="74B7DB0E" w:rsidR="001178BE" w:rsidRPr="00EF432E" w:rsidRDefault="001178BE" w:rsidP="00CD0D2C">
      <w:pPr>
        <w:rPr>
          <w:lang w:val="es-CO"/>
        </w:rPr>
      </w:pPr>
      <w:r w:rsidRPr="00EF432E">
        <w:rPr>
          <w:lang w:val="es-CO"/>
        </w:rPr>
        <w:t xml:space="preserve">Que se hizo en la </w:t>
      </w:r>
      <w:r w:rsidR="0054243A" w:rsidRPr="00EF432E">
        <w:rPr>
          <w:lang w:val="es-CO"/>
        </w:rPr>
        <w:t>tesis</w:t>
      </w:r>
      <w:r w:rsidRPr="00EF432E">
        <w:rPr>
          <w:lang w:val="es-CO"/>
        </w:rPr>
        <w:t>, que se va a presentar, resultados obtenidos</w:t>
      </w:r>
      <w:r w:rsidR="00F006DF" w:rsidRPr="00EF432E">
        <w:rPr>
          <w:lang w:val="es-CO"/>
        </w:rPr>
        <w:t>, organización del documento</w:t>
      </w:r>
      <w:r w:rsidR="008F5523" w:rsidRPr="00EF432E">
        <w:rPr>
          <w:lang w:val="es-CO"/>
        </w:rPr>
        <w:t xml:space="preserve"> </w:t>
      </w:r>
    </w:p>
    <w:p w14:paraId="0CBD9A3D" w14:textId="77777777" w:rsidR="00CD0D2C" w:rsidRPr="00F07704" w:rsidRDefault="00CD0D2C" w:rsidP="0064026B">
      <w:pPr>
        <w:pStyle w:val="Tesis1"/>
        <w:rPr>
          <w:lang w:val="es-US"/>
        </w:rPr>
      </w:pPr>
    </w:p>
    <w:p w14:paraId="7E15848E" w14:textId="26606464" w:rsidR="0064026B" w:rsidRPr="00F07704" w:rsidRDefault="00CE719D" w:rsidP="0064026B">
      <w:pPr>
        <w:pStyle w:val="Tesis1"/>
        <w:rPr>
          <w:lang w:val="es-US"/>
        </w:rPr>
      </w:pPr>
      <w:bookmarkStart w:id="9" w:name="_Toc165284748"/>
      <w:bookmarkStart w:id="10" w:name="_Toc165963710"/>
      <w:r w:rsidRPr="00F07704">
        <w:rPr>
          <w:lang w:val="es-US"/>
        </w:rPr>
        <w:t>Antecedentes</w:t>
      </w:r>
      <w:bookmarkEnd w:id="9"/>
      <w:bookmarkEnd w:id="10"/>
      <w:r w:rsidRPr="00F07704">
        <w:rPr>
          <w:lang w:val="es-US"/>
        </w:rPr>
        <w:t xml:space="preserve"> </w:t>
      </w:r>
    </w:p>
    <w:p w14:paraId="473BA07E" w14:textId="11993509" w:rsidR="00097026" w:rsidRPr="00EF432E" w:rsidRDefault="79074036" w:rsidP="00821EEC">
      <w:pPr>
        <w:rPr>
          <w:lang w:val="es-CO"/>
        </w:rPr>
      </w:pPr>
      <w:r w:rsidRPr="00EF432E">
        <w:rPr>
          <w:lang w:val="es-CO"/>
        </w:rPr>
        <w:t>El banco mundial define la inclusión financiera como el acceso de individuos y empresas a productos y servicios financieros que satisfagan sus necesidades, de manera responsable y sostenible</w:t>
      </w:r>
      <w:r w:rsidR="0070101C" w:rsidRPr="00EF432E">
        <w:rPr>
          <w:lang w:val="es-CO"/>
        </w:rPr>
        <w:t xml:space="preserve"> (</w:t>
      </w:r>
      <w:r w:rsidR="00706CB2" w:rsidRPr="00EF432E">
        <w:rPr>
          <w:lang w:val="es-CO"/>
        </w:rPr>
        <w:t>“</w:t>
      </w:r>
      <w:proofErr w:type="spellStart"/>
      <w:r w:rsidR="0070101C" w:rsidRPr="00EF432E">
        <w:rPr>
          <w:lang w:val="es-CO"/>
        </w:rPr>
        <w:t>Financial</w:t>
      </w:r>
      <w:proofErr w:type="spellEnd"/>
      <w:r w:rsidR="0070101C" w:rsidRPr="00EF432E">
        <w:rPr>
          <w:lang w:val="es-CO"/>
        </w:rPr>
        <w:t xml:space="preserve"> </w:t>
      </w:r>
      <w:proofErr w:type="spellStart"/>
      <w:r w:rsidR="0070101C" w:rsidRPr="00EF432E">
        <w:rPr>
          <w:lang w:val="es-CO"/>
        </w:rPr>
        <w:t>Inclusion</w:t>
      </w:r>
      <w:proofErr w:type="spellEnd"/>
      <w:r w:rsidR="00706CB2" w:rsidRPr="00EF432E">
        <w:rPr>
          <w:lang w:val="es-CO"/>
        </w:rPr>
        <w:t>”</w:t>
      </w:r>
      <w:r w:rsidR="0070101C" w:rsidRPr="00EF432E">
        <w:rPr>
          <w:lang w:val="es-CO"/>
        </w:rPr>
        <w:t>, 2023)</w:t>
      </w:r>
      <w:r w:rsidRPr="00EF432E">
        <w:rPr>
          <w:lang w:val="es-CO"/>
        </w:rPr>
        <w:t xml:space="preserve">. Los productos y servicios mencionados incluyen transacciones, pagos, ahorros, créditos y seguros. La inclusión financiera es vital para reducir la pobreza extrema y mejorar </w:t>
      </w:r>
      <w:r w:rsidRPr="00EF432E">
        <w:rPr>
          <w:lang w:val="es-CO"/>
        </w:rPr>
        <w:lastRenderedPageBreak/>
        <w:t>la prosperidad compartida y por lo tanto se reconoce como un catalizador en siete de los 17 Objetivos de Desarrollo Sostenible de la ONU. Un aspecto fundamental de la inclusión financiera es el acceso a cuentas de transacción, que sirven como puerta de entrada a otros servicios financieros. El acceso a servicios financieros facilita la vida diaria, permite la planificación de metas a largo plazo y brinda una red de seguridad para emergencias imprevistas. Al tener cuentas, es más probable que las personas utilicen otros servicios financieros, lo que conduce a mejoras en su calidad de vida, como iniciar negocios, invertir en educación y salud, gestionar riesgos y hacer frente a choques financieros. A pesar de los esfuerzos como la iniciativa Acceso Financiero Universal 2020, que tenía como objetivo extender el acceso a cuentas de transacción en todo el mundo, persisten desafíos</w:t>
      </w:r>
      <w:r w:rsidR="004349BD" w:rsidRPr="00EF432E">
        <w:rPr>
          <w:lang w:val="es-CO"/>
        </w:rPr>
        <w:t xml:space="preserve"> hoy en día</w:t>
      </w:r>
      <w:r w:rsidRPr="00EF432E">
        <w:rPr>
          <w:lang w:val="es-CO"/>
        </w:rPr>
        <w:t>, destacando la necesidad continua de tales iniciativas. La pandemia de COVID-19 resaltó la urgencia de las soluciones digitales rentables para llegar a poblaciones marginadas con servicios financieros adecuados y en consecuencia el número de cuentas bancarias aumentó a nivel mundial. En el 2022 el 76% de los adultos alrededor del mundo poseían una cuenta bancaria, una cifra que era del 51% en el 2012</w:t>
      </w:r>
      <w:r w:rsidR="00706CB2" w:rsidRPr="00EF432E">
        <w:rPr>
          <w:lang w:val="es-CO"/>
        </w:rPr>
        <w:t xml:space="preserve"> (“COVID-19 impulsó la adopción de los servicios financieros digitales”, 2022)</w:t>
      </w:r>
      <w:r w:rsidRPr="00EF432E">
        <w:rPr>
          <w:lang w:val="es-CO"/>
        </w:rPr>
        <w:t>. Durante ese mismo año, en países desarrollados se redujo la brecha de género en cuanto a titularidad de cuentas bajando de 9 a 6 puntos porcentuales, indicando que el 74 % de los hombres tenían una cuenta, en comparación con solo el 68 % de las mujeres</w:t>
      </w:r>
      <w:r w:rsidR="009E222A" w:rsidRPr="00EF432E">
        <w:rPr>
          <w:lang w:val="es-CO"/>
        </w:rPr>
        <w:t xml:space="preserve"> </w:t>
      </w:r>
      <w:r w:rsidR="00F15F9F" w:rsidRPr="00EF432E">
        <w:rPr>
          <w:lang w:val="es-CO"/>
        </w:rPr>
        <w:t>(“COVID-19 impulsó la adopción de los servicios financieros digitales”, 2022)</w:t>
      </w:r>
      <w:r w:rsidRPr="00EF432E">
        <w:rPr>
          <w:lang w:val="es-CO"/>
        </w:rPr>
        <w:t xml:space="preserve">. Sin embargo, el avance en países en desarrollo, como Colombia, ha sido más lento. El informe del Índice de Inclusión Financiera de </w:t>
      </w:r>
      <w:r w:rsidR="2A483BFF" w:rsidRPr="00EF432E">
        <w:rPr>
          <w:lang w:val="es-CO"/>
        </w:rPr>
        <w:t>Credicorp</w:t>
      </w:r>
      <w:r w:rsidRPr="00EF432E">
        <w:rPr>
          <w:lang w:val="es-CO"/>
        </w:rPr>
        <w:t xml:space="preserve"> muestra las tendencias en cuanto al vínculo entre el sistema financiero y los ciudadanos de 8 países de La</w:t>
      </w:r>
      <w:r w:rsidR="21272BEC" w:rsidRPr="00EF432E">
        <w:rPr>
          <w:lang w:val="es-CO"/>
        </w:rPr>
        <w:t>ti</w:t>
      </w:r>
      <w:r w:rsidRPr="00EF432E">
        <w:rPr>
          <w:lang w:val="es-CO"/>
        </w:rPr>
        <w:t>noamérica: Perú, Panamá, Colombia, Bolivia, Chile, Ecuador, México Argentina. A partir de 1200 encuestas realizadas en cada país, se presenta un índice de inclusión financiero en cada país teniendo en cuenta el acceso a servicios financieros formales, el uso de los servicios y productos financieros y la calidad percibida en cuanto a la relevancia que tienen los servicios y productos financieros para sa</w:t>
      </w:r>
      <w:r w:rsidR="729B3229" w:rsidRPr="00EF432E">
        <w:rPr>
          <w:lang w:val="es-CO"/>
        </w:rPr>
        <w:t>tis</w:t>
      </w:r>
      <w:r w:rsidRPr="00EF432E">
        <w:rPr>
          <w:lang w:val="es-CO"/>
        </w:rPr>
        <w:t>facer las necesidades</w:t>
      </w:r>
      <w:r w:rsidR="00686DF6" w:rsidRPr="00EF432E">
        <w:rPr>
          <w:lang w:val="es-CO"/>
        </w:rPr>
        <w:t xml:space="preserve"> </w:t>
      </w:r>
      <w:r w:rsidR="00686DF6" w:rsidRPr="00EF432E">
        <w:rPr>
          <w:lang w:val="es-CO"/>
        </w:rPr>
        <w:lastRenderedPageBreak/>
        <w:t xml:space="preserve">(“Conoce la metodología aplicada en el informe”, </w:t>
      </w:r>
      <w:r w:rsidR="006A3FC9" w:rsidRPr="00EF432E">
        <w:rPr>
          <w:lang w:val="es-CO"/>
        </w:rPr>
        <w:t>2023)</w:t>
      </w:r>
      <w:r w:rsidRPr="00EF432E">
        <w:rPr>
          <w:lang w:val="es-CO"/>
        </w:rPr>
        <w:t xml:space="preserve"> En el último informe publicado en el 2023, Colombia obtuvo un índice de 45.6/100, posicionándose de quinto sobre el total de ocho países que entran en el estudio</w:t>
      </w:r>
      <w:r w:rsidR="00BD5E9E" w:rsidRPr="00EF432E">
        <w:rPr>
          <w:lang w:val="es-CO"/>
        </w:rPr>
        <w:t xml:space="preserve"> (Grupo Crédito S.A, 2023).</w:t>
      </w:r>
      <w:r w:rsidRPr="00EF432E">
        <w:rPr>
          <w:lang w:val="es-CO"/>
        </w:rPr>
        <w:t xml:space="preserve"> Esta es la misma posición que el país alcanzó en el 2022. Aunque la tendencia del índice ha sido positiva en los últimos tres años, este sigue estando por debajo de los 50 puntos porque Colombia sigue presentando muchas deficiencias, sobre todo en el uso de los servicios financieros formales, siendo el país con mayor porcentaje de ciudadanos que prefieren usar sus productos de crédito y ahorros fuera del sistema financiero. </w:t>
      </w:r>
      <w:r w:rsidR="392E1718" w:rsidRPr="00EF432E">
        <w:rPr>
          <w:lang w:val="es-CO"/>
        </w:rPr>
        <w:t>El anterior problema se identificó en un trabajo realizado en 2014 donde se analizó la inclusión financiera en Colombia a partir de los resultados de la encuesta de capacidades financieras del Banco Mundial y el Banco de la República para proponer políticas de mejora.</w:t>
      </w:r>
      <w:r w:rsidRPr="00EF432E">
        <w:rPr>
          <w:lang w:val="es-CO"/>
        </w:rPr>
        <w:t xml:space="preserve"> Una de las principales conclusiones de este trabajo fue que “</w:t>
      </w:r>
      <w:commentRangeStart w:id="11"/>
      <w:commentRangeStart w:id="12"/>
      <w:r w:rsidRPr="00EF432E">
        <w:rPr>
          <w:lang w:val="es-CO"/>
        </w:rPr>
        <w:t>en Colombia se ha avanzado mucho en los últimos años en bancarización, es decir, en lograr que la población posea algún producto financiero, pero no así en la verdadera inclusión, que es que utilicen efectivamente estos productos</w:t>
      </w:r>
      <w:commentRangeEnd w:id="11"/>
      <w:r w:rsidR="00E16F04">
        <w:rPr>
          <w:rStyle w:val="Refdecomentario"/>
        </w:rPr>
        <w:commentReference w:id="11"/>
      </w:r>
      <w:commentRangeEnd w:id="12"/>
      <w:r w:rsidR="00E16F04">
        <w:rPr>
          <w:rStyle w:val="Refdecomentario"/>
        </w:rPr>
        <w:commentReference w:id="12"/>
      </w:r>
      <w:r w:rsidRPr="00EF432E">
        <w:rPr>
          <w:lang w:val="es-CO"/>
        </w:rPr>
        <w:t xml:space="preserve">. Así las cosas, las estadísticas más recientes señalan que cerca de un 56% de la población tiene cuenta de ahorros (cerca de un 70% tiene algún producto financiero, entre los que se destacan los micro seguros) pero de estos que poseen la cuenta, la usan efectivamente solo 31%.” </w:t>
      </w:r>
      <w:r w:rsidR="00707D3F" w:rsidRPr="00EF432E">
        <w:rPr>
          <w:lang w:val="es-CO"/>
        </w:rPr>
        <w:t>(</w:t>
      </w:r>
      <w:r w:rsidR="00EE0E6B" w:rsidRPr="00EF432E">
        <w:rPr>
          <w:lang w:val="es-CO"/>
        </w:rPr>
        <w:t xml:space="preserve">Cano, </w:t>
      </w:r>
      <w:r w:rsidR="007A60A6" w:rsidRPr="00EF432E">
        <w:rPr>
          <w:lang w:val="es-CO"/>
        </w:rPr>
        <w:t xml:space="preserve">Esguerra, </w:t>
      </w:r>
      <w:r w:rsidR="006E1409" w:rsidRPr="00EF432E">
        <w:rPr>
          <w:lang w:val="es-CO"/>
        </w:rPr>
        <w:t>García, Rueda, Velasco, 2014)</w:t>
      </w:r>
      <w:r w:rsidR="002B42E7" w:rsidRPr="00EF432E">
        <w:rPr>
          <w:lang w:val="es-CO"/>
        </w:rPr>
        <w:t xml:space="preserve"> La situación mencionada anteriormente </w:t>
      </w:r>
      <w:r w:rsidR="008046A8" w:rsidRPr="00EF432E">
        <w:rPr>
          <w:lang w:val="es-CO"/>
        </w:rPr>
        <w:t xml:space="preserve">tomo lugar hace 10 años, uno de los objetivos del presente trabajo es evaluar estadísticamente la situación actual en cuanto a inclusión financiera. </w:t>
      </w:r>
      <w:r w:rsidR="00BB0688" w:rsidRPr="00EF432E">
        <w:rPr>
          <w:lang w:val="es-CO"/>
        </w:rPr>
        <w:t>Sin embargo, reportes recientes en torno a la temática, como el Reporte de Inclusión Financiera desarrollado por la Banca de Oportunidades en el 2023, indican que siguen existiendo grandes retos, entre esos</w:t>
      </w:r>
      <w:r w:rsidR="00821EEC" w:rsidRPr="00EF432E">
        <w:rPr>
          <w:lang w:val="es-CO"/>
        </w:rPr>
        <w:t>, e</w:t>
      </w:r>
      <w:r w:rsidR="00BB0688" w:rsidRPr="00EF432E">
        <w:rPr>
          <w:lang w:val="es-CO"/>
        </w:rPr>
        <w:t>l más apremiante</w:t>
      </w:r>
      <w:r w:rsidR="00821EEC" w:rsidRPr="00EF432E">
        <w:rPr>
          <w:lang w:val="es-CO"/>
        </w:rPr>
        <w:t xml:space="preserve">, siendo </w:t>
      </w:r>
      <w:r w:rsidR="00BB0688" w:rsidRPr="00EF432E">
        <w:rPr>
          <w:lang w:val="es-CO"/>
        </w:rPr>
        <w:t>el</w:t>
      </w:r>
      <w:r w:rsidR="00821EEC" w:rsidRPr="00EF432E">
        <w:rPr>
          <w:lang w:val="es-CO"/>
        </w:rPr>
        <w:t xml:space="preserve"> </w:t>
      </w:r>
      <w:r w:rsidR="00BB0688" w:rsidRPr="00EF432E">
        <w:rPr>
          <w:lang w:val="es-CO"/>
        </w:rPr>
        <w:t xml:space="preserve">cierre de brechas. </w:t>
      </w:r>
      <w:r w:rsidR="00937513" w:rsidRPr="00EF432E">
        <w:rPr>
          <w:lang w:val="es-CO"/>
        </w:rPr>
        <w:t>(Banca de Oportunidades, 2023).</w:t>
      </w:r>
      <w:r w:rsidR="00EB4DA7" w:rsidRPr="00EF432E">
        <w:rPr>
          <w:lang w:val="es-CO"/>
        </w:rPr>
        <w:t xml:space="preserve"> Colombia es un país en desarrollo</w:t>
      </w:r>
      <w:r w:rsidR="003851EA" w:rsidRPr="00EF432E">
        <w:rPr>
          <w:lang w:val="es-CO"/>
        </w:rPr>
        <w:t xml:space="preserve"> y las brechas sociales, culturales y económicas que existen afectan </w:t>
      </w:r>
      <w:r w:rsidR="00097026" w:rsidRPr="00EF432E">
        <w:rPr>
          <w:lang w:val="es-CO"/>
        </w:rPr>
        <w:t xml:space="preserve">a todo el país. </w:t>
      </w:r>
      <w:r w:rsidR="009B4089" w:rsidRPr="00EF432E">
        <w:rPr>
          <w:lang w:val="es-CO"/>
        </w:rPr>
        <w:t xml:space="preserve">Aumentar la inclusión financiera en Colombia es crucial por varias razones. Primero, promueve el desarrollo económico al permitir un acceso más amplio a servicios financieros y productos, lo que a su vez facilita el ahorro, suaviza el consumo, acumula capital </w:t>
      </w:r>
      <w:r w:rsidR="009B4089" w:rsidRPr="00EF432E">
        <w:rPr>
          <w:lang w:val="es-CO"/>
        </w:rPr>
        <w:lastRenderedPageBreak/>
        <w:t>y mejora la transmisión de la política monetaria. Además, un sistema financiero saludable fomenta la competencia en los mercados de crédito, lo que amplía las oportunidades para que grupos vulnerables, como hogares pobres, agricultores y pequeños empresarios, accedan al mercado formal y eviten los costos elevados de los canales informales. En última instancia, la intermediación financiera influye en el crecimiento económico a través de diversos canales, como la producción y administración de información, la asignación eficiente de capital, el monitoreo de inversiones, la gestión del riesgo y la canalización de ahorros hacia inversiones productivas.</w:t>
      </w:r>
      <w:r w:rsidR="00097026" w:rsidRPr="00EF432E">
        <w:rPr>
          <w:lang w:val="es-CO"/>
        </w:rPr>
        <w:t xml:space="preserve"> </w:t>
      </w:r>
      <w:r w:rsidR="00E23839" w:rsidRPr="00EF432E">
        <w:rPr>
          <w:lang w:val="es-CO"/>
        </w:rPr>
        <w:t xml:space="preserve">(Hernández-Rubio, </w:t>
      </w:r>
      <w:r w:rsidR="00937666" w:rsidRPr="00EF432E">
        <w:rPr>
          <w:lang w:val="es-CO"/>
        </w:rPr>
        <w:t>Bernal Macías, 2020)</w:t>
      </w:r>
    </w:p>
    <w:p w14:paraId="29F015F6" w14:textId="275211F6" w:rsidR="001C7765" w:rsidRPr="00EF432E" w:rsidRDefault="00D6021D" w:rsidP="00821EEC">
      <w:pPr>
        <w:rPr>
          <w:lang w:val="es-CO"/>
        </w:rPr>
      </w:pPr>
      <w:commentRangeStart w:id="13"/>
      <w:r w:rsidRPr="00EF432E">
        <w:rPr>
          <w:lang w:val="es-CO"/>
        </w:rPr>
        <w:t>Debido a la importancia de la inclusión financiera</w:t>
      </w:r>
      <w:r w:rsidR="0038638D" w:rsidRPr="00EF432E">
        <w:rPr>
          <w:lang w:val="es-CO"/>
        </w:rPr>
        <w:t>,</w:t>
      </w:r>
      <w:r w:rsidRPr="00EF432E">
        <w:rPr>
          <w:lang w:val="es-CO"/>
        </w:rPr>
        <w:t xml:space="preserve"> </w:t>
      </w:r>
      <w:r w:rsidR="00DC1715" w:rsidRPr="00EF432E">
        <w:rPr>
          <w:lang w:val="es-CO"/>
        </w:rPr>
        <w:t xml:space="preserve">el enfoque del presente proyecto de grado es evaluar el estado actual del </w:t>
      </w:r>
      <w:r w:rsidR="001F72C9" w:rsidRPr="00EF432E">
        <w:rPr>
          <w:lang w:val="es-CO"/>
        </w:rPr>
        <w:t>país</w:t>
      </w:r>
      <w:r w:rsidR="00DC1715" w:rsidRPr="00EF432E">
        <w:rPr>
          <w:lang w:val="es-CO"/>
        </w:rPr>
        <w:t xml:space="preserve"> en cuanto a inclusión financiera a partir de datos reales por productos financiero</w:t>
      </w:r>
      <w:r w:rsidR="0038638D" w:rsidRPr="00EF432E">
        <w:rPr>
          <w:lang w:val="es-CO"/>
        </w:rPr>
        <w:t xml:space="preserve">s proporcionados por la Superintendencia Financiera, con el </w:t>
      </w:r>
      <w:r w:rsidR="002709A3" w:rsidRPr="00EF432E">
        <w:rPr>
          <w:lang w:val="es-CO"/>
        </w:rPr>
        <w:t xml:space="preserve">objetivo </w:t>
      </w:r>
      <w:r w:rsidR="0038638D" w:rsidRPr="00EF432E">
        <w:rPr>
          <w:lang w:val="es-CO"/>
        </w:rPr>
        <w:t xml:space="preserve">de </w:t>
      </w:r>
      <w:r w:rsidR="002709A3" w:rsidRPr="00EF432E">
        <w:rPr>
          <w:lang w:val="es-CO"/>
        </w:rPr>
        <w:t xml:space="preserve">desarrollar estrategias </w:t>
      </w:r>
      <w:r w:rsidR="0038638D" w:rsidRPr="00EF432E">
        <w:rPr>
          <w:lang w:val="es-CO"/>
        </w:rPr>
        <w:t>que mejoren</w:t>
      </w:r>
      <w:r w:rsidR="002709A3" w:rsidRPr="00EF432E">
        <w:rPr>
          <w:lang w:val="es-CO"/>
        </w:rPr>
        <w:t xml:space="preserve"> el </w:t>
      </w:r>
      <w:r w:rsidR="001F72C9" w:rsidRPr="00EF432E">
        <w:rPr>
          <w:lang w:val="es-CO"/>
        </w:rPr>
        <w:t>índice</w:t>
      </w:r>
      <w:r w:rsidR="002709A3" w:rsidRPr="00EF432E">
        <w:rPr>
          <w:lang w:val="es-CO"/>
        </w:rPr>
        <w:t xml:space="preserve"> de </w:t>
      </w:r>
      <w:r w:rsidR="001F72C9" w:rsidRPr="00EF432E">
        <w:rPr>
          <w:lang w:val="es-CO"/>
        </w:rPr>
        <w:t>inclusión</w:t>
      </w:r>
      <w:r w:rsidR="002709A3" w:rsidRPr="00EF432E">
        <w:rPr>
          <w:lang w:val="es-CO"/>
        </w:rPr>
        <w:t xml:space="preserve"> financiera de Colombia </w:t>
      </w:r>
      <w:r w:rsidR="002D69CF" w:rsidRPr="00EF432E">
        <w:rPr>
          <w:lang w:val="es-CO"/>
        </w:rPr>
        <w:t xml:space="preserve">a partir </w:t>
      </w:r>
      <w:r w:rsidR="003333AF" w:rsidRPr="00EF432E">
        <w:rPr>
          <w:lang w:val="es-CO"/>
        </w:rPr>
        <w:t xml:space="preserve">de </w:t>
      </w:r>
      <w:r w:rsidR="00C925F9" w:rsidRPr="00EF432E">
        <w:rPr>
          <w:lang w:val="es-CO"/>
        </w:rPr>
        <w:t xml:space="preserve">los factores significativos encontrados a partir del </w:t>
      </w:r>
      <w:r w:rsidR="00E176C8" w:rsidRPr="00EF432E">
        <w:rPr>
          <w:lang w:val="es-CO"/>
        </w:rPr>
        <w:t>modelo de regresión realizado</w:t>
      </w:r>
      <w:r w:rsidR="008F7749" w:rsidRPr="00EF432E">
        <w:rPr>
          <w:lang w:val="es-CO"/>
        </w:rPr>
        <w:t>.</w:t>
      </w:r>
      <w:commentRangeEnd w:id="13"/>
      <w:r w:rsidR="00E16F04">
        <w:rPr>
          <w:rStyle w:val="Refdecomentario"/>
        </w:rPr>
        <w:commentReference w:id="13"/>
      </w:r>
    </w:p>
    <w:p w14:paraId="28DBCE8B" w14:textId="77777777" w:rsidR="00B53C47" w:rsidRPr="00EF432E" w:rsidRDefault="00B53C47" w:rsidP="00A566F8">
      <w:pPr>
        <w:rPr>
          <w:lang w:val="es-CO"/>
        </w:rPr>
      </w:pPr>
    </w:p>
    <w:p w14:paraId="30AC9057" w14:textId="5167596A" w:rsidR="001C7765" w:rsidRPr="00F07704" w:rsidRDefault="001C7765" w:rsidP="001C7765">
      <w:pPr>
        <w:pStyle w:val="Tesis1"/>
        <w:rPr>
          <w:lang w:val="es-US"/>
        </w:rPr>
      </w:pPr>
      <w:bookmarkStart w:id="14" w:name="_Toc165284749"/>
      <w:bookmarkStart w:id="15" w:name="_Toc165963711"/>
      <w:r w:rsidRPr="00F07704">
        <w:rPr>
          <w:lang w:val="es-US"/>
        </w:rPr>
        <w:t>Metodología</w:t>
      </w:r>
      <w:bookmarkEnd w:id="14"/>
      <w:bookmarkEnd w:id="15"/>
      <w:r w:rsidRPr="00F07704">
        <w:rPr>
          <w:lang w:val="es-US"/>
        </w:rPr>
        <w:t xml:space="preserve"> </w:t>
      </w:r>
    </w:p>
    <w:p w14:paraId="56C50F92" w14:textId="7B790DB2" w:rsidR="001C7765" w:rsidRPr="00EF432E" w:rsidRDefault="001C7765" w:rsidP="001C7765">
      <w:pPr>
        <w:rPr>
          <w:lang w:val="es-CO"/>
        </w:rPr>
      </w:pPr>
      <w:r w:rsidRPr="00EF432E">
        <w:rPr>
          <w:lang w:val="es-CO"/>
        </w:rPr>
        <w:t xml:space="preserve">A </w:t>
      </w:r>
      <w:r w:rsidR="0054243A" w:rsidRPr="00EF432E">
        <w:rPr>
          <w:lang w:val="es-CO"/>
        </w:rPr>
        <w:t>continuación,</w:t>
      </w:r>
      <w:r w:rsidRPr="00EF432E">
        <w:rPr>
          <w:lang w:val="es-CO"/>
        </w:rPr>
        <w:t xml:space="preserve"> se presenta </w:t>
      </w:r>
      <w:r w:rsidR="006B3A07" w:rsidRPr="00EF432E">
        <w:rPr>
          <w:lang w:val="es-CO"/>
        </w:rPr>
        <w:t xml:space="preserve">la metodología </w:t>
      </w:r>
      <w:r w:rsidR="00B938F3" w:rsidRPr="00EF432E">
        <w:rPr>
          <w:lang w:val="es-CO"/>
        </w:rPr>
        <w:t xml:space="preserve">que se siguió para el desarrollo del presente trabajo. Esta sección incluye </w:t>
      </w:r>
      <w:r w:rsidR="00A157D6" w:rsidRPr="00EF432E">
        <w:rPr>
          <w:lang w:val="es-CO"/>
        </w:rPr>
        <w:t>un diagrama de flujo desglosando las ideas y actividades principales, la explicación de la a</w:t>
      </w:r>
      <w:r w:rsidR="00CD2AEE" w:rsidRPr="00EF432E">
        <w:rPr>
          <w:lang w:val="es-CO"/>
        </w:rPr>
        <w:t xml:space="preserve">dquisición de datos y </w:t>
      </w:r>
      <w:r w:rsidR="00545896" w:rsidRPr="00EF432E">
        <w:rPr>
          <w:lang w:val="es-CO"/>
        </w:rPr>
        <w:t>preprocesamiento</w:t>
      </w:r>
      <w:r w:rsidR="00081CC5" w:rsidRPr="00EF432E">
        <w:rPr>
          <w:lang w:val="es-CO"/>
        </w:rPr>
        <w:t>, l</w:t>
      </w:r>
      <w:r w:rsidR="000A5E27" w:rsidRPr="00EF432E">
        <w:rPr>
          <w:lang w:val="es-CO"/>
        </w:rPr>
        <w:t xml:space="preserve">a descripción de los modelos estadísticos planteados </w:t>
      </w:r>
      <w:r w:rsidR="008D41BA" w:rsidRPr="00EF432E">
        <w:rPr>
          <w:lang w:val="es-CO"/>
        </w:rPr>
        <w:t>y utilizados en el proyecto</w:t>
      </w:r>
      <w:r w:rsidR="00081CC5" w:rsidRPr="00EF432E">
        <w:rPr>
          <w:lang w:val="es-CO"/>
        </w:rPr>
        <w:t xml:space="preserve"> y </w:t>
      </w:r>
      <w:r w:rsidR="00300ACF" w:rsidRPr="00EF432E">
        <w:rPr>
          <w:lang w:val="es-CO"/>
        </w:rPr>
        <w:t xml:space="preserve">por último </w:t>
      </w:r>
      <w:r w:rsidR="00081CC5" w:rsidRPr="00EF432E">
        <w:rPr>
          <w:lang w:val="es-CO"/>
        </w:rPr>
        <w:t>la validación de supuestos</w:t>
      </w:r>
      <w:r w:rsidR="00300ACF" w:rsidRPr="00EF432E">
        <w:rPr>
          <w:lang w:val="es-CO"/>
        </w:rPr>
        <w:t>.</w:t>
      </w:r>
    </w:p>
    <w:p w14:paraId="7EB30F84" w14:textId="77777777" w:rsidR="00B53C47" w:rsidRPr="00EF432E" w:rsidRDefault="00B53C47" w:rsidP="001C7765">
      <w:pPr>
        <w:rPr>
          <w:lang w:val="es-CO"/>
        </w:rPr>
      </w:pPr>
    </w:p>
    <w:p w14:paraId="6A5C74FB" w14:textId="7DF834CA" w:rsidR="00F60DF5" w:rsidRPr="00F07704" w:rsidRDefault="00F60DF5" w:rsidP="00F60DF5">
      <w:pPr>
        <w:pStyle w:val="Tesis2"/>
        <w:rPr>
          <w:lang w:val="es-US"/>
        </w:rPr>
      </w:pPr>
      <w:bookmarkStart w:id="16" w:name="_Toc165963712"/>
      <w:r w:rsidRPr="00F07704">
        <w:rPr>
          <w:lang w:val="es-US"/>
        </w:rPr>
        <w:t>Diagrama de flujo</w:t>
      </w:r>
      <w:bookmarkEnd w:id="16"/>
    </w:p>
    <w:p w14:paraId="3F75192B" w14:textId="1B98DE1B" w:rsidR="00F2756A" w:rsidRPr="00EF432E" w:rsidRDefault="00830991" w:rsidP="00073DCA">
      <w:pPr>
        <w:rPr>
          <w:lang w:val="es-CO"/>
        </w:rPr>
      </w:pPr>
      <w:r w:rsidRPr="00EF432E">
        <w:rPr>
          <w:lang w:val="es-CO"/>
        </w:rPr>
        <w:t>A continuación</w:t>
      </w:r>
      <w:r w:rsidR="006354C0" w:rsidRPr="00EF432E">
        <w:rPr>
          <w:lang w:val="es-CO"/>
        </w:rPr>
        <w:t>,</w:t>
      </w:r>
      <w:r w:rsidRPr="00EF432E">
        <w:rPr>
          <w:lang w:val="es-CO"/>
        </w:rPr>
        <w:t xml:space="preserve"> se presenta un diagrama de flujo indicando </w:t>
      </w:r>
      <w:r w:rsidR="00107752" w:rsidRPr="00EF432E">
        <w:rPr>
          <w:lang w:val="es-CO"/>
        </w:rPr>
        <w:t xml:space="preserve">los procesos y decisiones principales </w:t>
      </w:r>
      <w:r w:rsidR="000252EE" w:rsidRPr="00EF432E">
        <w:rPr>
          <w:lang w:val="es-CO"/>
        </w:rPr>
        <w:t xml:space="preserve">llevadas a cabo para </w:t>
      </w:r>
      <w:r w:rsidR="00724B57" w:rsidRPr="00EF432E">
        <w:rPr>
          <w:lang w:val="es-CO"/>
        </w:rPr>
        <w:t>completar el presente proyecto de grado.</w:t>
      </w:r>
      <w:r w:rsidR="00C4338F" w:rsidRPr="00EF432E">
        <w:rPr>
          <w:lang w:val="es-CO"/>
        </w:rPr>
        <w:t xml:space="preserve"> El </w:t>
      </w:r>
      <w:r w:rsidR="00FD0DAD" w:rsidRPr="00EF432E">
        <w:rPr>
          <w:lang w:val="es-CO"/>
        </w:rPr>
        <w:t xml:space="preserve">comienzo y final del diagrama </w:t>
      </w:r>
      <w:r w:rsidR="006354C0" w:rsidRPr="00EF432E">
        <w:rPr>
          <w:lang w:val="es-CO"/>
        </w:rPr>
        <w:t>están</w:t>
      </w:r>
      <w:r w:rsidR="00FD0DAD" w:rsidRPr="00EF432E">
        <w:rPr>
          <w:lang w:val="es-CO"/>
        </w:rPr>
        <w:t xml:space="preserve"> resaltados en rojo, los procesos llevados a cabo en azul y las decisiones </w:t>
      </w:r>
      <w:r w:rsidR="00266DAB" w:rsidRPr="00EF432E">
        <w:rPr>
          <w:lang w:val="es-CO"/>
        </w:rPr>
        <w:t>en verde.</w:t>
      </w:r>
    </w:p>
    <w:p w14:paraId="3D3B4BA6" w14:textId="1C9CD739" w:rsidR="00AB2439" w:rsidRPr="00F07704" w:rsidRDefault="00AB2439" w:rsidP="00073DCA">
      <w:pPr>
        <w:ind w:firstLine="0"/>
        <w:jc w:val="center"/>
        <w:rPr>
          <w:b/>
        </w:rPr>
      </w:pPr>
      <w:r w:rsidRPr="00F07704">
        <w:rPr>
          <w:b/>
          <w:noProof/>
          <w14:ligatures w14:val="standardContextual"/>
        </w:rPr>
        <w:lastRenderedPageBreak/>
        <w:drawing>
          <wp:inline distT="0" distB="0" distL="0" distR="0" wp14:anchorId="47F974C2" wp14:editId="3953435E">
            <wp:extent cx="4894729" cy="3073339"/>
            <wp:effectExtent l="0" t="0" r="0" b="635"/>
            <wp:docPr id="10324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9563" name="Picture 103249563"/>
                    <pic:cNvPicPr/>
                  </pic:nvPicPr>
                  <pic:blipFill rotWithShape="1">
                    <a:blip r:embed="rId17" cstate="print">
                      <a:extLst>
                        <a:ext uri="{28A0092B-C50C-407E-A947-70E740481C1C}">
                          <a14:useLocalDpi xmlns:a14="http://schemas.microsoft.com/office/drawing/2010/main" val="0"/>
                        </a:ext>
                      </a:extLst>
                    </a:blip>
                    <a:srcRect l="1391" t="1633" r="5" b="1795"/>
                    <a:stretch/>
                  </pic:blipFill>
                  <pic:spPr bwMode="auto">
                    <a:xfrm>
                      <a:off x="0" y="0"/>
                      <a:ext cx="4934892" cy="3098557"/>
                    </a:xfrm>
                    <a:prstGeom prst="rect">
                      <a:avLst/>
                    </a:prstGeom>
                    <a:ln>
                      <a:noFill/>
                    </a:ln>
                    <a:extLst>
                      <a:ext uri="{53640926-AAD7-44D8-BBD7-CCE9431645EC}">
                        <a14:shadowObscured xmlns:a14="http://schemas.microsoft.com/office/drawing/2010/main"/>
                      </a:ext>
                    </a:extLst>
                  </pic:spPr>
                </pic:pic>
              </a:graphicData>
            </a:graphic>
          </wp:inline>
        </w:drawing>
      </w:r>
    </w:p>
    <w:p w14:paraId="2ED4ACB4" w14:textId="743C0A8E" w:rsidR="00830991" w:rsidRPr="00F07704" w:rsidRDefault="00D473D5" w:rsidP="00FF6127">
      <w:pPr>
        <w:pStyle w:val="CitarTablas"/>
        <w:rPr>
          <w:lang w:val="es-US"/>
        </w:rPr>
      </w:pPr>
      <w:commentRangeStart w:id="17"/>
      <w:r w:rsidRPr="00F07704">
        <w:rPr>
          <w:lang w:val="es-US"/>
        </w:rPr>
        <w:t xml:space="preserve"> </w:t>
      </w:r>
      <w:r w:rsidR="00DD033A" w:rsidRPr="00F07704">
        <w:rPr>
          <w:lang w:val="es-US"/>
        </w:rPr>
        <w:t>Imagen</w:t>
      </w:r>
      <w:r w:rsidRPr="00F07704">
        <w:rPr>
          <w:lang w:val="es-US"/>
        </w:rPr>
        <w:t xml:space="preserve"> 1: </w:t>
      </w:r>
      <w:r w:rsidR="00367B6B" w:rsidRPr="00F07704">
        <w:rPr>
          <w:lang w:val="es-US"/>
        </w:rPr>
        <w:t>Diagrama de flujo</w:t>
      </w:r>
      <w:r w:rsidR="00FF6127" w:rsidRPr="00F07704">
        <w:rPr>
          <w:lang w:val="es-US"/>
        </w:rPr>
        <w:t xml:space="preserve"> de la metodología general del proyecto</w:t>
      </w:r>
      <w:commentRangeEnd w:id="17"/>
      <w:r w:rsidR="00E16F04">
        <w:rPr>
          <w:rStyle w:val="Refdecomentario"/>
          <w:bCs w:val="0"/>
          <w:i w:val="0"/>
          <w:lang w:val="en-US"/>
        </w:rPr>
        <w:commentReference w:id="17"/>
      </w:r>
    </w:p>
    <w:p w14:paraId="6407BC99" w14:textId="77777777" w:rsidR="00FF6127" w:rsidRPr="00EF432E" w:rsidRDefault="00FF6127" w:rsidP="00F2756A">
      <w:pPr>
        <w:rPr>
          <w:lang w:val="es-CO"/>
        </w:rPr>
      </w:pPr>
    </w:p>
    <w:p w14:paraId="458BA2D2" w14:textId="555EB3B1" w:rsidR="00137C49" w:rsidRPr="00F07704" w:rsidRDefault="00F60DF5" w:rsidP="00137C49">
      <w:pPr>
        <w:pStyle w:val="Tesis2"/>
        <w:rPr>
          <w:lang w:val="es-US"/>
        </w:rPr>
      </w:pPr>
      <w:bookmarkStart w:id="18" w:name="_Toc165963713"/>
      <w:r w:rsidRPr="00F07704">
        <w:rPr>
          <w:lang w:val="es-US"/>
        </w:rPr>
        <w:t>Estructuración de datos</w:t>
      </w:r>
      <w:bookmarkEnd w:id="18"/>
    </w:p>
    <w:p w14:paraId="7C2D0113" w14:textId="77777777" w:rsidR="0003576F" w:rsidRPr="00EF432E" w:rsidRDefault="0003576F" w:rsidP="0003576F">
      <w:pPr>
        <w:rPr>
          <w:lang w:val="es-CO"/>
        </w:rPr>
      </w:pPr>
      <w:r w:rsidRPr="00EF432E">
        <w:rPr>
          <w:lang w:val="es-CO"/>
        </w:rPr>
        <w:t xml:space="preserve">Los datos relevantes para esta investigación fueron obtenidos de 3 fuentes principales: </w:t>
      </w:r>
    </w:p>
    <w:p w14:paraId="658F2325" w14:textId="204233BB" w:rsidR="0003576F" w:rsidRPr="00EF432E" w:rsidRDefault="0003576F" w:rsidP="00F46935">
      <w:pPr>
        <w:pStyle w:val="Prrafodelista"/>
        <w:numPr>
          <w:ilvl w:val="0"/>
          <w:numId w:val="15"/>
        </w:numPr>
        <w:rPr>
          <w:lang w:val="es-CO"/>
        </w:rPr>
      </w:pPr>
      <w:r w:rsidRPr="00EF432E">
        <w:rPr>
          <w:lang w:val="es-CO"/>
        </w:rPr>
        <w:t>Datos históricos sobre entidades de banca privada en Colombia obtenidos de la Superintendencia Financiera de Colombia (SFC)</w:t>
      </w:r>
      <w:ins w:id="19" w:author="Adriana Lourdes Abrego Perez" w:date="2024-05-10T07:58:00Z">
        <w:r w:rsidR="00E16F04">
          <w:rPr>
            <w:lang w:val="es-CO"/>
          </w:rPr>
          <w:t>.</w:t>
        </w:r>
      </w:ins>
    </w:p>
    <w:p w14:paraId="3F443C5A" w14:textId="620FECE0" w:rsidR="0003576F" w:rsidRPr="00EF432E" w:rsidRDefault="0003576F" w:rsidP="00F46935">
      <w:pPr>
        <w:pStyle w:val="Prrafodelista"/>
        <w:numPr>
          <w:ilvl w:val="0"/>
          <w:numId w:val="15"/>
        </w:numPr>
        <w:rPr>
          <w:lang w:val="es-CO"/>
        </w:rPr>
      </w:pPr>
      <w:r w:rsidRPr="00EF432E">
        <w:rPr>
          <w:lang w:val="es-CO"/>
        </w:rPr>
        <w:t>Resultados de índice de inclusión financiera obtenidos de estudios realizados por Banca de las Oportunidades</w:t>
      </w:r>
      <w:ins w:id="20" w:author="Adriana Lourdes Abrego Perez" w:date="2024-05-10T07:58:00Z">
        <w:r w:rsidR="00E16F04">
          <w:rPr>
            <w:lang w:val="es-CO"/>
          </w:rPr>
          <w:t>.</w:t>
        </w:r>
      </w:ins>
      <w:r w:rsidRPr="00EF432E">
        <w:rPr>
          <w:lang w:val="es-CO"/>
        </w:rPr>
        <w:t xml:space="preserve"> </w:t>
      </w:r>
    </w:p>
    <w:p w14:paraId="37CC107A" w14:textId="61FF9A09" w:rsidR="0003576F" w:rsidRPr="00EF432E" w:rsidRDefault="0003576F" w:rsidP="00F46935">
      <w:pPr>
        <w:pStyle w:val="Prrafodelista"/>
        <w:numPr>
          <w:ilvl w:val="0"/>
          <w:numId w:val="15"/>
        </w:numPr>
        <w:rPr>
          <w:lang w:val="es-CO"/>
        </w:rPr>
      </w:pPr>
      <w:r w:rsidRPr="00EF432E">
        <w:rPr>
          <w:lang w:val="es-CO"/>
        </w:rPr>
        <w:t>Resultados de índice de inclusión financiera obtenidos de estudios realizados por el grupo Credicorp</w:t>
      </w:r>
      <w:ins w:id="21" w:author="Adriana Lourdes Abrego Perez" w:date="2024-05-10T07:58:00Z">
        <w:r w:rsidR="00E16F04">
          <w:rPr>
            <w:lang w:val="es-CO"/>
          </w:rPr>
          <w:t>.</w:t>
        </w:r>
      </w:ins>
      <w:r w:rsidRPr="00EF432E">
        <w:rPr>
          <w:lang w:val="es-CO"/>
        </w:rPr>
        <w:t xml:space="preserve"> </w:t>
      </w:r>
    </w:p>
    <w:p w14:paraId="2AA0F29C" w14:textId="77777777" w:rsidR="0003576F" w:rsidRPr="00EF432E" w:rsidRDefault="0003576F" w:rsidP="0003576F">
      <w:pPr>
        <w:rPr>
          <w:lang w:val="es-CO"/>
        </w:rPr>
      </w:pPr>
      <w:r w:rsidRPr="00EF432E">
        <w:rPr>
          <w:lang w:val="es-CO"/>
        </w:rPr>
        <w:t xml:space="preserve">El procesamiento de los datos obtenidos de la Superintendencia Financiera inicio por la discriminación de datos. La base de datos original cuenta con datos de 25 entidades de banca diferentes, </w:t>
      </w:r>
      <w:commentRangeStart w:id="22"/>
      <w:r w:rsidRPr="00EF432E">
        <w:rPr>
          <w:lang w:val="es-CO"/>
        </w:rPr>
        <w:t xml:space="preserve">de las cuales se escogieron 13, </w:t>
      </w:r>
      <w:commentRangeEnd w:id="22"/>
      <w:r w:rsidR="00E16F04">
        <w:rPr>
          <w:rStyle w:val="Refdecomentario"/>
        </w:rPr>
        <w:commentReference w:id="22"/>
      </w:r>
      <w:r w:rsidRPr="00EF432E">
        <w:rPr>
          <w:lang w:val="es-CO"/>
        </w:rPr>
        <w:t>todas las bancas las cuales cuentan con la información completa necesaria para el análisis estadístico, esto con el objetivo de facilitar l procesamiento, llegando a una base de datos balanceada. Estas bancas se presentan en la tabla 1 con su ID respectivo:</w:t>
      </w:r>
    </w:p>
    <w:p w14:paraId="3F11E827" w14:textId="77777777" w:rsidR="00F2756A" w:rsidRPr="00EF432E" w:rsidRDefault="00F2756A" w:rsidP="0003576F">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2389"/>
      </w:tblGrid>
      <w:tr w:rsidR="00A16C14" w:rsidRPr="00946467" w14:paraId="0016DFB2" w14:textId="77777777" w:rsidTr="004D4126">
        <w:trPr>
          <w:trHeight w:hRule="exact" w:val="317"/>
          <w:jc w:val="center"/>
        </w:trPr>
        <w:tc>
          <w:tcPr>
            <w:tcW w:w="0" w:type="auto"/>
            <w:vAlign w:val="center"/>
          </w:tcPr>
          <w:p w14:paraId="7B881FC9" w14:textId="77777777" w:rsidR="0003576F" w:rsidRPr="00F07704" w:rsidRDefault="0003576F" w:rsidP="000B2AAA">
            <w:pPr>
              <w:ind w:firstLine="0"/>
              <w:jc w:val="center"/>
              <w:rPr>
                <w:b/>
                <w:sz w:val="22"/>
                <w:szCs w:val="20"/>
              </w:rPr>
            </w:pPr>
            <w:r w:rsidRPr="00F07704">
              <w:rPr>
                <w:b/>
                <w:sz w:val="22"/>
                <w:szCs w:val="20"/>
              </w:rPr>
              <w:t>ID</w:t>
            </w:r>
          </w:p>
        </w:tc>
        <w:tc>
          <w:tcPr>
            <w:tcW w:w="0" w:type="auto"/>
            <w:vAlign w:val="center"/>
          </w:tcPr>
          <w:p w14:paraId="30386F69" w14:textId="77777777" w:rsidR="0003576F" w:rsidRPr="00F07704" w:rsidRDefault="0003576F" w:rsidP="000B2AAA">
            <w:pPr>
              <w:ind w:firstLine="0"/>
              <w:jc w:val="center"/>
              <w:rPr>
                <w:b/>
                <w:sz w:val="22"/>
                <w:szCs w:val="20"/>
              </w:rPr>
            </w:pPr>
            <w:r w:rsidRPr="00F07704">
              <w:rPr>
                <w:b/>
                <w:sz w:val="22"/>
                <w:szCs w:val="20"/>
              </w:rPr>
              <w:t>Banco</w:t>
            </w:r>
          </w:p>
        </w:tc>
      </w:tr>
      <w:tr w:rsidR="00A16C14" w:rsidRPr="00946467" w14:paraId="7B61DD08" w14:textId="77777777" w:rsidTr="004D4126">
        <w:trPr>
          <w:trHeight w:hRule="exact" w:val="317"/>
          <w:jc w:val="center"/>
        </w:trPr>
        <w:tc>
          <w:tcPr>
            <w:tcW w:w="0" w:type="auto"/>
            <w:vAlign w:val="center"/>
          </w:tcPr>
          <w:p w14:paraId="08906D42" w14:textId="77777777" w:rsidR="0003576F" w:rsidRPr="00F07704" w:rsidRDefault="0003576F" w:rsidP="000B2AAA">
            <w:pPr>
              <w:ind w:firstLine="0"/>
              <w:jc w:val="center"/>
              <w:rPr>
                <w:sz w:val="22"/>
                <w:szCs w:val="20"/>
              </w:rPr>
            </w:pPr>
            <w:r w:rsidRPr="00F07704">
              <w:rPr>
                <w:sz w:val="22"/>
                <w:szCs w:val="20"/>
              </w:rPr>
              <w:t>1</w:t>
            </w:r>
          </w:p>
        </w:tc>
        <w:tc>
          <w:tcPr>
            <w:tcW w:w="0" w:type="auto"/>
            <w:vAlign w:val="center"/>
          </w:tcPr>
          <w:p w14:paraId="27BC3C4B" w14:textId="77777777" w:rsidR="0003576F" w:rsidRPr="00F07704" w:rsidRDefault="0003576F" w:rsidP="000B2AAA">
            <w:pPr>
              <w:ind w:firstLine="0"/>
              <w:jc w:val="center"/>
              <w:rPr>
                <w:sz w:val="22"/>
                <w:szCs w:val="20"/>
              </w:rPr>
            </w:pPr>
            <w:r w:rsidRPr="00F07704">
              <w:rPr>
                <w:sz w:val="22"/>
                <w:szCs w:val="20"/>
              </w:rPr>
              <w:t>AV Villas</w:t>
            </w:r>
          </w:p>
        </w:tc>
      </w:tr>
      <w:tr w:rsidR="00A16C14" w:rsidRPr="00946467" w14:paraId="65BDF442" w14:textId="77777777" w:rsidTr="004D4126">
        <w:trPr>
          <w:trHeight w:hRule="exact" w:val="317"/>
          <w:jc w:val="center"/>
        </w:trPr>
        <w:tc>
          <w:tcPr>
            <w:tcW w:w="0" w:type="auto"/>
            <w:vAlign w:val="center"/>
          </w:tcPr>
          <w:p w14:paraId="74697716" w14:textId="77777777" w:rsidR="0003576F" w:rsidRPr="00F07704" w:rsidRDefault="0003576F" w:rsidP="000B2AAA">
            <w:pPr>
              <w:ind w:firstLine="0"/>
              <w:jc w:val="center"/>
              <w:rPr>
                <w:sz w:val="22"/>
                <w:szCs w:val="20"/>
              </w:rPr>
            </w:pPr>
            <w:r w:rsidRPr="00F07704">
              <w:rPr>
                <w:sz w:val="22"/>
                <w:szCs w:val="20"/>
              </w:rPr>
              <w:t>2</w:t>
            </w:r>
          </w:p>
        </w:tc>
        <w:tc>
          <w:tcPr>
            <w:tcW w:w="0" w:type="auto"/>
            <w:vAlign w:val="center"/>
          </w:tcPr>
          <w:p w14:paraId="0D0A7883" w14:textId="77777777" w:rsidR="0003576F" w:rsidRPr="00F07704" w:rsidRDefault="0003576F" w:rsidP="000B2AAA">
            <w:pPr>
              <w:ind w:firstLine="0"/>
              <w:jc w:val="center"/>
              <w:rPr>
                <w:sz w:val="22"/>
                <w:szCs w:val="20"/>
              </w:rPr>
            </w:pPr>
            <w:r w:rsidRPr="00F07704">
              <w:rPr>
                <w:sz w:val="22"/>
                <w:szCs w:val="20"/>
              </w:rPr>
              <w:t>BBVA Colombia</w:t>
            </w:r>
          </w:p>
        </w:tc>
      </w:tr>
      <w:tr w:rsidR="00A16C14" w:rsidRPr="00946467" w14:paraId="21B93866" w14:textId="77777777" w:rsidTr="004D4126">
        <w:trPr>
          <w:trHeight w:hRule="exact" w:val="317"/>
          <w:jc w:val="center"/>
        </w:trPr>
        <w:tc>
          <w:tcPr>
            <w:tcW w:w="0" w:type="auto"/>
            <w:vAlign w:val="center"/>
          </w:tcPr>
          <w:p w14:paraId="43506A6F" w14:textId="77777777" w:rsidR="0003576F" w:rsidRPr="00F07704" w:rsidRDefault="0003576F" w:rsidP="000B2AAA">
            <w:pPr>
              <w:ind w:firstLine="0"/>
              <w:jc w:val="center"/>
              <w:rPr>
                <w:sz w:val="22"/>
                <w:szCs w:val="20"/>
              </w:rPr>
            </w:pPr>
            <w:r w:rsidRPr="00F07704">
              <w:rPr>
                <w:sz w:val="22"/>
                <w:szCs w:val="20"/>
              </w:rPr>
              <w:t>3</w:t>
            </w:r>
          </w:p>
        </w:tc>
        <w:tc>
          <w:tcPr>
            <w:tcW w:w="0" w:type="auto"/>
            <w:vAlign w:val="center"/>
          </w:tcPr>
          <w:p w14:paraId="7F0FF1B9" w14:textId="77777777" w:rsidR="0003576F" w:rsidRPr="00F07704" w:rsidRDefault="0003576F" w:rsidP="000B2AAA">
            <w:pPr>
              <w:ind w:firstLine="0"/>
              <w:jc w:val="center"/>
              <w:rPr>
                <w:sz w:val="22"/>
                <w:szCs w:val="20"/>
              </w:rPr>
            </w:pPr>
            <w:proofErr w:type="spellStart"/>
            <w:r w:rsidRPr="00F07704">
              <w:rPr>
                <w:sz w:val="22"/>
                <w:szCs w:val="20"/>
              </w:rPr>
              <w:t>Banagrario</w:t>
            </w:r>
            <w:proofErr w:type="spellEnd"/>
          </w:p>
        </w:tc>
      </w:tr>
      <w:tr w:rsidR="00A16C14" w:rsidRPr="00946467" w14:paraId="499A0DBC" w14:textId="77777777" w:rsidTr="004D4126">
        <w:trPr>
          <w:trHeight w:hRule="exact" w:val="317"/>
          <w:jc w:val="center"/>
        </w:trPr>
        <w:tc>
          <w:tcPr>
            <w:tcW w:w="0" w:type="auto"/>
            <w:vAlign w:val="center"/>
          </w:tcPr>
          <w:p w14:paraId="59B57400" w14:textId="77777777" w:rsidR="0003576F" w:rsidRPr="00F07704" w:rsidRDefault="0003576F" w:rsidP="000B2AAA">
            <w:pPr>
              <w:ind w:firstLine="0"/>
              <w:jc w:val="center"/>
              <w:rPr>
                <w:sz w:val="22"/>
                <w:szCs w:val="20"/>
              </w:rPr>
            </w:pPr>
            <w:r w:rsidRPr="00F07704">
              <w:rPr>
                <w:sz w:val="22"/>
                <w:szCs w:val="20"/>
              </w:rPr>
              <w:t>4</w:t>
            </w:r>
          </w:p>
        </w:tc>
        <w:tc>
          <w:tcPr>
            <w:tcW w:w="0" w:type="auto"/>
            <w:vAlign w:val="center"/>
          </w:tcPr>
          <w:p w14:paraId="213000C3" w14:textId="77777777" w:rsidR="0003576F" w:rsidRPr="00F07704" w:rsidRDefault="0003576F" w:rsidP="000B2AAA">
            <w:pPr>
              <w:ind w:firstLine="0"/>
              <w:jc w:val="center"/>
              <w:rPr>
                <w:sz w:val="22"/>
                <w:szCs w:val="20"/>
              </w:rPr>
            </w:pPr>
            <w:proofErr w:type="spellStart"/>
            <w:r w:rsidRPr="00F07704">
              <w:rPr>
                <w:sz w:val="22"/>
                <w:szCs w:val="20"/>
              </w:rPr>
              <w:t>Bancamia</w:t>
            </w:r>
            <w:proofErr w:type="spellEnd"/>
            <w:r w:rsidRPr="00F07704">
              <w:rPr>
                <w:sz w:val="22"/>
                <w:szCs w:val="20"/>
              </w:rPr>
              <w:t xml:space="preserve"> S.A.</w:t>
            </w:r>
          </w:p>
        </w:tc>
      </w:tr>
      <w:tr w:rsidR="00A16C14" w:rsidRPr="00EF432E" w14:paraId="5884DB9D" w14:textId="77777777" w:rsidTr="004D4126">
        <w:trPr>
          <w:trHeight w:hRule="exact" w:val="317"/>
          <w:jc w:val="center"/>
        </w:trPr>
        <w:tc>
          <w:tcPr>
            <w:tcW w:w="0" w:type="auto"/>
            <w:vAlign w:val="center"/>
          </w:tcPr>
          <w:p w14:paraId="360DB76B" w14:textId="77777777" w:rsidR="0003576F" w:rsidRPr="00F07704" w:rsidRDefault="0003576F" w:rsidP="000B2AAA">
            <w:pPr>
              <w:ind w:firstLine="0"/>
              <w:jc w:val="center"/>
              <w:rPr>
                <w:sz w:val="22"/>
                <w:szCs w:val="20"/>
              </w:rPr>
            </w:pPr>
            <w:r w:rsidRPr="00F07704">
              <w:rPr>
                <w:sz w:val="22"/>
                <w:szCs w:val="20"/>
              </w:rPr>
              <w:t>5</w:t>
            </w:r>
          </w:p>
        </w:tc>
        <w:tc>
          <w:tcPr>
            <w:tcW w:w="0" w:type="auto"/>
            <w:vAlign w:val="center"/>
          </w:tcPr>
          <w:p w14:paraId="474260B5" w14:textId="77777777" w:rsidR="0003576F" w:rsidRPr="00EF432E" w:rsidRDefault="0003576F" w:rsidP="000B2AAA">
            <w:pPr>
              <w:ind w:firstLine="0"/>
              <w:jc w:val="center"/>
              <w:rPr>
                <w:sz w:val="22"/>
                <w:szCs w:val="20"/>
                <w:lang w:val="es-CO"/>
              </w:rPr>
            </w:pPr>
            <w:r w:rsidRPr="00EF432E">
              <w:rPr>
                <w:sz w:val="22"/>
                <w:szCs w:val="20"/>
                <w:lang w:val="es-CO"/>
              </w:rPr>
              <w:t>Banco Caja Social S.A.</w:t>
            </w:r>
          </w:p>
        </w:tc>
      </w:tr>
      <w:tr w:rsidR="00A16C14" w:rsidRPr="00946467" w14:paraId="2C18B10C" w14:textId="77777777" w:rsidTr="004D4126">
        <w:trPr>
          <w:trHeight w:hRule="exact" w:val="317"/>
          <w:jc w:val="center"/>
        </w:trPr>
        <w:tc>
          <w:tcPr>
            <w:tcW w:w="0" w:type="auto"/>
            <w:vAlign w:val="center"/>
          </w:tcPr>
          <w:p w14:paraId="7BEA0A65" w14:textId="77777777" w:rsidR="0003576F" w:rsidRPr="00F07704" w:rsidRDefault="0003576F" w:rsidP="000B2AAA">
            <w:pPr>
              <w:ind w:firstLine="0"/>
              <w:jc w:val="center"/>
              <w:rPr>
                <w:sz w:val="22"/>
                <w:szCs w:val="20"/>
              </w:rPr>
            </w:pPr>
            <w:r w:rsidRPr="00F07704">
              <w:rPr>
                <w:sz w:val="22"/>
                <w:szCs w:val="20"/>
              </w:rPr>
              <w:t>6</w:t>
            </w:r>
          </w:p>
        </w:tc>
        <w:tc>
          <w:tcPr>
            <w:tcW w:w="0" w:type="auto"/>
            <w:vAlign w:val="center"/>
          </w:tcPr>
          <w:p w14:paraId="5C9DC844" w14:textId="77777777" w:rsidR="0003576F" w:rsidRPr="00F07704" w:rsidRDefault="0003576F" w:rsidP="000B2AAA">
            <w:pPr>
              <w:ind w:firstLine="0"/>
              <w:jc w:val="center"/>
              <w:rPr>
                <w:sz w:val="22"/>
                <w:szCs w:val="20"/>
              </w:rPr>
            </w:pPr>
            <w:r w:rsidRPr="00F07704">
              <w:rPr>
                <w:sz w:val="22"/>
                <w:szCs w:val="20"/>
              </w:rPr>
              <w:t>Banco Davivienda</w:t>
            </w:r>
          </w:p>
        </w:tc>
      </w:tr>
      <w:tr w:rsidR="00A16C14" w:rsidRPr="00946467" w14:paraId="68C00C42" w14:textId="77777777" w:rsidTr="004D4126">
        <w:trPr>
          <w:trHeight w:hRule="exact" w:val="317"/>
          <w:jc w:val="center"/>
        </w:trPr>
        <w:tc>
          <w:tcPr>
            <w:tcW w:w="0" w:type="auto"/>
            <w:vAlign w:val="center"/>
          </w:tcPr>
          <w:p w14:paraId="4A4CD2C1" w14:textId="77777777" w:rsidR="0003576F" w:rsidRPr="00F07704" w:rsidRDefault="0003576F" w:rsidP="000B2AAA">
            <w:pPr>
              <w:ind w:firstLine="0"/>
              <w:jc w:val="center"/>
              <w:rPr>
                <w:sz w:val="22"/>
                <w:szCs w:val="20"/>
              </w:rPr>
            </w:pPr>
            <w:r w:rsidRPr="00F07704">
              <w:rPr>
                <w:sz w:val="22"/>
                <w:szCs w:val="20"/>
              </w:rPr>
              <w:t>7</w:t>
            </w:r>
          </w:p>
        </w:tc>
        <w:tc>
          <w:tcPr>
            <w:tcW w:w="0" w:type="auto"/>
            <w:vAlign w:val="center"/>
          </w:tcPr>
          <w:p w14:paraId="003E1534" w14:textId="77777777" w:rsidR="0003576F" w:rsidRPr="00F07704" w:rsidRDefault="0003576F" w:rsidP="000B2AAA">
            <w:pPr>
              <w:ind w:firstLine="0"/>
              <w:jc w:val="center"/>
              <w:rPr>
                <w:sz w:val="22"/>
                <w:szCs w:val="20"/>
              </w:rPr>
            </w:pPr>
            <w:r w:rsidRPr="00F07704">
              <w:rPr>
                <w:sz w:val="22"/>
                <w:szCs w:val="20"/>
              </w:rPr>
              <w:t>Banco Popular</w:t>
            </w:r>
          </w:p>
        </w:tc>
      </w:tr>
      <w:tr w:rsidR="00A16C14" w:rsidRPr="00946467" w14:paraId="760D4BE6" w14:textId="77777777" w:rsidTr="004D4126">
        <w:trPr>
          <w:trHeight w:hRule="exact" w:val="317"/>
          <w:jc w:val="center"/>
        </w:trPr>
        <w:tc>
          <w:tcPr>
            <w:tcW w:w="0" w:type="auto"/>
            <w:vAlign w:val="center"/>
          </w:tcPr>
          <w:p w14:paraId="2AA32BCD" w14:textId="77777777" w:rsidR="0003576F" w:rsidRPr="00F07704" w:rsidRDefault="0003576F" w:rsidP="000B2AAA">
            <w:pPr>
              <w:ind w:firstLine="0"/>
              <w:jc w:val="center"/>
              <w:rPr>
                <w:sz w:val="22"/>
                <w:szCs w:val="20"/>
              </w:rPr>
            </w:pPr>
            <w:r w:rsidRPr="00F07704">
              <w:rPr>
                <w:sz w:val="22"/>
                <w:szCs w:val="20"/>
              </w:rPr>
              <w:t>8</w:t>
            </w:r>
          </w:p>
        </w:tc>
        <w:tc>
          <w:tcPr>
            <w:tcW w:w="0" w:type="auto"/>
            <w:vAlign w:val="center"/>
          </w:tcPr>
          <w:p w14:paraId="50D427F2" w14:textId="77777777" w:rsidR="0003576F" w:rsidRPr="00F07704" w:rsidRDefault="0003576F" w:rsidP="000B2AAA">
            <w:pPr>
              <w:ind w:firstLine="0"/>
              <w:jc w:val="center"/>
              <w:rPr>
                <w:sz w:val="22"/>
                <w:szCs w:val="20"/>
              </w:rPr>
            </w:pPr>
            <w:r w:rsidRPr="00F07704">
              <w:rPr>
                <w:sz w:val="22"/>
                <w:szCs w:val="20"/>
              </w:rPr>
              <w:t>Banco de Bogotá</w:t>
            </w:r>
          </w:p>
        </w:tc>
      </w:tr>
      <w:tr w:rsidR="00A16C14" w:rsidRPr="00946467" w14:paraId="12DE97F7" w14:textId="77777777" w:rsidTr="004D4126">
        <w:trPr>
          <w:trHeight w:hRule="exact" w:val="317"/>
          <w:jc w:val="center"/>
        </w:trPr>
        <w:tc>
          <w:tcPr>
            <w:tcW w:w="0" w:type="auto"/>
            <w:vAlign w:val="center"/>
          </w:tcPr>
          <w:p w14:paraId="7725A05A" w14:textId="77777777" w:rsidR="0003576F" w:rsidRPr="00F07704" w:rsidRDefault="0003576F" w:rsidP="000B2AAA">
            <w:pPr>
              <w:ind w:firstLine="0"/>
              <w:jc w:val="center"/>
              <w:rPr>
                <w:sz w:val="22"/>
                <w:szCs w:val="20"/>
              </w:rPr>
            </w:pPr>
            <w:r w:rsidRPr="00F07704">
              <w:rPr>
                <w:sz w:val="22"/>
                <w:szCs w:val="20"/>
              </w:rPr>
              <w:t>9</w:t>
            </w:r>
          </w:p>
        </w:tc>
        <w:tc>
          <w:tcPr>
            <w:tcW w:w="0" w:type="auto"/>
            <w:vAlign w:val="center"/>
          </w:tcPr>
          <w:p w14:paraId="798588D0" w14:textId="77777777" w:rsidR="0003576F" w:rsidRPr="00F07704" w:rsidRDefault="0003576F" w:rsidP="000B2AAA">
            <w:pPr>
              <w:ind w:firstLine="0"/>
              <w:jc w:val="center"/>
              <w:rPr>
                <w:sz w:val="22"/>
                <w:szCs w:val="20"/>
              </w:rPr>
            </w:pPr>
            <w:r w:rsidRPr="00F07704">
              <w:rPr>
                <w:sz w:val="22"/>
                <w:szCs w:val="20"/>
              </w:rPr>
              <w:t>Banco de Occidente</w:t>
            </w:r>
          </w:p>
        </w:tc>
      </w:tr>
      <w:tr w:rsidR="00A16C14" w:rsidRPr="00946467" w14:paraId="397B33AD" w14:textId="77777777" w:rsidTr="004D4126">
        <w:trPr>
          <w:trHeight w:hRule="exact" w:val="317"/>
          <w:jc w:val="center"/>
        </w:trPr>
        <w:tc>
          <w:tcPr>
            <w:tcW w:w="0" w:type="auto"/>
            <w:vAlign w:val="center"/>
          </w:tcPr>
          <w:p w14:paraId="007890B6" w14:textId="77777777" w:rsidR="0003576F" w:rsidRPr="00F07704" w:rsidRDefault="0003576F" w:rsidP="000B2AAA">
            <w:pPr>
              <w:ind w:firstLine="0"/>
              <w:jc w:val="center"/>
              <w:rPr>
                <w:sz w:val="22"/>
                <w:szCs w:val="20"/>
              </w:rPr>
            </w:pPr>
            <w:r w:rsidRPr="00F07704">
              <w:rPr>
                <w:sz w:val="22"/>
                <w:szCs w:val="20"/>
              </w:rPr>
              <w:t>10</w:t>
            </w:r>
          </w:p>
        </w:tc>
        <w:tc>
          <w:tcPr>
            <w:tcW w:w="0" w:type="auto"/>
            <w:vAlign w:val="center"/>
          </w:tcPr>
          <w:p w14:paraId="2C544F84" w14:textId="77777777" w:rsidR="0003576F" w:rsidRPr="00F07704" w:rsidRDefault="0003576F" w:rsidP="000B2AAA">
            <w:pPr>
              <w:ind w:firstLine="0"/>
              <w:jc w:val="center"/>
              <w:rPr>
                <w:sz w:val="22"/>
                <w:szCs w:val="20"/>
              </w:rPr>
            </w:pPr>
            <w:r w:rsidRPr="00F07704">
              <w:rPr>
                <w:sz w:val="22"/>
                <w:szCs w:val="20"/>
              </w:rPr>
              <w:t>Bancolombia</w:t>
            </w:r>
          </w:p>
        </w:tc>
      </w:tr>
      <w:tr w:rsidR="00A16C14" w:rsidRPr="00946467" w14:paraId="249A103A" w14:textId="77777777" w:rsidTr="004D4126">
        <w:trPr>
          <w:trHeight w:hRule="exact" w:val="317"/>
          <w:jc w:val="center"/>
        </w:trPr>
        <w:tc>
          <w:tcPr>
            <w:tcW w:w="0" w:type="auto"/>
            <w:vAlign w:val="center"/>
          </w:tcPr>
          <w:p w14:paraId="467A4615" w14:textId="77777777" w:rsidR="0003576F" w:rsidRPr="00F07704" w:rsidRDefault="0003576F" w:rsidP="000B2AAA">
            <w:pPr>
              <w:ind w:firstLine="0"/>
              <w:jc w:val="center"/>
              <w:rPr>
                <w:sz w:val="22"/>
                <w:szCs w:val="20"/>
              </w:rPr>
            </w:pPr>
            <w:r w:rsidRPr="00F07704">
              <w:rPr>
                <w:sz w:val="22"/>
                <w:szCs w:val="20"/>
              </w:rPr>
              <w:t>11</w:t>
            </w:r>
          </w:p>
        </w:tc>
        <w:tc>
          <w:tcPr>
            <w:tcW w:w="0" w:type="auto"/>
            <w:vAlign w:val="center"/>
          </w:tcPr>
          <w:p w14:paraId="5BDF67B2" w14:textId="77777777" w:rsidR="0003576F" w:rsidRPr="00F07704" w:rsidRDefault="0003576F" w:rsidP="000B2AAA">
            <w:pPr>
              <w:ind w:firstLine="0"/>
              <w:jc w:val="center"/>
              <w:rPr>
                <w:sz w:val="22"/>
                <w:szCs w:val="20"/>
              </w:rPr>
            </w:pPr>
            <w:proofErr w:type="spellStart"/>
            <w:r w:rsidRPr="00F07704">
              <w:rPr>
                <w:sz w:val="22"/>
                <w:szCs w:val="20"/>
              </w:rPr>
              <w:t>Itau</w:t>
            </w:r>
            <w:proofErr w:type="spellEnd"/>
          </w:p>
        </w:tc>
      </w:tr>
      <w:tr w:rsidR="00A16C14" w:rsidRPr="00946467" w14:paraId="33672E41" w14:textId="77777777" w:rsidTr="004D4126">
        <w:trPr>
          <w:trHeight w:hRule="exact" w:val="317"/>
          <w:jc w:val="center"/>
        </w:trPr>
        <w:tc>
          <w:tcPr>
            <w:tcW w:w="0" w:type="auto"/>
            <w:vAlign w:val="center"/>
          </w:tcPr>
          <w:p w14:paraId="456D3E83" w14:textId="77777777" w:rsidR="0003576F" w:rsidRPr="00F07704" w:rsidRDefault="0003576F" w:rsidP="000B2AAA">
            <w:pPr>
              <w:ind w:firstLine="0"/>
              <w:jc w:val="center"/>
              <w:rPr>
                <w:sz w:val="22"/>
                <w:szCs w:val="20"/>
              </w:rPr>
            </w:pPr>
            <w:r w:rsidRPr="00F07704">
              <w:rPr>
                <w:sz w:val="22"/>
                <w:szCs w:val="20"/>
              </w:rPr>
              <w:t>12</w:t>
            </w:r>
          </w:p>
        </w:tc>
        <w:tc>
          <w:tcPr>
            <w:tcW w:w="0" w:type="auto"/>
            <w:vAlign w:val="center"/>
          </w:tcPr>
          <w:p w14:paraId="0B03FF56" w14:textId="77777777" w:rsidR="0003576F" w:rsidRPr="00F07704" w:rsidRDefault="0003576F" w:rsidP="000B2AAA">
            <w:pPr>
              <w:ind w:firstLine="0"/>
              <w:jc w:val="center"/>
              <w:rPr>
                <w:sz w:val="22"/>
                <w:szCs w:val="20"/>
              </w:rPr>
            </w:pPr>
            <w:proofErr w:type="spellStart"/>
            <w:r w:rsidRPr="00F07704">
              <w:rPr>
                <w:sz w:val="22"/>
                <w:szCs w:val="20"/>
              </w:rPr>
              <w:t>Mibanco</w:t>
            </w:r>
            <w:proofErr w:type="spellEnd"/>
            <w:r w:rsidRPr="00F07704">
              <w:rPr>
                <w:sz w:val="22"/>
                <w:szCs w:val="20"/>
              </w:rPr>
              <w:t xml:space="preserve"> S.A.</w:t>
            </w:r>
          </w:p>
        </w:tc>
      </w:tr>
      <w:tr w:rsidR="00A16C14" w:rsidRPr="00946467" w14:paraId="36552D2C" w14:textId="77777777" w:rsidTr="004D4126">
        <w:trPr>
          <w:trHeight w:hRule="exact" w:val="317"/>
          <w:jc w:val="center"/>
        </w:trPr>
        <w:tc>
          <w:tcPr>
            <w:tcW w:w="0" w:type="auto"/>
            <w:vAlign w:val="center"/>
          </w:tcPr>
          <w:p w14:paraId="18664D4E" w14:textId="77777777" w:rsidR="0003576F" w:rsidRPr="00F07704" w:rsidRDefault="0003576F" w:rsidP="000B2AAA">
            <w:pPr>
              <w:ind w:firstLine="0"/>
              <w:jc w:val="center"/>
              <w:rPr>
                <w:sz w:val="22"/>
                <w:szCs w:val="20"/>
              </w:rPr>
            </w:pPr>
            <w:r w:rsidRPr="00F07704">
              <w:rPr>
                <w:sz w:val="22"/>
                <w:szCs w:val="20"/>
              </w:rPr>
              <w:t>13</w:t>
            </w:r>
          </w:p>
        </w:tc>
        <w:tc>
          <w:tcPr>
            <w:tcW w:w="0" w:type="auto"/>
            <w:vAlign w:val="center"/>
          </w:tcPr>
          <w:p w14:paraId="27B06D13" w14:textId="77777777" w:rsidR="0003576F" w:rsidRPr="00F07704" w:rsidRDefault="0003576F" w:rsidP="000B2AAA">
            <w:pPr>
              <w:ind w:firstLine="0"/>
              <w:jc w:val="center"/>
              <w:rPr>
                <w:sz w:val="22"/>
                <w:szCs w:val="20"/>
              </w:rPr>
            </w:pPr>
            <w:r w:rsidRPr="00F07704">
              <w:rPr>
                <w:sz w:val="22"/>
                <w:szCs w:val="20"/>
              </w:rPr>
              <w:t>Scotiabank Colpatria S.A.</w:t>
            </w:r>
          </w:p>
        </w:tc>
      </w:tr>
    </w:tbl>
    <w:p w14:paraId="7CB2BE75" w14:textId="77777777" w:rsidR="0003576F" w:rsidRPr="00F07704" w:rsidRDefault="0003576F" w:rsidP="0003576F">
      <w:pPr>
        <w:pStyle w:val="CitarTablas"/>
        <w:rPr>
          <w:lang w:val="es-US"/>
        </w:rPr>
      </w:pPr>
      <w:r w:rsidRPr="00F07704">
        <w:rPr>
          <w:lang w:val="es-US"/>
        </w:rPr>
        <w:t>Tabla 1: Bancos seleccionados</w:t>
      </w:r>
    </w:p>
    <w:p w14:paraId="0C5033C4" w14:textId="77777777" w:rsidR="00F2756A" w:rsidRPr="00F07704" w:rsidRDefault="00F2756A" w:rsidP="0087027F"/>
    <w:p w14:paraId="704187A9" w14:textId="77777777" w:rsidR="0003576F" w:rsidRPr="00F07704" w:rsidRDefault="0003576F" w:rsidP="0003576F">
      <w:pPr>
        <w:pStyle w:val="Tesis2"/>
        <w:rPr>
          <w:lang w:val="es-US"/>
        </w:rPr>
      </w:pPr>
      <w:bookmarkStart w:id="23" w:name="_Toc165284750"/>
      <w:bookmarkStart w:id="24" w:name="_Toc165963714"/>
      <w:r w:rsidRPr="00F07704">
        <w:rPr>
          <w:lang w:val="es-US"/>
        </w:rPr>
        <w:t>Selección de variables</w:t>
      </w:r>
      <w:bookmarkEnd w:id="23"/>
      <w:bookmarkEnd w:id="24"/>
    </w:p>
    <w:p w14:paraId="1CFE53A9" w14:textId="5D982B21" w:rsidR="0003576F" w:rsidRPr="00EF432E" w:rsidRDefault="0003576F" w:rsidP="0003576F">
      <w:pPr>
        <w:rPr>
          <w:lang w:val="es-CO"/>
        </w:rPr>
      </w:pPr>
      <w:r w:rsidRPr="00EF432E">
        <w:rPr>
          <w:lang w:val="es-CO"/>
        </w:rPr>
        <w:t>Tras un profundo análisis de la base de datos obtenida de la SFC, se filtraron las variables totales y se seleccionaron 1</w:t>
      </w:r>
      <w:r w:rsidR="005922AB" w:rsidRPr="00EF432E">
        <w:rPr>
          <w:lang w:val="es-CO"/>
        </w:rPr>
        <w:t>2</w:t>
      </w:r>
      <w:r w:rsidRPr="00EF432E">
        <w:rPr>
          <w:lang w:val="es-CO"/>
        </w:rPr>
        <w:t xml:space="preserve"> variables, trabajando bajo la </w:t>
      </w:r>
      <w:commentRangeStart w:id="25"/>
      <w:r w:rsidRPr="00EF432E">
        <w:rPr>
          <w:lang w:val="es-CO"/>
        </w:rPr>
        <w:t>hipótesis d</w:t>
      </w:r>
      <w:commentRangeEnd w:id="25"/>
      <w:r w:rsidR="00E16F04">
        <w:rPr>
          <w:rStyle w:val="Refdecomentario"/>
        </w:rPr>
        <w:commentReference w:id="25"/>
      </w:r>
      <w:r w:rsidRPr="00EF432E">
        <w:rPr>
          <w:lang w:val="es-CO"/>
        </w:rPr>
        <w:t>e que estas tienen un efecto estadísticamente significativo sobre el IIF, objeto central de este estudio. Estas variables se presentan en la tabla 2 junto a sus abreviaciones utilizadas a lo largo del estudio estadístico:</w:t>
      </w:r>
    </w:p>
    <w:p w14:paraId="00A09CF3" w14:textId="77777777" w:rsidR="00F44341" w:rsidRPr="00EF432E" w:rsidRDefault="00F44341" w:rsidP="0003576F">
      <w:pPr>
        <w:rPr>
          <w:lang w:val="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5"/>
        <w:gridCol w:w="1518"/>
      </w:tblGrid>
      <w:tr w:rsidR="00A16C14" w:rsidRPr="00946467" w14:paraId="51E848E0" w14:textId="77777777" w:rsidTr="004D4126">
        <w:trPr>
          <w:trHeight w:hRule="exact" w:val="317"/>
          <w:jc w:val="center"/>
        </w:trPr>
        <w:tc>
          <w:tcPr>
            <w:tcW w:w="0" w:type="auto"/>
            <w:vAlign w:val="center"/>
          </w:tcPr>
          <w:p w14:paraId="63DC3835" w14:textId="77777777" w:rsidR="0003576F" w:rsidRPr="00F07704" w:rsidRDefault="0003576F" w:rsidP="004D4126">
            <w:pPr>
              <w:ind w:firstLine="0"/>
              <w:jc w:val="center"/>
              <w:rPr>
                <w:b/>
                <w:sz w:val="22"/>
                <w:szCs w:val="20"/>
              </w:rPr>
            </w:pPr>
            <w:r w:rsidRPr="00F07704">
              <w:rPr>
                <w:b/>
                <w:sz w:val="22"/>
                <w:szCs w:val="20"/>
              </w:rPr>
              <w:t>Variable</w:t>
            </w:r>
          </w:p>
        </w:tc>
        <w:tc>
          <w:tcPr>
            <w:tcW w:w="0" w:type="auto"/>
            <w:vAlign w:val="center"/>
          </w:tcPr>
          <w:p w14:paraId="126543D7" w14:textId="77777777" w:rsidR="0003576F" w:rsidRPr="00F07704" w:rsidRDefault="0003576F" w:rsidP="004D4126">
            <w:pPr>
              <w:ind w:firstLine="0"/>
              <w:jc w:val="center"/>
              <w:rPr>
                <w:b/>
                <w:sz w:val="22"/>
                <w:szCs w:val="20"/>
              </w:rPr>
            </w:pPr>
            <w:r w:rsidRPr="00F07704">
              <w:rPr>
                <w:b/>
                <w:sz w:val="22"/>
                <w:szCs w:val="20"/>
              </w:rPr>
              <w:t>Abreviación</w:t>
            </w:r>
          </w:p>
        </w:tc>
      </w:tr>
      <w:tr w:rsidR="00A16C14" w:rsidRPr="00946467" w14:paraId="5594418B" w14:textId="77777777" w:rsidTr="004D4126">
        <w:trPr>
          <w:trHeight w:hRule="exact" w:val="317"/>
          <w:jc w:val="center"/>
        </w:trPr>
        <w:tc>
          <w:tcPr>
            <w:tcW w:w="0" w:type="auto"/>
            <w:vAlign w:val="center"/>
          </w:tcPr>
          <w:p w14:paraId="574094F0" w14:textId="77777777" w:rsidR="0003576F" w:rsidRPr="00F07704" w:rsidRDefault="0003576F" w:rsidP="004D4126">
            <w:pPr>
              <w:ind w:firstLine="0"/>
              <w:jc w:val="center"/>
              <w:rPr>
                <w:sz w:val="22"/>
                <w:szCs w:val="20"/>
              </w:rPr>
            </w:pPr>
            <w:r w:rsidRPr="00F07704">
              <w:rPr>
                <w:sz w:val="22"/>
                <w:szCs w:val="20"/>
              </w:rPr>
              <w:t>Corresponsales Activas</w:t>
            </w:r>
          </w:p>
        </w:tc>
        <w:tc>
          <w:tcPr>
            <w:tcW w:w="0" w:type="auto"/>
            <w:vAlign w:val="center"/>
          </w:tcPr>
          <w:p w14:paraId="639E93AD" w14:textId="77777777" w:rsidR="0003576F" w:rsidRPr="00F07704" w:rsidRDefault="0003576F" w:rsidP="004D4126">
            <w:pPr>
              <w:ind w:firstLine="0"/>
              <w:jc w:val="center"/>
              <w:rPr>
                <w:sz w:val="22"/>
                <w:szCs w:val="20"/>
              </w:rPr>
            </w:pPr>
            <w:r w:rsidRPr="00F07704">
              <w:rPr>
                <w:sz w:val="22"/>
                <w:szCs w:val="20"/>
              </w:rPr>
              <w:t>CorrAct</w:t>
            </w:r>
          </w:p>
        </w:tc>
      </w:tr>
      <w:tr w:rsidR="00A16C14" w:rsidRPr="00946467" w14:paraId="17D2A5C6" w14:textId="77777777" w:rsidTr="004D4126">
        <w:trPr>
          <w:trHeight w:hRule="exact" w:val="317"/>
          <w:jc w:val="center"/>
        </w:trPr>
        <w:tc>
          <w:tcPr>
            <w:tcW w:w="0" w:type="auto"/>
            <w:vAlign w:val="center"/>
          </w:tcPr>
          <w:p w14:paraId="33A34857" w14:textId="77777777" w:rsidR="0003576F" w:rsidRPr="00F07704" w:rsidRDefault="0003576F" w:rsidP="004D4126">
            <w:pPr>
              <w:ind w:firstLine="0"/>
              <w:jc w:val="center"/>
              <w:rPr>
                <w:sz w:val="22"/>
                <w:szCs w:val="20"/>
              </w:rPr>
            </w:pPr>
            <w:r w:rsidRPr="00F07704">
              <w:rPr>
                <w:sz w:val="22"/>
                <w:szCs w:val="20"/>
              </w:rPr>
              <w:t>Porcentaje de Cuentas Activas</w:t>
            </w:r>
          </w:p>
        </w:tc>
        <w:tc>
          <w:tcPr>
            <w:tcW w:w="0" w:type="auto"/>
            <w:vAlign w:val="center"/>
          </w:tcPr>
          <w:p w14:paraId="1A1AF917" w14:textId="77777777" w:rsidR="0003576F" w:rsidRPr="00F07704" w:rsidRDefault="0003576F" w:rsidP="004D4126">
            <w:pPr>
              <w:ind w:firstLine="0"/>
              <w:jc w:val="center"/>
              <w:rPr>
                <w:sz w:val="22"/>
                <w:szCs w:val="20"/>
              </w:rPr>
            </w:pPr>
            <w:proofErr w:type="spellStart"/>
            <w:r w:rsidRPr="00F07704">
              <w:rPr>
                <w:sz w:val="22"/>
                <w:szCs w:val="20"/>
              </w:rPr>
              <w:t>porcCtasAct</w:t>
            </w:r>
            <w:proofErr w:type="spellEnd"/>
          </w:p>
        </w:tc>
      </w:tr>
      <w:tr w:rsidR="00A16C14" w:rsidRPr="00946467" w14:paraId="5155675D" w14:textId="77777777" w:rsidTr="004D4126">
        <w:trPr>
          <w:trHeight w:hRule="exact" w:val="317"/>
          <w:jc w:val="center"/>
        </w:trPr>
        <w:tc>
          <w:tcPr>
            <w:tcW w:w="0" w:type="auto"/>
            <w:vAlign w:val="center"/>
          </w:tcPr>
          <w:p w14:paraId="072E5C2C" w14:textId="77777777" w:rsidR="0003576F" w:rsidRPr="00F07704" w:rsidRDefault="0003576F" w:rsidP="004D4126">
            <w:pPr>
              <w:ind w:firstLine="0"/>
              <w:jc w:val="center"/>
              <w:rPr>
                <w:sz w:val="22"/>
                <w:szCs w:val="20"/>
              </w:rPr>
            </w:pPr>
            <w:r w:rsidRPr="00F07704">
              <w:rPr>
                <w:sz w:val="22"/>
                <w:szCs w:val="20"/>
              </w:rPr>
              <w:t>Cuentas de Ahorro - Mujeres</w:t>
            </w:r>
          </w:p>
        </w:tc>
        <w:tc>
          <w:tcPr>
            <w:tcW w:w="0" w:type="auto"/>
            <w:vAlign w:val="center"/>
          </w:tcPr>
          <w:p w14:paraId="1892C327" w14:textId="77777777" w:rsidR="0003576F" w:rsidRPr="00F07704" w:rsidRDefault="0003576F" w:rsidP="004D4126">
            <w:pPr>
              <w:ind w:firstLine="0"/>
              <w:jc w:val="center"/>
              <w:rPr>
                <w:sz w:val="22"/>
                <w:szCs w:val="20"/>
              </w:rPr>
            </w:pPr>
            <w:proofErr w:type="spellStart"/>
            <w:r w:rsidRPr="00F07704">
              <w:rPr>
                <w:sz w:val="22"/>
                <w:szCs w:val="20"/>
              </w:rPr>
              <w:t>CtasMuj</w:t>
            </w:r>
            <w:proofErr w:type="spellEnd"/>
          </w:p>
        </w:tc>
      </w:tr>
      <w:tr w:rsidR="00A16C14" w:rsidRPr="00946467" w14:paraId="7BAFCD98" w14:textId="77777777" w:rsidTr="004D4126">
        <w:trPr>
          <w:trHeight w:hRule="exact" w:val="317"/>
          <w:jc w:val="center"/>
        </w:trPr>
        <w:tc>
          <w:tcPr>
            <w:tcW w:w="0" w:type="auto"/>
            <w:vAlign w:val="center"/>
          </w:tcPr>
          <w:p w14:paraId="546B3D77" w14:textId="77777777" w:rsidR="0003576F" w:rsidRPr="00F07704" w:rsidRDefault="0003576F" w:rsidP="004D4126">
            <w:pPr>
              <w:ind w:firstLine="0"/>
              <w:jc w:val="center"/>
              <w:rPr>
                <w:sz w:val="22"/>
                <w:szCs w:val="20"/>
              </w:rPr>
            </w:pPr>
            <w:r w:rsidRPr="00F07704">
              <w:rPr>
                <w:sz w:val="22"/>
                <w:szCs w:val="20"/>
              </w:rPr>
              <w:t>Cuentas de Ahorro - Hombres</w:t>
            </w:r>
          </w:p>
        </w:tc>
        <w:tc>
          <w:tcPr>
            <w:tcW w:w="0" w:type="auto"/>
            <w:vAlign w:val="center"/>
          </w:tcPr>
          <w:p w14:paraId="3121E08A" w14:textId="77777777" w:rsidR="0003576F" w:rsidRPr="00F07704" w:rsidRDefault="0003576F" w:rsidP="004D4126">
            <w:pPr>
              <w:ind w:firstLine="0"/>
              <w:jc w:val="center"/>
              <w:rPr>
                <w:sz w:val="22"/>
                <w:szCs w:val="20"/>
              </w:rPr>
            </w:pPr>
            <w:proofErr w:type="spellStart"/>
            <w:r w:rsidRPr="00F07704">
              <w:rPr>
                <w:sz w:val="22"/>
                <w:szCs w:val="20"/>
              </w:rPr>
              <w:t>CtasHom</w:t>
            </w:r>
            <w:proofErr w:type="spellEnd"/>
          </w:p>
        </w:tc>
      </w:tr>
      <w:tr w:rsidR="00A16C14" w:rsidRPr="00946467" w14:paraId="0329C3D6" w14:textId="77777777" w:rsidTr="004D4126">
        <w:trPr>
          <w:trHeight w:hRule="exact" w:val="317"/>
          <w:jc w:val="center"/>
        </w:trPr>
        <w:tc>
          <w:tcPr>
            <w:tcW w:w="0" w:type="auto"/>
            <w:vAlign w:val="center"/>
          </w:tcPr>
          <w:p w14:paraId="226F3AA7" w14:textId="77777777" w:rsidR="0003576F" w:rsidRPr="00F07704" w:rsidRDefault="0003576F" w:rsidP="004D4126">
            <w:pPr>
              <w:ind w:firstLine="0"/>
              <w:jc w:val="center"/>
              <w:rPr>
                <w:sz w:val="22"/>
                <w:szCs w:val="20"/>
              </w:rPr>
            </w:pPr>
            <w:r w:rsidRPr="00F07704">
              <w:rPr>
                <w:sz w:val="22"/>
                <w:szCs w:val="20"/>
              </w:rPr>
              <w:t>Créditos de Consumo - Mujeres</w:t>
            </w:r>
          </w:p>
        </w:tc>
        <w:tc>
          <w:tcPr>
            <w:tcW w:w="0" w:type="auto"/>
            <w:vAlign w:val="center"/>
          </w:tcPr>
          <w:p w14:paraId="2029EB04" w14:textId="77777777" w:rsidR="0003576F" w:rsidRPr="00F07704" w:rsidRDefault="0003576F" w:rsidP="004D4126">
            <w:pPr>
              <w:ind w:firstLine="0"/>
              <w:jc w:val="center"/>
              <w:rPr>
                <w:sz w:val="22"/>
                <w:szCs w:val="20"/>
              </w:rPr>
            </w:pPr>
            <w:proofErr w:type="spellStart"/>
            <w:r w:rsidRPr="00F07704">
              <w:rPr>
                <w:sz w:val="22"/>
                <w:szCs w:val="20"/>
              </w:rPr>
              <w:t>CrConMuj</w:t>
            </w:r>
            <w:proofErr w:type="spellEnd"/>
          </w:p>
        </w:tc>
      </w:tr>
      <w:tr w:rsidR="00A16C14" w:rsidRPr="00946467" w14:paraId="6D918F02" w14:textId="77777777" w:rsidTr="004D4126">
        <w:trPr>
          <w:trHeight w:hRule="exact" w:val="317"/>
          <w:jc w:val="center"/>
        </w:trPr>
        <w:tc>
          <w:tcPr>
            <w:tcW w:w="0" w:type="auto"/>
            <w:vAlign w:val="center"/>
          </w:tcPr>
          <w:p w14:paraId="744A91E0" w14:textId="77777777" w:rsidR="0003576F" w:rsidRPr="00F07704" w:rsidRDefault="0003576F" w:rsidP="004D4126">
            <w:pPr>
              <w:ind w:firstLine="0"/>
              <w:jc w:val="center"/>
              <w:rPr>
                <w:sz w:val="22"/>
                <w:szCs w:val="20"/>
              </w:rPr>
            </w:pPr>
            <w:r w:rsidRPr="00F07704">
              <w:rPr>
                <w:sz w:val="22"/>
                <w:szCs w:val="20"/>
              </w:rPr>
              <w:t>Créditos de Consumo – Hombres</w:t>
            </w:r>
          </w:p>
        </w:tc>
        <w:tc>
          <w:tcPr>
            <w:tcW w:w="0" w:type="auto"/>
            <w:vAlign w:val="center"/>
          </w:tcPr>
          <w:p w14:paraId="6BCB33DD" w14:textId="77777777" w:rsidR="0003576F" w:rsidRPr="00F07704" w:rsidRDefault="0003576F" w:rsidP="004D4126">
            <w:pPr>
              <w:ind w:firstLine="0"/>
              <w:jc w:val="center"/>
              <w:rPr>
                <w:sz w:val="22"/>
                <w:szCs w:val="20"/>
              </w:rPr>
            </w:pPr>
            <w:proofErr w:type="spellStart"/>
            <w:r w:rsidRPr="00F07704">
              <w:rPr>
                <w:sz w:val="22"/>
                <w:szCs w:val="20"/>
              </w:rPr>
              <w:t>CrConHom</w:t>
            </w:r>
            <w:proofErr w:type="spellEnd"/>
          </w:p>
        </w:tc>
      </w:tr>
      <w:tr w:rsidR="00A16C14" w:rsidRPr="00946467" w14:paraId="16316BFA" w14:textId="77777777" w:rsidTr="004D4126">
        <w:trPr>
          <w:trHeight w:hRule="exact" w:val="317"/>
          <w:jc w:val="center"/>
        </w:trPr>
        <w:tc>
          <w:tcPr>
            <w:tcW w:w="0" w:type="auto"/>
            <w:vAlign w:val="center"/>
          </w:tcPr>
          <w:p w14:paraId="042824F5" w14:textId="77777777" w:rsidR="0003576F" w:rsidRPr="00F07704" w:rsidRDefault="0003576F" w:rsidP="004D4126">
            <w:pPr>
              <w:ind w:firstLine="0"/>
              <w:jc w:val="center"/>
              <w:rPr>
                <w:sz w:val="22"/>
                <w:szCs w:val="20"/>
              </w:rPr>
            </w:pPr>
            <w:r w:rsidRPr="00F07704">
              <w:rPr>
                <w:sz w:val="22"/>
                <w:szCs w:val="20"/>
              </w:rPr>
              <w:t>Créditos de Vivienda – Mujeres</w:t>
            </w:r>
          </w:p>
        </w:tc>
        <w:tc>
          <w:tcPr>
            <w:tcW w:w="0" w:type="auto"/>
            <w:vAlign w:val="center"/>
          </w:tcPr>
          <w:p w14:paraId="131E8DC5" w14:textId="77777777" w:rsidR="0003576F" w:rsidRPr="00F07704" w:rsidRDefault="0003576F" w:rsidP="004D4126">
            <w:pPr>
              <w:ind w:firstLine="0"/>
              <w:jc w:val="center"/>
              <w:rPr>
                <w:sz w:val="22"/>
                <w:szCs w:val="20"/>
              </w:rPr>
            </w:pPr>
            <w:proofErr w:type="spellStart"/>
            <w:r w:rsidRPr="00F07704">
              <w:rPr>
                <w:sz w:val="22"/>
                <w:szCs w:val="20"/>
              </w:rPr>
              <w:t>CrVivMuj</w:t>
            </w:r>
            <w:proofErr w:type="spellEnd"/>
          </w:p>
        </w:tc>
      </w:tr>
      <w:tr w:rsidR="00A16C14" w:rsidRPr="00946467" w14:paraId="5E28AD64" w14:textId="77777777" w:rsidTr="004D4126">
        <w:trPr>
          <w:trHeight w:hRule="exact" w:val="317"/>
          <w:jc w:val="center"/>
        </w:trPr>
        <w:tc>
          <w:tcPr>
            <w:tcW w:w="0" w:type="auto"/>
            <w:vAlign w:val="center"/>
          </w:tcPr>
          <w:p w14:paraId="01080C26" w14:textId="77777777" w:rsidR="0003576F" w:rsidRPr="00F07704" w:rsidRDefault="0003576F" w:rsidP="004D4126">
            <w:pPr>
              <w:ind w:firstLine="0"/>
              <w:jc w:val="center"/>
              <w:rPr>
                <w:sz w:val="22"/>
                <w:szCs w:val="20"/>
              </w:rPr>
            </w:pPr>
            <w:r w:rsidRPr="00F07704">
              <w:rPr>
                <w:sz w:val="22"/>
                <w:szCs w:val="20"/>
              </w:rPr>
              <w:t>Créditos de Vivienda - Hombres</w:t>
            </w:r>
          </w:p>
        </w:tc>
        <w:tc>
          <w:tcPr>
            <w:tcW w:w="0" w:type="auto"/>
            <w:vAlign w:val="center"/>
          </w:tcPr>
          <w:p w14:paraId="2CC6B55E" w14:textId="77777777" w:rsidR="0003576F" w:rsidRPr="00F07704" w:rsidRDefault="0003576F" w:rsidP="004D4126">
            <w:pPr>
              <w:ind w:firstLine="0"/>
              <w:jc w:val="center"/>
              <w:rPr>
                <w:sz w:val="22"/>
                <w:szCs w:val="20"/>
              </w:rPr>
            </w:pPr>
            <w:proofErr w:type="spellStart"/>
            <w:r w:rsidRPr="00F07704">
              <w:rPr>
                <w:sz w:val="22"/>
                <w:szCs w:val="20"/>
              </w:rPr>
              <w:t>CrVivHom</w:t>
            </w:r>
            <w:proofErr w:type="spellEnd"/>
          </w:p>
        </w:tc>
      </w:tr>
      <w:tr w:rsidR="00A16C14" w:rsidRPr="00946467" w14:paraId="34AD5D17" w14:textId="77777777" w:rsidTr="004D4126">
        <w:trPr>
          <w:trHeight w:hRule="exact" w:val="317"/>
          <w:jc w:val="center"/>
        </w:trPr>
        <w:tc>
          <w:tcPr>
            <w:tcW w:w="0" w:type="auto"/>
            <w:vAlign w:val="center"/>
          </w:tcPr>
          <w:p w14:paraId="5990BD4A" w14:textId="77777777" w:rsidR="0003576F" w:rsidRPr="00F07704" w:rsidRDefault="0003576F" w:rsidP="004D4126">
            <w:pPr>
              <w:ind w:firstLine="0"/>
              <w:jc w:val="center"/>
              <w:rPr>
                <w:sz w:val="22"/>
                <w:szCs w:val="20"/>
              </w:rPr>
            </w:pPr>
            <w:r w:rsidRPr="00F07704">
              <w:rPr>
                <w:sz w:val="22"/>
                <w:szCs w:val="20"/>
              </w:rPr>
              <w:t>Microcréditos - Mujeres</w:t>
            </w:r>
          </w:p>
        </w:tc>
        <w:tc>
          <w:tcPr>
            <w:tcW w:w="0" w:type="auto"/>
            <w:vAlign w:val="center"/>
          </w:tcPr>
          <w:p w14:paraId="20BAADE1" w14:textId="77777777" w:rsidR="0003576F" w:rsidRPr="00F07704" w:rsidRDefault="0003576F" w:rsidP="004D4126">
            <w:pPr>
              <w:ind w:firstLine="0"/>
              <w:jc w:val="center"/>
              <w:rPr>
                <w:sz w:val="22"/>
                <w:szCs w:val="20"/>
              </w:rPr>
            </w:pPr>
            <w:proofErr w:type="spellStart"/>
            <w:r w:rsidRPr="00F07704">
              <w:rPr>
                <w:sz w:val="22"/>
                <w:szCs w:val="20"/>
              </w:rPr>
              <w:t>MicroCrMuj</w:t>
            </w:r>
            <w:proofErr w:type="spellEnd"/>
          </w:p>
        </w:tc>
      </w:tr>
      <w:tr w:rsidR="00A16C14" w:rsidRPr="00946467" w14:paraId="4F278C11" w14:textId="77777777" w:rsidTr="001F72C9">
        <w:trPr>
          <w:trHeight w:hRule="exact" w:val="317"/>
          <w:jc w:val="center"/>
        </w:trPr>
        <w:tc>
          <w:tcPr>
            <w:tcW w:w="0" w:type="auto"/>
            <w:tcBorders>
              <w:bottom w:val="single" w:sz="4" w:space="0" w:color="auto"/>
            </w:tcBorders>
            <w:vAlign w:val="center"/>
          </w:tcPr>
          <w:p w14:paraId="79D918B7" w14:textId="77777777" w:rsidR="0003576F" w:rsidRPr="00F07704" w:rsidRDefault="0003576F" w:rsidP="004D4126">
            <w:pPr>
              <w:ind w:firstLine="0"/>
              <w:jc w:val="center"/>
              <w:rPr>
                <w:sz w:val="22"/>
                <w:szCs w:val="20"/>
              </w:rPr>
            </w:pPr>
            <w:r w:rsidRPr="00F07704">
              <w:rPr>
                <w:sz w:val="22"/>
                <w:szCs w:val="20"/>
              </w:rPr>
              <w:t>Microcréditos - Hombres</w:t>
            </w:r>
          </w:p>
        </w:tc>
        <w:tc>
          <w:tcPr>
            <w:tcW w:w="0" w:type="auto"/>
            <w:tcBorders>
              <w:bottom w:val="single" w:sz="4" w:space="0" w:color="auto"/>
            </w:tcBorders>
            <w:vAlign w:val="center"/>
          </w:tcPr>
          <w:p w14:paraId="18960AC3" w14:textId="77777777" w:rsidR="0003576F" w:rsidRPr="00F07704" w:rsidRDefault="0003576F" w:rsidP="004D4126">
            <w:pPr>
              <w:ind w:firstLine="0"/>
              <w:jc w:val="center"/>
              <w:rPr>
                <w:sz w:val="22"/>
                <w:szCs w:val="20"/>
              </w:rPr>
            </w:pPr>
            <w:proofErr w:type="spellStart"/>
            <w:r w:rsidRPr="00F07704">
              <w:rPr>
                <w:sz w:val="22"/>
                <w:szCs w:val="20"/>
              </w:rPr>
              <w:t>MicroCrHom</w:t>
            </w:r>
            <w:proofErr w:type="spellEnd"/>
          </w:p>
        </w:tc>
      </w:tr>
      <w:tr w:rsidR="007B2C32" w:rsidRPr="00946467" w14:paraId="39118C90" w14:textId="77777777" w:rsidTr="001F72C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317"/>
        </w:trPr>
        <w:tc>
          <w:tcPr>
            <w:tcW w:w="0" w:type="auto"/>
            <w:tcBorders>
              <w:top w:val="single" w:sz="4" w:space="0" w:color="auto"/>
              <w:left w:val="single" w:sz="4" w:space="0" w:color="auto"/>
              <w:bottom w:val="single" w:sz="4" w:space="0" w:color="auto"/>
              <w:right w:val="single" w:sz="4" w:space="0" w:color="auto"/>
            </w:tcBorders>
          </w:tcPr>
          <w:p w14:paraId="15A42853" w14:textId="6568C58D" w:rsidR="007B2C32" w:rsidRPr="00F07704" w:rsidRDefault="008F1ECD" w:rsidP="004D4126">
            <w:pPr>
              <w:ind w:firstLine="0"/>
              <w:jc w:val="center"/>
              <w:rPr>
                <w:sz w:val="22"/>
                <w:szCs w:val="20"/>
              </w:rPr>
            </w:pPr>
            <w:r w:rsidRPr="00F07704">
              <w:rPr>
                <w:sz w:val="22"/>
                <w:szCs w:val="20"/>
              </w:rPr>
              <w:lastRenderedPageBreak/>
              <w:t>Crédito</w:t>
            </w:r>
            <w:r w:rsidR="007B2C32" w:rsidRPr="00F07704">
              <w:rPr>
                <w:sz w:val="22"/>
                <w:szCs w:val="20"/>
              </w:rPr>
              <w:t xml:space="preserve"> </w:t>
            </w:r>
            <w:r w:rsidRPr="00F07704">
              <w:rPr>
                <w:sz w:val="22"/>
                <w:szCs w:val="20"/>
              </w:rPr>
              <w:t>Consumo Bajo - Mujeres</w:t>
            </w:r>
          </w:p>
        </w:tc>
        <w:tc>
          <w:tcPr>
            <w:tcW w:w="0" w:type="auto"/>
            <w:tcBorders>
              <w:top w:val="single" w:sz="4" w:space="0" w:color="auto"/>
              <w:left w:val="single" w:sz="4" w:space="0" w:color="auto"/>
              <w:bottom w:val="single" w:sz="4" w:space="0" w:color="auto"/>
              <w:right w:val="single" w:sz="4" w:space="0" w:color="auto"/>
            </w:tcBorders>
          </w:tcPr>
          <w:p w14:paraId="55ABC0D5" w14:textId="4A57AC2F" w:rsidR="007B2C32" w:rsidRPr="00F07704" w:rsidRDefault="008F1ECD" w:rsidP="004D4126">
            <w:pPr>
              <w:ind w:firstLine="0"/>
              <w:jc w:val="center"/>
              <w:rPr>
                <w:sz w:val="22"/>
                <w:szCs w:val="20"/>
              </w:rPr>
            </w:pPr>
            <w:proofErr w:type="spellStart"/>
            <w:r w:rsidRPr="00F07704">
              <w:rPr>
                <w:sz w:val="22"/>
                <w:szCs w:val="20"/>
              </w:rPr>
              <w:t>CrConBajMuj</w:t>
            </w:r>
            <w:proofErr w:type="spellEnd"/>
          </w:p>
        </w:tc>
      </w:tr>
      <w:tr w:rsidR="00D65FFB" w:rsidRPr="00946467" w14:paraId="62BA94B9" w14:textId="77777777" w:rsidTr="001F72C9">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hRule="exact" w:val="317"/>
        </w:trPr>
        <w:tc>
          <w:tcPr>
            <w:tcW w:w="0" w:type="auto"/>
            <w:tcBorders>
              <w:top w:val="single" w:sz="4" w:space="0" w:color="auto"/>
              <w:left w:val="single" w:sz="4" w:space="0" w:color="auto"/>
              <w:bottom w:val="single" w:sz="4" w:space="0" w:color="auto"/>
              <w:right w:val="single" w:sz="4" w:space="0" w:color="auto"/>
            </w:tcBorders>
          </w:tcPr>
          <w:p w14:paraId="6870A30C" w14:textId="74135D11" w:rsidR="00D65FFB" w:rsidRPr="00F07704" w:rsidRDefault="00D65FFB" w:rsidP="004D4126">
            <w:pPr>
              <w:ind w:firstLine="0"/>
              <w:jc w:val="center"/>
              <w:rPr>
                <w:sz w:val="22"/>
                <w:szCs w:val="20"/>
              </w:rPr>
            </w:pPr>
            <w:r w:rsidRPr="00F07704">
              <w:rPr>
                <w:sz w:val="22"/>
                <w:szCs w:val="20"/>
              </w:rPr>
              <w:t>Crédito Consumo Bajo - Hombres</w:t>
            </w:r>
          </w:p>
        </w:tc>
        <w:tc>
          <w:tcPr>
            <w:tcW w:w="0" w:type="auto"/>
            <w:tcBorders>
              <w:top w:val="single" w:sz="4" w:space="0" w:color="auto"/>
              <w:left w:val="single" w:sz="4" w:space="0" w:color="auto"/>
              <w:bottom w:val="single" w:sz="4" w:space="0" w:color="auto"/>
              <w:right w:val="single" w:sz="4" w:space="0" w:color="auto"/>
            </w:tcBorders>
          </w:tcPr>
          <w:p w14:paraId="442BE345" w14:textId="4D94B17E" w:rsidR="00D65FFB" w:rsidRPr="00F07704" w:rsidRDefault="00D65FFB" w:rsidP="004D4126">
            <w:pPr>
              <w:ind w:firstLine="0"/>
              <w:jc w:val="center"/>
              <w:rPr>
                <w:sz w:val="22"/>
                <w:szCs w:val="20"/>
              </w:rPr>
            </w:pPr>
            <w:proofErr w:type="spellStart"/>
            <w:r w:rsidRPr="00F07704">
              <w:rPr>
                <w:sz w:val="22"/>
                <w:szCs w:val="20"/>
              </w:rPr>
              <w:t>CrConBajHom</w:t>
            </w:r>
            <w:proofErr w:type="spellEnd"/>
          </w:p>
        </w:tc>
      </w:tr>
    </w:tbl>
    <w:p w14:paraId="3B354EFA" w14:textId="77777777" w:rsidR="0003576F" w:rsidRPr="00F07704" w:rsidRDefault="0003576F" w:rsidP="0003576F">
      <w:pPr>
        <w:pStyle w:val="CitarTablas"/>
        <w:rPr>
          <w:lang w:val="es-US"/>
        </w:rPr>
      </w:pPr>
      <w:r w:rsidRPr="00F07704">
        <w:rPr>
          <w:lang w:val="es-US"/>
        </w:rPr>
        <w:t>Tabla 2: Resumen de variables seleccionadas</w:t>
      </w:r>
    </w:p>
    <w:p w14:paraId="0723AEC1" w14:textId="77777777" w:rsidR="0003576F" w:rsidRPr="00F07704" w:rsidRDefault="0003576F" w:rsidP="0003576F">
      <w:pPr>
        <w:pStyle w:val="CitarTablas"/>
        <w:rPr>
          <w:lang w:val="es-US"/>
        </w:rPr>
      </w:pPr>
    </w:p>
    <w:p w14:paraId="7EF3E518" w14:textId="77777777" w:rsidR="0003576F" w:rsidRPr="00EF432E" w:rsidRDefault="0003576F" w:rsidP="0003576F">
      <w:pPr>
        <w:rPr>
          <w:rFonts w:eastAsiaTheme="minorEastAsia"/>
          <w:lang w:val="es-CO"/>
        </w:rPr>
      </w:pPr>
      <w:r w:rsidRPr="00EF432E">
        <w:rPr>
          <w:lang w:val="es-CO"/>
        </w:rPr>
        <w:t>La variable Porcentaje de cuentas activas fue calculada utilizando la siguiente formula:</w:t>
      </w:r>
    </w:p>
    <w:p w14:paraId="179A8D46" w14:textId="77777777" w:rsidR="00F2756A" w:rsidRPr="00EF432E" w:rsidRDefault="00F2756A" w:rsidP="0003576F">
      <w:pPr>
        <w:rPr>
          <w:rFonts w:eastAsiaTheme="minorEastAsia"/>
          <w:lang w:val="es-CO"/>
        </w:rPr>
      </w:pPr>
    </w:p>
    <w:p w14:paraId="6DA8D8C1" w14:textId="77777777" w:rsidR="0003576F" w:rsidRPr="00F07704" w:rsidRDefault="0003576F" w:rsidP="0003576F">
      <w:pPr>
        <w:rPr>
          <w:rFonts w:eastAsiaTheme="minorEastAsia"/>
        </w:rPr>
      </w:pPr>
      <m:oMathPara>
        <m:oMath>
          <m:r>
            <w:rPr>
              <w:rFonts w:ascii="Cambria Math" w:hAnsi="Cambria Math"/>
            </w:rPr>
            <m:t>PorcCtasAct=</m:t>
          </m:r>
          <m:f>
            <m:fPr>
              <m:ctrlPr>
                <w:rPr>
                  <w:rFonts w:ascii="Cambria Math" w:hAnsi="Cambria Math"/>
                  <w:i/>
                </w:rPr>
              </m:ctrlPr>
            </m:fPr>
            <m:num>
              <m:r>
                <w:rPr>
                  <w:rFonts w:ascii="Cambria Math" w:hAnsi="Cambria Math"/>
                </w:rPr>
                <m:t>Cuentas Activas</m:t>
              </m:r>
            </m:num>
            <m:den>
              <m:r>
                <w:rPr>
                  <w:rFonts w:ascii="Cambria Math" w:hAnsi="Cambria Math"/>
                </w:rPr>
                <m:t>Numero Total Cuentas</m:t>
              </m:r>
            </m:den>
          </m:f>
          <m:r>
            <w:rPr>
              <w:rFonts w:ascii="Cambria Math" w:hAnsi="Cambria Math"/>
            </w:rPr>
            <m:t>×100,000</m:t>
          </m:r>
        </m:oMath>
      </m:oMathPara>
    </w:p>
    <w:p w14:paraId="01905AE1" w14:textId="77777777" w:rsidR="0003576F" w:rsidRPr="00F07704" w:rsidRDefault="0003576F" w:rsidP="0003576F">
      <w:pPr>
        <w:rPr>
          <w:rFonts w:eastAsiaTheme="minorEastAsia"/>
        </w:rPr>
      </w:pPr>
    </w:p>
    <w:p w14:paraId="19FB1978" w14:textId="77777777" w:rsidR="0003576F" w:rsidRPr="00EF432E" w:rsidRDefault="0003576F" w:rsidP="0003576F">
      <w:pPr>
        <w:rPr>
          <w:lang w:val="es-CO"/>
        </w:rPr>
      </w:pPr>
      <w:r w:rsidRPr="00EF432E">
        <w:rPr>
          <w:rFonts w:eastAsiaTheme="minorEastAsia"/>
          <w:lang w:val="es-CO"/>
        </w:rPr>
        <w:t xml:space="preserve">El porcentaje fue multiplicado por 100,000 </w:t>
      </w:r>
      <w:commentRangeStart w:id="26"/>
      <w:r w:rsidRPr="00EF432E">
        <w:rPr>
          <w:rFonts w:eastAsiaTheme="minorEastAsia"/>
          <w:lang w:val="es-CO"/>
        </w:rPr>
        <w:t xml:space="preserve">para evitar problemas numéricos presentes </w:t>
      </w:r>
      <w:commentRangeEnd w:id="26"/>
      <w:r w:rsidR="00E16F04">
        <w:rPr>
          <w:rStyle w:val="Refdecomentario"/>
        </w:rPr>
        <w:commentReference w:id="26"/>
      </w:r>
      <w:r w:rsidRPr="00EF432E">
        <w:rPr>
          <w:rFonts w:eastAsiaTheme="minorEastAsia"/>
          <w:lang w:val="es-CO"/>
        </w:rPr>
        <w:t xml:space="preserve">en los modelos de regresión, </w:t>
      </w:r>
      <w:commentRangeStart w:id="27"/>
      <w:r w:rsidRPr="00EF432E">
        <w:rPr>
          <w:rFonts w:eastAsiaTheme="minorEastAsia"/>
          <w:lang w:val="es-CO"/>
        </w:rPr>
        <w:t xml:space="preserve">la prueba de </w:t>
      </w:r>
      <w:proofErr w:type="spellStart"/>
      <w:r w:rsidRPr="00EF432E">
        <w:rPr>
          <w:rFonts w:eastAsiaTheme="minorEastAsia"/>
          <w:lang w:val="es-CO"/>
        </w:rPr>
        <w:t>Hausman</w:t>
      </w:r>
      <w:proofErr w:type="spellEnd"/>
      <w:r w:rsidRPr="00EF432E">
        <w:rPr>
          <w:rFonts w:eastAsiaTheme="minorEastAsia"/>
          <w:lang w:val="es-CO"/>
        </w:rPr>
        <w:t xml:space="preserve"> </w:t>
      </w:r>
      <w:commentRangeEnd w:id="27"/>
      <w:r w:rsidR="00E16F04">
        <w:rPr>
          <w:rStyle w:val="Refdecomentario"/>
        </w:rPr>
        <w:commentReference w:id="27"/>
      </w:r>
      <w:r w:rsidRPr="00EF432E">
        <w:rPr>
          <w:rFonts w:eastAsiaTheme="minorEastAsia"/>
          <w:lang w:val="es-CO"/>
        </w:rPr>
        <w:t xml:space="preserve">y el análisis de los datos. Dado que la magnitud de los datos presentes en el resto de las variables es significativamente mayor fue necesario acercar los valores del porcentaje a la misma magnitud para corregir no solo el problema de magnitud, pero también problemas numéricos </w:t>
      </w:r>
      <w:commentRangeStart w:id="28"/>
      <w:commentRangeStart w:id="29"/>
      <w:r w:rsidRPr="00E16F04">
        <w:rPr>
          <w:rFonts w:eastAsiaTheme="minorEastAsia"/>
          <w:highlight w:val="yellow"/>
          <w:lang w:val="es-CO"/>
          <w:rPrChange w:id="30" w:author="Adriana Lourdes Abrego Perez" w:date="2024-05-10T08:01:00Z">
            <w:rPr>
              <w:rFonts w:eastAsiaTheme="minorEastAsia"/>
              <w:lang w:val="es-CO"/>
            </w:rPr>
          </w:rPrChange>
        </w:rPr>
        <w:t>a la hora</w:t>
      </w:r>
      <w:r w:rsidRPr="00EF432E">
        <w:rPr>
          <w:rFonts w:eastAsiaTheme="minorEastAsia"/>
          <w:lang w:val="es-CO"/>
        </w:rPr>
        <w:t xml:space="preserve"> </w:t>
      </w:r>
      <w:commentRangeEnd w:id="28"/>
      <w:r w:rsidR="00E16F04">
        <w:rPr>
          <w:rStyle w:val="Refdecomentario"/>
        </w:rPr>
        <w:commentReference w:id="28"/>
      </w:r>
      <w:commentRangeEnd w:id="29"/>
      <w:r w:rsidR="00E16F04">
        <w:rPr>
          <w:rStyle w:val="Refdecomentario"/>
        </w:rPr>
        <w:commentReference w:id="29"/>
      </w:r>
      <w:r w:rsidRPr="00EF432E">
        <w:rPr>
          <w:rFonts w:eastAsiaTheme="minorEastAsia"/>
          <w:lang w:val="es-CO"/>
        </w:rPr>
        <w:t>de calcular los residuos en ambos modelos. Este cambio lleva a un incremento significativo en la estabilidad de los datos, lo que conlleva a una reducción en la dispersión de los mismo, y por ende a una mayor exactitud computacional debido a la disminución en los errores de estimación equivalente a una disminución en distorsiones significativas en el cálculo de los coeficientes y el error estándar.</w:t>
      </w:r>
    </w:p>
    <w:p w14:paraId="31AAAFF4" w14:textId="77777777" w:rsidR="0003576F" w:rsidRPr="00EF432E" w:rsidRDefault="0003576F" w:rsidP="001C7765">
      <w:pPr>
        <w:rPr>
          <w:lang w:val="es-CO"/>
        </w:rPr>
      </w:pPr>
    </w:p>
    <w:p w14:paraId="21648CAF" w14:textId="6B028037" w:rsidR="00545896" w:rsidRPr="00F07704" w:rsidRDefault="00545896" w:rsidP="009467F7">
      <w:pPr>
        <w:pStyle w:val="Tesis1"/>
        <w:rPr>
          <w:lang w:val="es-US"/>
        </w:rPr>
      </w:pPr>
      <w:bookmarkStart w:id="31" w:name="_Toc165284751"/>
      <w:bookmarkStart w:id="32" w:name="_Toc165963715"/>
      <w:r w:rsidRPr="00F07704">
        <w:rPr>
          <w:lang w:val="es-US"/>
        </w:rPr>
        <w:t>Datos</w:t>
      </w:r>
      <w:r w:rsidR="003A0E97" w:rsidRPr="00F07704">
        <w:rPr>
          <w:lang w:val="es-US"/>
        </w:rPr>
        <w:t xml:space="preserve"> y procesamiento</w:t>
      </w:r>
      <w:bookmarkEnd w:id="31"/>
      <w:bookmarkEnd w:id="32"/>
    </w:p>
    <w:p w14:paraId="7EFCDC1A" w14:textId="1D35C317" w:rsidR="00FF39DE" w:rsidRPr="00F07704" w:rsidRDefault="005C1D96" w:rsidP="005C1D96">
      <w:pPr>
        <w:pStyle w:val="Tesis2"/>
        <w:rPr>
          <w:lang w:val="es-US"/>
        </w:rPr>
      </w:pPr>
      <w:bookmarkStart w:id="33" w:name="_Toc165284752"/>
      <w:bookmarkStart w:id="34" w:name="_Toc165963716"/>
      <w:r w:rsidRPr="00F07704">
        <w:rPr>
          <w:lang w:val="es-US"/>
        </w:rPr>
        <w:t>Análisis de entrada y estadísticas descriptivas</w:t>
      </w:r>
      <w:bookmarkEnd w:id="33"/>
      <w:bookmarkEnd w:id="34"/>
    </w:p>
    <w:p w14:paraId="22EE19FC" w14:textId="5EE11C4A" w:rsidR="00F54C84" w:rsidRPr="00F07704" w:rsidRDefault="00C921F9" w:rsidP="00CD4FFD">
      <w:pPr>
        <w:pStyle w:val="Tesis3"/>
        <w:rPr>
          <w:lang w:val="es-US"/>
        </w:rPr>
      </w:pPr>
      <w:bookmarkStart w:id="35" w:name="_Toc165284753"/>
      <w:bookmarkStart w:id="36" w:name="_Toc165963717"/>
      <w:r w:rsidRPr="00F07704">
        <w:rPr>
          <w:lang w:val="es-US"/>
        </w:rPr>
        <w:t>Estadísticas</w:t>
      </w:r>
      <w:r w:rsidR="00F54C84" w:rsidRPr="00F07704">
        <w:rPr>
          <w:lang w:val="es-US"/>
        </w:rPr>
        <w:t xml:space="preserve"> </w:t>
      </w:r>
      <w:r w:rsidRPr="00F07704">
        <w:rPr>
          <w:lang w:val="es-US"/>
        </w:rPr>
        <w:t>descriptivas</w:t>
      </w:r>
      <w:bookmarkEnd w:id="35"/>
      <w:bookmarkEnd w:id="36"/>
    </w:p>
    <w:p w14:paraId="1C917DE5" w14:textId="1F2A6A22" w:rsidR="00EB24B9" w:rsidRPr="00EF432E" w:rsidRDefault="00DF43F2" w:rsidP="00E15C39">
      <w:pPr>
        <w:rPr>
          <w:lang w:val="es-CO"/>
        </w:rPr>
      </w:pPr>
      <w:r w:rsidRPr="00EF432E">
        <w:rPr>
          <w:lang w:val="es-CO"/>
        </w:rPr>
        <w:t xml:space="preserve">Con el objetivo de obtener un entendimiento general de </w:t>
      </w:r>
      <w:r w:rsidR="00BF778C" w:rsidRPr="00EF432E">
        <w:rPr>
          <w:lang w:val="es-CO"/>
        </w:rPr>
        <w:t xml:space="preserve">las variables dependientes con las que </w:t>
      </w:r>
      <w:r w:rsidR="00EE0473" w:rsidRPr="00EF432E">
        <w:rPr>
          <w:lang w:val="es-CO"/>
        </w:rPr>
        <w:t>contábamos</w:t>
      </w:r>
      <w:r w:rsidR="00BF778C" w:rsidRPr="00EF432E">
        <w:rPr>
          <w:lang w:val="es-CO"/>
        </w:rPr>
        <w:t xml:space="preserve"> para el modelo de regresión</w:t>
      </w:r>
      <w:r w:rsidR="005B767D" w:rsidRPr="00EF432E">
        <w:rPr>
          <w:lang w:val="es-CO"/>
        </w:rPr>
        <w:t xml:space="preserve">, realizamos la siguiente tabla de </w:t>
      </w:r>
      <w:r w:rsidR="00EE0473" w:rsidRPr="00EF432E">
        <w:rPr>
          <w:lang w:val="es-CO"/>
        </w:rPr>
        <w:t>estadísticas</w:t>
      </w:r>
      <w:r w:rsidR="005B767D" w:rsidRPr="00EF432E">
        <w:rPr>
          <w:lang w:val="es-CO"/>
        </w:rPr>
        <w:t xml:space="preserve"> descriptivas.</w:t>
      </w:r>
    </w:p>
    <w:p w14:paraId="753D39B3" w14:textId="77777777" w:rsidR="00F2756A" w:rsidRPr="00EF432E" w:rsidRDefault="00F2756A" w:rsidP="00E15C39">
      <w:pPr>
        <w:rPr>
          <w:lang w:val="es-CO"/>
        </w:rPr>
      </w:pPr>
    </w:p>
    <w:tbl>
      <w:tblPr>
        <w:tblW w:w="9420" w:type="dxa"/>
        <w:jc w:val="center"/>
        <w:tblLook w:val="04A0" w:firstRow="1" w:lastRow="0" w:firstColumn="1" w:lastColumn="0" w:noHBand="0" w:noVBand="1"/>
      </w:tblPr>
      <w:tblGrid>
        <w:gridCol w:w="1500"/>
        <w:gridCol w:w="1253"/>
        <w:gridCol w:w="1253"/>
        <w:gridCol w:w="1338"/>
        <w:gridCol w:w="1338"/>
        <w:gridCol w:w="1338"/>
        <w:gridCol w:w="1500"/>
      </w:tblGrid>
      <w:tr w:rsidR="00DA4E78" w:rsidRPr="00946467" w14:paraId="5F4EE4A6" w14:textId="77777777" w:rsidTr="00C27898">
        <w:trPr>
          <w:trHeight w:val="288"/>
          <w:jc w:val="center"/>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1C032011" w14:textId="77777777" w:rsidR="00DA4E78" w:rsidRPr="00F07704" w:rsidRDefault="00DA4E78" w:rsidP="00DA4E78">
            <w:pPr>
              <w:spacing w:line="240" w:lineRule="auto"/>
              <w:ind w:firstLine="0"/>
              <w:jc w:val="center"/>
              <w:rPr>
                <w:rFonts w:eastAsia="Times New Roman" w:cs="Times New Roman"/>
                <w:b/>
                <w:color w:val="000000"/>
                <w:sz w:val="22"/>
              </w:rPr>
            </w:pPr>
            <w:commentRangeStart w:id="37"/>
            <w:commentRangeStart w:id="38"/>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3EF1DA42" w14:textId="5746D854"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CC6C42"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CC6C42" w:rsidRPr="00F07704">
              <w:rPr>
                <w:rFonts w:eastAsia="Times New Roman" w:cs="Times New Roman"/>
                <w:b/>
                <w:color w:val="000000"/>
                <w:sz w:val="20"/>
                <w:szCs w:val="20"/>
              </w:rPr>
              <w:t>s</w:t>
            </w:r>
          </w:p>
        </w:tc>
      </w:tr>
      <w:tr w:rsidR="00DA4E78" w:rsidRPr="00946467" w14:paraId="799F2EFC" w14:textId="77777777" w:rsidTr="00C27898">
        <w:trPr>
          <w:trHeight w:val="288"/>
          <w:jc w:val="center"/>
        </w:trPr>
        <w:tc>
          <w:tcPr>
            <w:tcW w:w="1400" w:type="dxa"/>
            <w:vMerge/>
            <w:tcBorders>
              <w:top w:val="single" w:sz="4" w:space="0" w:color="auto"/>
              <w:left w:val="nil"/>
              <w:bottom w:val="nil"/>
              <w:right w:val="single" w:sz="4" w:space="0" w:color="auto"/>
            </w:tcBorders>
            <w:vAlign w:val="center"/>
            <w:hideMark/>
          </w:tcPr>
          <w:p w14:paraId="70A6A9DD" w14:textId="77777777" w:rsidR="00DA4E78" w:rsidRPr="00F07704" w:rsidRDefault="00DA4E78" w:rsidP="00DA4E78">
            <w:pPr>
              <w:spacing w:line="240" w:lineRule="auto"/>
              <w:ind w:firstLine="0"/>
              <w:jc w:val="left"/>
              <w:rPr>
                <w:rFonts w:eastAsia="Times New Roman" w:cs="Times New Roman"/>
                <w:b/>
                <w:color w:val="000000"/>
                <w:sz w:val="22"/>
              </w:rPr>
            </w:pPr>
          </w:p>
        </w:tc>
        <w:tc>
          <w:tcPr>
            <w:tcW w:w="1253" w:type="dxa"/>
            <w:tcBorders>
              <w:top w:val="nil"/>
              <w:left w:val="nil"/>
              <w:bottom w:val="nil"/>
              <w:right w:val="nil"/>
            </w:tcBorders>
            <w:shd w:val="clear" w:color="auto" w:fill="auto"/>
            <w:noWrap/>
            <w:vAlign w:val="center"/>
            <w:hideMark/>
          </w:tcPr>
          <w:p w14:paraId="44CF8343"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253" w:type="dxa"/>
            <w:tcBorders>
              <w:top w:val="nil"/>
              <w:left w:val="nil"/>
              <w:bottom w:val="nil"/>
              <w:right w:val="nil"/>
            </w:tcBorders>
            <w:shd w:val="clear" w:color="auto" w:fill="auto"/>
            <w:noWrap/>
            <w:vAlign w:val="center"/>
            <w:hideMark/>
          </w:tcPr>
          <w:p w14:paraId="67EB8478"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338" w:type="dxa"/>
            <w:tcBorders>
              <w:top w:val="nil"/>
              <w:left w:val="nil"/>
              <w:bottom w:val="nil"/>
              <w:right w:val="nil"/>
            </w:tcBorders>
            <w:shd w:val="clear" w:color="auto" w:fill="auto"/>
            <w:noWrap/>
            <w:vAlign w:val="center"/>
            <w:hideMark/>
          </w:tcPr>
          <w:p w14:paraId="5145D558"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338" w:type="dxa"/>
            <w:tcBorders>
              <w:top w:val="nil"/>
              <w:left w:val="nil"/>
              <w:bottom w:val="nil"/>
              <w:right w:val="nil"/>
            </w:tcBorders>
            <w:shd w:val="clear" w:color="auto" w:fill="auto"/>
            <w:noWrap/>
            <w:vAlign w:val="center"/>
            <w:hideMark/>
          </w:tcPr>
          <w:p w14:paraId="7F16846E"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338" w:type="dxa"/>
            <w:tcBorders>
              <w:top w:val="nil"/>
              <w:left w:val="nil"/>
              <w:bottom w:val="nil"/>
              <w:right w:val="nil"/>
            </w:tcBorders>
            <w:shd w:val="clear" w:color="auto" w:fill="auto"/>
            <w:noWrap/>
            <w:vAlign w:val="center"/>
            <w:hideMark/>
          </w:tcPr>
          <w:p w14:paraId="1DE36CA5"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500" w:type="dxa"/>
            <w:tcBorders>
              <w:top w:val="nil"/>
              <w:left w:val="nil"/>
              <w:bottom w:val="nil"/>
              <w:right w:val="nil"/>
            </w:tcBorders>
            <w:shd w:val="clear" w:color="auto" w:fill="auto"/>
            <w:noWrap/>
            <w:vAlign w:val="center"/>
            <w:hideMark/>
          </w:tcPr>
          <w:p w14:paraId="38CBB302"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DA4E78" w:rsidRPr="00946467" w14:paraId="20AB1F99" w14:textId="77777777" w:rsidTr="00C27898">
        <w:trPr>
          <w:trHeight w:val="288"/>
          <w:jc w:val="center"/>
        </w:trPr>
        <w:tc>
          <w:tcPr>
            <w:tcW w:w="1400" w:type="dxa"/>
            <w:tcBorders>
              <w:top w:val="single" w:sz="4" w:space="0" w:color="auto"/>
              <w:left w:val="nil"/>
              <w:bottom w:val="nil"/>
              <w:right w:val="single" w:sz="4" w:space="0" w:color="auto"/>
            </w:tcBorders>
            <w:shd w:val="clear" w:color="auto" w:fill="auto"/>
            <w:noWrap/>
            <w:vAlign w:val="center"/>
            <w:hideMark/>
          </w:tcPr>
          <w:p w14:paraId="6ADA82E3"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IIF</w:t>
            </w:r>
          </w:p>
        </w:tc>
        <w:tc>
          <w:tcPr>
            <w:tcW w:w="1253" w:type="dxa"/>
            <w:tcBorders>
              <w:top w:val="single" w:sz="4" w:space="0" w:color="auto"/>
              <w:left w:val="nil"/>
              <w:bottom w:val="nil"/>
              <w:right w:val="nil"/>
            </w:tcBorders>
            <w:shd w:val="clear" w:color="auto" w:fill="auto"/>
            <w:noWrap/>
            <w:vAlign w:val="center"/>
            <w:hideMark/>
          </w:tcPr>
          <w:p w14:paraId="5BDC3CB8"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39.1</w:t>
            </w:r>
          </w:p>
        </w:tc>
        <w:tc>
          <w:tcPr>
            <w:tcW w:w="1253" w:type="dxa"/>
            <w:tcBorders>
              <w:top w:val="single" w:sz="4" w:space="0" w:color="auto"/>
              <w:left w:val="nil"/>
              <w:bottom w:val="nil"/>
              <w:right w:val="nil"/>
            </w:tcBorders>
            <w:shd w:val="clear" w:color="auto" w:fill="auto"/>
            <w:noWrap/>
            <w:vAlign w:val="center"/>
            <w:hideMark/>
          </w:tcPr>
          <w:p w14:paraId="2B123B3B"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41.4</w:t>
            </w:r>
          </w:p>
        </w:tc>
        <w:tc>
          <w:tcPr>
            <w:tcW w:w="1338" w:type="dxa"/>
            <w:tcBorders>
              <w:top w:val="single" w:sz="4" w:space="0" w:color="auto"/>
              <w:left w:val="nil"/>
              <w:bottom w:val="nil"/>
              <w:right w:val="nil"/>
            </w:tcBorders>
            <w:shd w:val="clear" w:color="auto" w:fill="auto"/>
            <w:noWrap/>
            <w:vAlign w:val="center"/>
            <w:hideMark/>
          </w:tcPr>
          <w:p w14:paraId="75771ED9"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43.45</w:t>
            </w:r>
          </w:p>
        </w:tc>
        <w:tc>
          <w:tcPr>
            <w:tcW w:w="1338" w:type="dxa"/>
            <w:tcBorders>
              <w:top w:val="single" w:sz="4" w:space="0" w:color="auto"/>
              <w:left w:val="nil"/>
              <w:bottom w:val="nil"/>
              <w:right w:val="nil"/>
            </w:tcBorders>
            <w:shd w:val="clear" w:color="auto" w:fill="auto"/>
            <w:noWrap/>
            <w:vAlign w:val="center"/>
            <w:hideMark/>
          </w:tcPr>
          <w:p w14:paraId="75E7518E"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42.95</w:t>
            </w:r>
          </w:p>
        </w:tc>
        <w:tc>
          <w:tcPr>
            <w:tcW w:w="1338" w:type="dxa"/>
            <w:tcBorders>
              <w:top w:val="single" w:sz="4" w:space="0" w:color="auto"/>
              <w:left w:val="nil"/>
              <w:bottom w:val="nil"/>
              <w:right w:val="nil"/>
            </w:tcBorders>
            <w:shd w:val="clear" w:color="auto" w:fill="auto"/>
            <w:noWrap/>
            <w:vAlign w:val="center"/>
            <w:hideMark/>
          </w:tcPr>
          <w:p w14:paraId="4630B5FD"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44.7</w:t>
            </w:r>
          </w:p>
        </w:tc>
        <w:tc>
          <w:tcPr>
            <w:tcW w:w="1500" w:type="dxa"/>
            <w:tcBorders>
              <w:top w:val="single" w:sz="4" w:space="0" w:color="auto"/>
              <w:left w:val="nil"/>
              <w:bottom w:val="nil"/>
              <w:right w:val="nil"/>
            </w:tcBorders>
            <w:shd w:val="clear" w:color="auto" w:fill="auto"/>
            <w:noWrap/>
            <w:vAlign w:val="center"/>
            <w:hideMark/>
          </w:tcPr>
          <w:p w14:paraId="55C2790F"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45.6</w:t>
            </w:r>
          </w:p>
        </w:tc>
      </w:tr>
      <w:tr w:rsidR="00DA4E78" w:rsidRPr="00946467" w14:paraId="2580F628"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5FE800AE" w14:textId="77777777" w:rsidR="00DA4E78" w:rsidRPr="00F07704" w:rsidRDefault="00DA4E78" w:rsidP="00DA4E78">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CorrAct</w:t>
            </w:r>
          </w:p>
        </w:tc>
        <w:tc>
          <w:tcPr>
            <w:tcW w:w="1253" w:type="dxa"/>
            <w:tcBorders>
              <w:top w:val="nil"/>
              <w:left w:val="nil"/>
              <w:bottom w:val="nil"/>
              <w:right w:val="nil"/>
            </w:tcBorders>
            <w:shd w:val="clear" w:color="auto" w:fill="auto"/>
            <w:noWrap/>
            <w:vAlign w:val="center"/>
            <w:hideMark/>
          </w:tcPr>
          <w:p w14:paraId="626EF3B8"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253" w:type="dxa"/>
            <w:tcBorders>
              <w:top w:val="nil"/>
              <w:left w:val="nil"/>
              <w:bottom w:val="nil"/>
              <w:right w:val="nil"/>
            </w:tcBorders>
            <w:shd w:val="clear" w:color="auto" w:fill="auto"/>
            <w:noWrap/>
            <w:vAlign w:val="center"/>
            <w:hideMark/>
          </w:tcPr>
          <w:p w14:paraId="5588B1E2" w14:textId="353E0138"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21</w:t>
            </w:r>
            <w:r w:rsidR="00F47DAF" w:rsidRPr="00F07704">
              <w:rPr>
                <w:rFonts w:eastAsia="Times New Roman" w:cs="Times New Roman"/>
                <w:color w:val="000000"/>
                <w:sz w:val="20"/>
                <w:szCs w:val="20"/>
              </w:rPr>
              <w:t>,</w:t>
            </w:r>
            <w:r w:rsidRPr="00F07704">
              <w:rPr>
                <w:rFonts w:eastAsia="Times New Roman" w:cs="Times New Roman"/>
                <w:color w:val="000000"/>
                <w:sz w:val="20"/>
                <w:szCs w:val="20"/>
              </w:rPr>
              <w:t>392</w:t>
            </w:r>
          </w:p>
        </w:tc>
        <w:tc>
          <w:tcPr>
            <w:tcW w:w="1338" w:type="dxa"/>
            <w:tcBorders>
              <w:top w:val="nil"/>
              <w:left w:val="nil"/>
              <w:bottom w:val="nil"/>
              <w:right w:val="nil"/>
            </w:tcBorders>
            <w:shd w:val="clear" w:color="auto" w:fill="auto"/>
            <w:noWrap/>
            <w:vAlign w:val="center"/>
            <w:hideMark/>
          </w:tcPr>
          <w:p w14:paraId="781D1559" w14:textId="60D3B7C6"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77</w:t>
            </w:r>
            <w:r w:rsidR="00F47DAF" w:rsidRPr="00F07704">
              <w:rPr>
                <w:rFonts w:eastAsia="Times New Roman" w:cs="Times New Roman"/>
                <w:color w:val="000000"/>
                <w:sz w:val="20"/>
                <w:szCs w:val="20"/>
              </w:rPr>
              <w:t>,</w:t>
            </w:r>
            <w:r w:rsidRPr="00F07704">
              <w:rPr>
                <w:rFonts w:eastAsia="Times New Roman" w:cs="Times New Roman"/>
                <w:color w:val="000000"/>
                <w:sz w:val="20"/>
                <w:szCs w:val="20"/>
              </w:rPr>
              <w:t>379</w:t>
            </w:r>
          </w:p>
        </w:tc>
        <w:tc>
          <w:tcPr>
            <w:tcW w:w="1338" w:type="dxa"/>
            <w:tcBorders>
              <w:top w:val="nil"/>
              <w:left w:val="nil"/>
              <w:bottom w:val="nil"/>
              <w:right w:val="nil"/>
            </w:tcBorders>
            <w:shd w:val="clear" w:color="auto" w:fill="auto"/>
            <w:noWrap/>
            <w:vAlign w:val="center"/>
            <w:hideMark/>
          </w:tcPr>
          <w:p w14:paraId="0EC8E6E7" w14:textId="03180EBA"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115</w:t>
            </w:r>
            <w:r w:rsidR="00F47DAF" w:rsidRPr="00F07704">
              <w:rPr>
                <w:rFonts w:eastAsia="Times New Roman" w:cs="Times New Roman"/>
                <w:color w:val="000000"/>
                <w:sz w:val="20"/>
                <w:szCs w:val="20"/>
              </w:rPr>
              <w:t>,</w:t>
            </w:r>
            <w:r w:rsidRPr="00F07704">
              <w:rPr>
                <w:rFonts w:eastAsia="Times New Roman" w:cs="Times New Roman"/>
                <w:color w:val="000000"/>
                <w:sz w:val="20"/>
                <w:szCs w:val="20"/>
              </w:rPr>
              <w:t>833</w:t>
            </w:r>
          </w:p>
        </w:tc>
        <w:tc>
          <w:tcPr>
            <w:tcW w:w="1338" w:type="dxa"/>
            <w:tcBorders>
              <w:top w:val="nil"/>
              <w:left w:val="nil"/>
              <w:bottom w:val="nil"/>
              <w:right w:val="nil"/>
            </w:tcBorders>
            <w:shd w:val="clear" w:color="auto" w:fill="auto"/>
            <w:noWrap/>
            <w:vAlign w:val="center"/>
            <w:hideMark/>
          </w:tcPr>
          <w:p w14:paraId="4C4EF13A" w14:textId="4CF99AE3"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171</w:t>
            </w:r>
            <w:r w:rsidR="00B0319C" w:rsidRPr="00F07704">
              <w:rPr>
                <w:rFonts w:eastAsia="Times New Roman" w:cs="Times New Roman"/>
                <w:color w:val="000000"/>
                <w:sz w:val="20"/>
                <w:szCs w:val="20"/>
              </w:rPr>
              <w:t>,</w:t>
            </w:r>
            <w:r w:rsidRPr="00F07704">
              <w:rPr>
                <w:rFonts w:eastAsia="Times New Roman" w:cs="Times New Roman"/>
                <w:color w:val="000000"/>
                <w:sz w:val="20"/>
                <w:szCs w:val="20"/>
              </w:rPr>
              <w:t>589</w:t>
            </w:r>
          </w:p>
        </w:tc>
        <w:tc>
          <w:tcPr>
            <w:tcW w:w="1500" w:type="dxa"/>
            <w:tcBorders>
              <w:top w:val="nil"/>
              <w:left w:val="nil"/>
              <w:bottom w:val="nil"/>
              <w:right w:val="nil"/>
            </w:tcBorders>
            <w:shd w:val="clear" w:color="auto" w:fill="auto"/>
            <w:noWrap/>
            <w:vAlign w:val="center"/>
            <w:hideMark/>
          </w:tcPr>
          <w:p w14:paraId="0B891896" w14:textId="1EB7D279"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489</w:t>
            </w:r>
            <w:r w:rsidR="00B0319C" w:rsidRPr="00F07704">
              <w:rPr>
                <w:rFonts w:eastAsia="Times New Roman" w:cs="Times New Roman"/>
                <w:color w:val="000000"/>
                <w:sz w:val="20"/>
                <w:szCs w:val="20"/>
              </w:rPr>
              <w:t>,</w:t>
            </w:r>
            <w:r w:rsidRPr="00F07704">
              <w:rPr>
                <w:rFonts w:eastAsia="Times New Roman" w:cs="Times New Roman"/>
                <w:color w:val="000000"/>
                <w:sz w:val="20"/>
                <w:szCs w:val="20"/>
              </w:rPr>
              <w:t>315</w:t>
            </w:r>
          </w:p>
        </w:tc>
      </w:tr>
      <w:tr w:rsidR="00DA4E78" w:rsidRPr="00946467" w14:paraId="4FBE89B9"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5F7010D4"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PorcCtasAct</w:t>
            </w:r>
            <w:proofErr w:type="spellEnd"/>
          </w:p>
        </w:tc>
        <w:tc>
          <w:tcPr>
            <w:tcW w:w="1253" w:type="dxa"/>
            <w:tcBorders>
              <w:top w:val="nil"/>
              <w:left w:val="nil"/>
              <w:bottom w:val="nil"/>
              <w:right w:val="nil"/>
            </w:tcBorders>
            <w:shd w:val="clear" w:color="auto" w:fill="auto"/>
            <w:noWrap/>
            <w:vAlign w:val="center"/>
            <w:hideMark/>
          </w:tcPr>
          <w:p w14:paraId="69428CF9" w14:textId="07127C14"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0.0017</w:t>
            </w:r>
          </w:p>
        </w:tc>
        <w:tc>
          <w:tcPr>
            <w:tcW w:w="1253" w:type="dxa"/>
            <w:tcBorders>
              <w:top w:val="nil"/>
              <w:left w:val="nil"/>
              <w:bottom w:val="nil"/>
              <w:right w:val="nil"/>
            </w:tcBorders>
            <w:shd w:val="clear" w:color="auto" w:fill="auto"/>
            <w:noWrap/>
            <w:vAlign w:val="center"/>
            <w:hideMark/>
          </w:tcPr>
          <w:p w14:paraId="3927253E" w14:textId="6B2ED01F"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0.2014</w:t>
            </w:r>
          </w:p>
        </w:tc>
        <w:tc>
          <w:tcPr>
            <w:tcW w:w="1338" w:type="dxa"/>
            <w:tcBorders>
              <w:top w:val="nil"/>
              <w:left w:val="nil"/>
              <w:bottom w:val="nil"/>
              <w:right w:val="nil"/>
            </w:tcBorders>
            <w:shd w:val="clear" w:color="auto" w:fill="auto"/>
            <w:noWrap/>
            <w:vAlign w:val="center"/>
            <w:hideMark/>
          </w:tcPr>
          <w:p w14:paraId="2DCC8DDF" w14:textId="7DF332B0"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0.3090</w:t>
            </w:r>
          </w:p>
        </w:tc>
        <w:tc>
          <w:tcPr>
            <w:tcW w:w="1338" w:type="dxa"/>
            <w:tcBorders>
              <w:top w:val="nil"/>
              <w:left w:val="nil"/>
              <w:bottom w:val="nil"/>
              <w:right w:val="nil"/>
            </w:tcBorders>
            <w:shd w:val="clear" w:color="auto" w:fill="auto"/>
            <w:noWrap/>
            <w:vAlign w:val="center"/>
            <w:hideMark/>
          </w:tcPr>
          <w:p w14:paraId="1B6B6F64" w14:textId="7CE20CD0"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0.327</w:t>
            </w:r>
            <w:r w:rsidR="00153331" w:rsidRPr="00F07704">
              <w:rPr>
                <w:rFonts w:eastAsia="Times New Roman" w:cs="Times New Roman"/>
                <w:color w:val="000000"/>
                <w:sz w:val="20"/>
                <w:szCs w:val="20"/>
              </w:rPr>
              <w:t>9</w:t>
            </w:r>
          </w:p>
        </w:tc>
        <w:tc>
          <w:tcPr>
            <w:tcW w:w="1338" w:type="dxa"/>
            <w:tcBorders>
              <w:top w:val="nil"/>
              <w:left w:val="nil"/>
              <w:bottom w:val="nil"/>
              <w:right w:val="nil"/>
            </w:tcBorders>
            <w:shd w:val="clear" w:color="auto" w:fill="auto"/>
            <w:noWrap/>
            <w:vAlign w:val="center"/>
            <w:hideMark/>
          </w:tcPr>
          <w:p w14:paraId="039D1ED5" w14:textId="0EE3D42C"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0.3657</w:t>
            </w:r>
          </w:p>
        </w:tc>
        <w:tc>
          <w:tcPr>
            <w:tcW w:w="1500" w:type="dxa"/>
            <w:tcBorders>
              <w:top w:val="nil"/>
              <w:left w:val="nil"/>
              <w:bottom w:val="nil"/>
              <w:right w:val="nil"/>
            </w:tcBorders>
            <w:shd w:val="clear" w:color="auto" w:fill="auto"/>
            <w:noWrap/>
            <w:vAlign w:val="center"/>
            <w:hideMark/>
          </w:tcPr>
          <w:p w14:paraId="3DB47A24" w14:textId="7F90D888"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0.797</w:t>
            </w:r>
            <w:r w:rsidR="00153331" w:rsidRPr="00F07704">
              <w:rPr>
                <w:rFonts w:eastAsia="Times New Roman" w:cs="Times New Roman"/>
                <w:color w:val="000000"/>
                <w:sz w:val="20"/>
                <w:szCs w:val="20"/>
              </w:rPr>
              <w:t>1</w:t>
            </w:r>
          </w:p>
        </w:tc>
      </w:tr>
      <w:tr w:rsidR="00DA4E78" w:rsidRPr="00946467" w14:paraId="165353D5"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5BB66575"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CtasMuj</w:t>
            </w:r>
            <w:proofErr w:type="spellEnd"/>
          </w:p>
        </w:tc>
        <w:tc>
          <w:tcPr>
            <w:tcW w:w="1253" w:type="dxa"/>
            <w:tcBorders>
              <w:top w:val="nil"/>
              <w:left w:val="nil"/>
              <w:bottom w:val="nil"/>
              <w:right w:val="nil"/>
            </w:tcBorders>
            <w:shd w:val="clear" w:color="auto" w:fill="auto"/>
            <w:noWrap/>
            <w:vAlign w:val="center"/>
            <w:hideMark/>
          </w:tcPr>
          <w:p w14:paraId="7F5F1EE1" w14:textId="2CA7F2BA"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234</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044</w:t>
            </w:r>
          </w:p>
        </w:tc>
        <w:tc>
          <w:tcPr>
            <w:tcW w:w="1253" w:type="dxa"/>
            <w:tcBorders>
              <w:top w:val="nil"/>
              <w:left w:val="nil"/>
              <w:bottom w:val="nil"/>
              <w:right w:val="nil"/>
            </w:tcBorders>
            <w:shd w:val="clear" w:color="auto" w:fill="auto"/>
            <w:noWrap/>
            <w:vAlign w:val="center"/>
            <w:hideMark/>
          </w:tcPr>
          <w:p w14:paraId="7F3094B9" w14:textId="1FCDC5DA"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843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796</w:t>
            </w:r>
          </w:p>
        </w:tc>
        <w:tc>
          <w:tcPr>
            <w:tcW w:w="1338" w:type="dxa"/>
            <w:tcBorders>
              <w:top w:val="nil"/>
              <w:left w:val="nil"/>
              <w:bottom w:val="nil"/>
              <w:right w:val="nil"/>
            </w:tcBorders>
            <w:shd w:val="clear" w:color="auto" w:fill="auto"/>
            <w:noWrap/>
            <w:vAlign w:val="center"/>
            <w:hideMark/>
          </w:tcPr>
          <w:p w14:paraId="05C66822" w14:textId="1975F308"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000</w:t>
            </w:r>
            <w:r w:rsidR="00153331" w:rsidRPr="00F07704">
              <w:rPr>
                <w:rFonts w:eastAsia="Times New Roman" w:cs="Times New Roman"/>
                <w:color w:val="000000"/>
                <w:sz w:val="20"/>
                <w:szCs w:val="20"/>
              </w:rPr>
              <w:t>,</w:t>
            </w:r>
            <w:r w:rsidRPr="00F07704">
              <w:rPr>
                <w:rFonts w:eastAsia="Times New Roman" w:cs="Times New Roman"/>
                <w:color w:val="000000"/>
                <w:sz w:val="20"/>
                <w:szCs w:val="20"/>
              </w:rPr>
              <w:t>974</w:t>
            </w:r>
          </w:p>
        </w:tc>
        <w:tc>
          <w:tcPr>
            <w:tcW w:w="1338" w:type="dxa"/>
            <w:tcBorders>
              <w:top w:val="nil"/>
              <w:left w:val="nil"/>
              <w:bottom w:val="nil"/>
              <w:right w:val="nil"/>
            </w:tcBorders>
            <w:shd w:val="clear" w:color="auto" w:fill="auto"/>
            <w:noWrap/>
            <w:vAlign w:val="center"/>
            <w:hideMark/>
          </w:tcPr>
          <w:p w14:paraId="27959B9F" w14:textId="606B41F5"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526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414</w:t>
            </w:r>
          </w:p>
        </w:tc>
        <w:tc>
          <w:tcPr>
            <w:tcW w:w="1338" w:type="dxa"/>
            <w:tcBorders>
              <w:top w:val="nil"/>
              <w:left w:val="nil"/>
              <w:bottom w:val="nil"/>
              <w:right w:val="nil"/>
            </w:tcBorders>
            <w:shd w:val="clear" w:color="auto" w:fill="auto"/>
            <w:noWrap/>
            <w:vAlign w:val="center"/>
            <w:hideMark/>
          </w:tcPr>
          <w:p w14:paraId="317FF03D" w14:textId="3E5094A2"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37</w:t>
            </w:r>
            <w:r w:rsidR="00153331" w:rsidRPr="00F07704">
              <w:rPr>
                <w:rFonts w:eastAsia="Times New Roman" w:cs="Times New Roman"/>
                <w:color w:val="000000"/>
                <w:sz w:val="20"/>
                <w:szCs w:val="20"/>
              </w:rPr>
              <w:t>,</w:t>
            </w:r>
            <w:r w:rsidRPr="00F07704">
              <w:rPr>
                <w:rFonts w:eastAsia="Times New Roman" w:cs="Times New Roman"/>
                <w:color w:val="000000"/>
                <w:sz w:val="20"/>
                <w:szCs w:val="20"/>
              </w:rPr>
              <w:t>613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406</w:t>
            </w:r>
          </w:p>
        </w:tc>
        <w:tc>
          <w:tcPr>
            <w:tcW w:w="1500" w:type="dxa"/>
            <w:tcBorders>
              <w:top w:val="nil"/>
              <w:left w:val="nil"/>
              <w:bottom w:val="nil"/>
              <w:right w:val="nil"/>
            </w:tcBorders>
            <w:shd w:val="clear" w:color="auto" w:fill="auto"/>
            <w:noWrap/>
            <w:vAlign w:val="center"/>
            <w:hideMark/>
          </w:tcPr>
          <w:p w14:paraId="143026F5" w14:textId="53141324"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77</w:t>
            </w:r>
            <w:r w:rsidR="00153331" w:rsidRPr="00F07704">
              <w:rPr>
                <w:rFonts w:eastAsia="Times New Roman" w:cs="Times New Roman"/>
                <w:color w:val="000000"/>
                <w:sz w:val="20"/>
                <w:szCs w:val="20"/>
              </w:rPr>
              <w:t>,</w:t>
            </w:r>
            <w:r w:rsidRPr="00F07704">
              <w:rPr>
                <w:rFonts w:eastAsia="Times New Roman" w:cs="Times New Roman"/>
                <w:color w:val="000000"/>
                <w:sz w:val="20"/>
                <w:szCs w:val="20"/>
              </w:rPr>
              <w:t>989</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473</w:t>
            </w:r>
          </w:p>
        </w:tc>
      </w:tr>
      <w:tr w:rsidR="00DA4E78" w:rsidRPr="00946467" w14:paraId="744575BA"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15C3C928"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CtasHom</w:t>
            </w:r>
            <w:proofErr w:type="spellEnd"/>
          </w:p>
        </w:tc>
        <w:tc>
          <w:tcPr>
            <w:tcW w:w="1253" w:type="dxa"/>
            <w:tcBorders>
              <w:top w:val="nil"/>
              <w:left w:val="nil"/>
              <w:bottom w:val="nil"/>
              <w:right w:val="nil"/>
            </w:tcBorders>
            <w:shd w:val="clear" w:color="auto" w:fill="auto"/>
            <w:noWrap/>
            <w:vAlign w:val="center"/>
            <w:hideMark/>
          </w:tcPr>
          <w:p w14:paraId="1308AE8B" w14:textId="61E521FD"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348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574</w:t>
            </w:r>
          </w:p>
        </w:tc>
        <w:tc>
          <w:tcPr>
            <w:tcW w:w="1253" w:type="dxa"/>
            <w:tcBorders>
              <w:top w:val="nil"/>
              <w:left w:val="nil"/>
              <w:bottom w:val="nil"/>
              <w:right w:val="nil"/>
            </w:tcBorders>
            <w:shd w:val="clear" w:color="auto" w:fill="auto"/>
            <w:noWrap/>
            <w:vAlign w:val="center"/>
            <w:hideMark/>
          </w:tcPr>
          <w:p w14:paraId="4F1CC803" w14:textId="2ADBD6E8"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444</w:t>
            </w:r>
            <w:r w:rsidR="00153331" w:rsidRPr="00F07704">
              <w:rPr>
                <w:rFonts w:eastAsia="Times New Roman" w:cs="Times New Roman"/>
                <w:color w:val="000000"/>
                <w:sz w:val="20"/>
                <w:szCs w:val="20"/>
              </w:rPr>
              <w:t>,</w:t>
            </w:r>
            <w:r w:rsidRPr="00F07704">
              <w:rPr>
                <w:rFonts w:eastAsia="Times New Roman" w:cs="Times New Roman"/>
                <w:color w:val="000000"/>
                <w:sz w:val="20"/>
                <w:szCs w:val="20"/>
              </w:rPr>
              <w:t>634</w:t>
            </w:r>
          </w:p>
        </w:tc>
        <w:tc>
          <w:tcPr>
            <w:tcW w:w="1338" w:type="dxa"/>
            <w:tcBorders>
              <w:top w:val="nil"/>
              <w:left w:val="nil"/>
              <w:bottom w:val="nil"/>
              <w:right w:val="nil"/>
            </w:tcBorders>
            <w:shd w:val="clear" w:color="auto" w:fill="auto"/>
            <w:noWrap/>
            <w:vAlign w:val="center"/>
            <w:hideMark/>
          </w:tcPr>
          <w:p w14:paraId="1E31F9CD" w14:textId="27E1402A"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301</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054</w:t>
            </w:r>
          </w:p>
        </w:tc>
        <w:tc>
          <w:tcPr>
            <w:tcW w:w="1338" w:type="dxa"/>
            <w:tcBorders>
              <w:top w:val="nil"/>
              <w:left w:val="nil"/>
              <w:bottom w:val="nil"/>
              <w:right w:val="nil"/>
            </w:tcBorders>
            <w:shd w:val="clear" w:color="auto" w:fill="auto"/>
            <w:noWrap/>
            <w:vAlign w:val="center"/>
            <w:hideMark/>
          </w:tcPr>
          <w:p w14:paraId="7E48F7B9" w14:textId="20657262"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855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775</w:t>
            </w:r>
          </w:p>
        </w:tc>
        <w:tc>
          <w:tcPr>
            <w:tcW w:w="1338" w:type="dxa"/>
            <w:tcBorders>
              <w:top w:val="nil"/>
              <w:left w:val="nil"/>
              <w:bottom w:val="nil"/>
              <w:right w:val="nil"/>
            </w:tcBorders>
            <w:shd w:val="clear" w:color="auto" w:fill="auto"/>
            <w:noWrap/>
            <w:vAlign w:val="center"/>
            <w:hideMark/>
          </w:tcPr>
          <w:p w14:paraId="505474A2" w14:textId="69B2F0D9"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44</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255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234</w:t>
            </w:r>
          </w:p>
        </w:tc>
        <w:tc>
          <w:tcPr>
            <w:tcW w:w="1500" w:type="dxa"/>
            <w:tcBorders>
              <w:top w:val="nil"/>
              <w:left w:val="nil"/>
              <w:bottom w:val="nil"/>
              <w:right w:val="nil"/>
            </w:tcBorders>
            <w:shd w:val="clear" w:color="auto" w:fill="auto"/>
            <w:noWrap/>
            <w:vAlign w:val="center"/>
            <w:hideMark/>
          </w:tcPr>
          <w:p w14:paraId="530B5194" w14:textId="601EA453"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260</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252</w:t>
            </w:r>
          </w:p>
        </w:tc>
      </w:tr>
      <w:tr w:rsidR="00DA4E78" w:rsidRPr="00946467" w14:paraId="62D1693A"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27C24E0B"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CrConMuj</w:t>
            </w:r>
            <w:proofErr w:type="spellEnd"/>
          </w:p>
        </w:tc>
        <w:tc>
          <w:tcPr>
            <w:tcW w:w="1253" w:type="dxa"/>
            <w:tcBorders>
              <w:top w:val="nil"/>
              <w:left w:val="nil"/>
              <w:bottom w:val="nil"/>
              <w:right w:val="nil"/>
            </w:tcBorders>
            <w:shd w:val="clear" w:color="auto" w:fill="auto"/>
            <w:noWrap/>
            <w:vAlign w:val="center"/>
            <w:hideMark/>
          </w:tcPr>
          <w:p w14:paraId="6438BE02"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138</w:t>
            </w:r>
          </w:p>
        </w:tc>
        <w:tc>
          <w:tcPr>
            <w:tcW w:w="1253" w:type="dxa"/>
            <w:tcBorders>
              <w:top w:val="nil"/>
              <w:left w:val="nil"/>
              <w:bottom w:val="nil"/>
              <w:right w:val="nil"/>
            </w:tcBorders>
            <w:shd w:val="clear" w:color="auto" w:fill="auto"/>
            <w:noWrap/>
            <w:vAlign w:val="center"/>
            <w:hideMark/>
          </w:tcPr>
          <w:p w14:paraId="6FDE2D89" w14:textId="26665A1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99</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242</w:t>
            </w:r>
          </w:p>
        </w:tc>
        <w:tc>
          <w:tcPr>
            <w:tcW w:w="1338" w:type="dxa"/>
            <w:tcBorders>
              <w:top w:val="nil"/>
              <w:left w:val="nil"/>
              <w:bottom w:val="nil"/>
              <w:right w:val="nil"/>
            </w:tcBorders>
            <w:shd w:val="clear" w:color="auto" w:fill="auto"/>
            <w:noWrap/>
            <w:vAlign w:val="center"/>
            <w:hideMark/>
          </w:tcPr>
          <w:p w14:paraId="3985E6AB" w14:textId="2027800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368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144</w:t>
            </w:r>
          </w:p>
        </w:tc>
        <w:tc>
          <w:tcPr>
            <w:tcW w:w="1338" w:type="dxa"/>
            <w:tcBorders>
              <w:top w:val="nil"/>
              <w:left w:val="nil"/>
              <w:bottom w:val="nil"/>
              <w:right w:val="nil"/>
            </w:tcBorders>
            <w:shd w:val="clear" w:color="auto" w:fill="auto"/>
            <w:noWrap/>
            <w:vAlign w:val="center"/>
            <w:hideMark/>
          </w:tcPr>
          <w:p w14:paraId="60EEF860" w14:textId="23904BAC"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234</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015</w:t>
            </w:r>
          </w:p>
        </w:tc>
        <w:tc>
          <w:tcPr>
            <w:tcW w:w="1338" w:type="dxa"/>
            <w:tcBorders>
              <w:top w:val="nil"/>
              <w:left w:val="nil"/>
              <w:bottom w:val="nil"/>
              <w:right w:val="nil"/>
            </w:tcBorders>
            <w:shd w:val="clear" w:color="auto" w:fill="auto"/>
            <w:noWrap/>
            <w:vAlign w:val="center"/>
            <w:hideMark/>
          </w:tcPr>
          <w:p w14:paraId="4ABB54F0" w14:textId="40A0372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153331" w:rsidRPr="00F07704">
              <w:rPr>
                <w:rFonts w:eastAsia="Times New Roman" w:cs="Times New Roman"/>
                <w:color w:val="000000"/>
                <w:sz w:val="20"/>
                <w:szCs w:val="20"/>
              </w:rPr>
              <w:t>,</w:t>
            </w:r>
            <w:r w:rsidRPr="00F07704">
              <w:rPr>
                <w:rFonts w:eastAsia="Times New Roman" w:cs="Times New Roman"/>
                <w:color w:val="000000"/>
                <w:sz w:val="20"/>
                <w:szCs w:val="20"/>
              </w:rPr>
              <w:t>777</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383</w:t>
            </w:r>
          </w:p>
        </w:tc>
        <w:tc>
          <w:tcPr>
            <w:tcW w:w="1500" w:type="dxa"/>
            <w:tcBorders>
              <w:top w:val="nil"/>
              <w:left w:val="nil"/>
              <w:bottom w:val="nil"/>
              <w:right w:val="nil"/>
            </w:tcBorders>
            <w:shd w:val="clear" w:color="auto" w:fill="auto"/>
            <w:noWrap/>
            <w:vAlign w:val="center"/>
            <w:hideMark/>
          </w:tcPr>
          <w:p w14:paraId="0FB661C5" w14:textId="2C18345F"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101</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048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865</w:t>
            </w:r>
          </w:p>
        </w:tc>
      </w:tr>
      <w:tr w:rsidR="00DA4E78" w:rsidRPr="00946467" w14:paraId="566B33CE"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16BECBC9"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CrConHom</w:t>
            </w:r>
            <w:proofErr w:type="spellEnd"/>
          </w:p>
        </w:tc>
        <w:tc>
          <w:tcPr>
            <w:tcW w:w="1253" w:type="dxa"/>
            <w:tcBorders>
              <w:top w:val="nil"/>
              <w:left w:val="nil"/>
              <w:bottom w:val="nil"/>
              <w:right w:val="nil"/>
            </w:tcBorders>
            <w:shd w:val="clear" w:color="auto" w:fill="auto"/>
            <w:noWrap/>
            <w:vAlign w:val="center"/>
            <w:hideMark/>
          </w:tcPr>
          <w:p w14:paraId="309C9F35"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159</w:t>
            </w:r>
          </w:p>
        </w:tc>
        <w:tc>
          <w:tcPr>
            <w:tcW w:w="1253" w:type="dxa"/>
            <w:tcBorders>
              <w:top w:val="nil"/>
              <w:left w:val="nil"/>
              <w:bottom w:val="nil"/>
              <w:right w:val="nil"/>
            </w:tcBorders>
            <w:shd w:val="clear" w:color="auto" w:fill="auto"/>
            <w:noWrap/>
            <w:vAlign w:val="center"/>
            <w:hideMark/>
          </w:tcPr>
          <w:p w14:paraId="03948F25" w14:textId="3F99FE64"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126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290</w:t>
            </w:r>
          </w:p>
        </w:tc>
        <w:tc>
          <w:tcPr>
            <w:tcW w:w="1338" w:type="dxa"/>
            <w:tcBorders>
              <w:top w:val="nil"/>
              <w:left w:val="nil"/>
              <w:bottom w:val="nil"/>
              <w:right w:val="nil"/>
            </w:tcBorders>
            <w:shd w:val="clear" w:color="auto" w:fill="auto"/>
            <w:noWrap/>
            <w:vAlign w:val="center"/>
            <w:hideMark/>
          </w:tcPr>
          <w:p w14:paraId="75443E94" w14:textId="11C10F5C"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485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166</w:t>
            </w:r>
          </w:p>
        </w:tc>
        <w:tc>
          <w:tcPr>
            <w:tcW w:w="1338" w:type="dxa"/>
            <w:tcBorders>
              <w:top w:val="nil"/>
              <w:left w:val="nil"/>
              <w:bottom w:val="nil"/>
              <w:right w:val="nil"/>
            </w:tcBorders>
            <w:shd w:val="clear" w:color="auto" w:fill="auto"/>
            <w:noWrap/>
            <w:vAlign w:val="center"/>
            <w:hideMark/>
          </w:tcPr>
          <w:p w14:paraId="5621A030" w14:textId="0A4BAE56"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149</w:t>
            </w:r>
            <w:r w:rsidR="00153331" w:rsidRPr="00F07704">
              <w:rPr>
                <w:rFonts w:eastAsia="Times New Roman" w:cs="Times New Roman"/>
                <w:color w:val="000000"/>
                <w:sz w:val="20"/>
                <w:szCs w:val="20"/>
              </w:rPr>
              <w:t>,</w:t>
            </w:r>
            <w:r w:rsidRPr="00F07704">
              <w:rPr>
                <w:rFonts w:eastAsia="Times New Roman" w:cs="Times New Roman"/>
                <w:color w:val="000000"/>
                <w:sz w:val="20"/>
                <w:szCs w:val="20"/>
              </w:rPr>
              <w:t>729</w:t>
            </w:r>
          </w:p>
        </w:tc>
        <w:tc>
          <w:tcPr>
            <w:tcW w:w="1338" w:type="dxa"/>
            <w:tcBorders>
              <w:top w:val="nil"/>
              <w:left w:val="nil"/>
              <w:bottom w:val="nil"/>
              <w:right w:val="nil"/>
            </w:tcBorders>
            <w:shd w:val="clear" w:color="auto" w:fill="auto"/>
            <w:noWrap/>
            <w:vAlign w:val="center"/>
            <w:hideMark/>
          </w:tcPr>
          <w:p w14:paraId="630B24FB" w14:textId="06C1BEB5"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105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129</w:t>
            </w:r>
          </w:p>
        </w:tc>
        <w:tc>
          <w:tcPr>
            <w:tcW w:w="1500" w:type="dxa"/>
            <w:tcBorders>
              <w:top w:val="nil"/>
              <w:left w:val="nil"/>
              <w:bottom w:val="nil"/>
              <w:right w:val="nil"/>
            </w:tcBorders>
            <w:shd w:val="clear" w:color="auto" w:fill="auto"/>
            <w:noWrap/>
            <w:vAlign w:val="center"/>
            <w:hideMark/>
          </w:tcPr>
          <w:p w14:paraId="3D969F54" w14:textId="4227441D"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923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147</w:t>
            </w:r>
          </w:p>
        </w:tc>
      </w:tr>
      <w:tr w:rsidR="00DA4E78" w:rsidRPr="00946467" w14:paraId="211F69B1"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69AF3AF4"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CrVivMuj</w:t>
            </w:r>
            <w:proofErr w:type="spellEnd"/>
          </w:p>
        </w:tc>
        <w:tc>
          <w:tcPr>
            <w:tcW w:w="1253" w:type="dxa"/>
            <w:tcBorders>
              <w:top w:val="nil"/>
              <w:left w:val="nil"/>
              <w:bottom w:val="nil"/>
              <w:right w:val="nil"/>
            </w:tcBorders>
            <w:shd w:val="clear" w:color="auto" w:fill="auto"/>
            <w:noWrap/>
            <w:vAlign w:val="center"/>
            <w:hideMark/>
          </w:tcPr>
          <w:p w14:paraId="027589AC"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57</w:t>
            </w:r>
          </w:p>
        </w:tc>
        <w:tc>
          <w:tcPr>
            <w:tcW w:w="1253" w:type="dxa"/>
            <w:tcBorders>
              <w:top w:val="nil"/>
              <w:left w:val="nil"/>
              <w:bottom w:val="nil"/>
              <w:right w:val="nil"/>
            </w:tcBorders>
            <w:shd w:val="clear" w:color="auto" w:fill="auto"/>
            <w:noWrap/>
            <w:vAlign w:val="center"/>
            <w:hideMark/>
          </w:tcPr>
          <w:p w14:paraId="722F3597" w14:textId="00E8753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094</w:t>
            </w:r>
          </w:p>
        </w:tc>
        <w:tc>
          <w:tcPr>
            <w:tcW w:w="1338" w:type="dxa"/>
            <w:tcBorders>
              <w:top w:val="nil"/>
              <w:left w:val="nil"/>
              <w:bottom w:val="nil"/>
              <w:right w:val="nil"/>
            </w:tcBorders>
            <w:shd w:val="clear" w:color="auto" w:fill="auto"/>
            <w:noWrap/>
            <w:vAlign w:val="center"/>
            <w:hideMark/>
          </w:tcPr>
          <w:p w14:paraId="1827E536" w14:textId="72DF706A"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346</w:t>
            </w:r>
          </w:p>
        </w:tc>
        <w:tc>
          <w:tcPr>
            <w:tcW w:w="1338" w:type="dxa"/>
            <w:tcBorders>
              <w:top w:val="nil"/>
              <w:left w:val="nil"/>
              <w:bottom w:val="nil"/>
              <w:right w:val="nil"/>
            </w:tcBorders>
            <w:shd w:val="clear" w:color="auto" w:fill="auto"/>
            <w:noWrap/>
            <w:vAlign w:val="center"/>
            <w:hideMark/>
          </w:tcPr>
          <w:p w14:paraId="4D90FCB1" w14:textId="06EAA598"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19</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341</w:t>
            </w:r>
          </w:p>
        </w:tc>
        <w:tc>
          <w:tcPr>
            <w:tcW w:w="1338" w:type="dxa"/>
            <w:tcBorders>
              <w:top w:val="nil"/>
              <w:left w:val="nil"/>
              <w:bottom w:val="nil"/>
              <w:right w:val="nil"/>
            </w:tcBorders>
            <w:shd w:val="clear" w:color="auto" w:fill="auto"/>
            <w:noWrap/>
            <w:vAlign w:val="center"/>
            <w:hideMark/>
          </w:tcPr>
          <w:p w14:paraId="4E3AF55B" w14:textId="28169F5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27</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448</w:t>
            </w:r>
          </w:p>
        </w:tc>
        <w:tc>
          <w:tcPr>
            <w:tcW w:w="1500" w:type="dxa"/>
            <w:tcBorders>
              <w:top w:val="nil"/>
              <w:left w:val="nil"/>
              <w:bottom w:val="nil"/>
              <w:right w:val="nil"/>
            </w:tcBorders>
            <w:shd w:val="clear" w:color="auto" w:fill="auto"/>
            <w:noWrap/>
            <w:vAlign w:val="center"/>
            <w:hideMark/>
          </w:tcPr>
          <w:p w14:paraId="46E382D8" w14:textId="776CE83F"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128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319</w:t>
            </w:r>
          </w:p>
        </w:tc>
      </w:tr>
      <w:tr w:rsidR="00DA4E78" w:rsidRPr="00946467" w14:paraId="2800155C"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4D26813E"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CrVivHom</w:t>
            </w:r>
            <w:proofErr w:type="spellEnd"/>
          </w:p>
        </w:tc>
        <w:tc>
          <w:tcPr>
            <w:tcW w:w="1253" w:type="dxa"/>
            <w:tcBorders>
              <w:top w:val="nil"/>
              <w:left w:val="nil"/>
              <w:bottom w:val="nil"/>
              <w:right w:val="nil"/>
            </w:tcBorders>
            <w:shd w:val="clear" w:color="auto" w:fill="auto"/>
            <w:noWrap/>
            <w:vAlign w:val="center"/>
            <w:hideMark/>
          </w:tcPr>
          <w:p w14:paraId="59390E79"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42</w:t>
            </w:r>
          </w:p>
        </w:tc>
        <w:tc>
          <w:tcPr>
            <w:tcW w:w="1253" w:type="dxa"/>
            <w:tcBorders>
              <w:top w:val="nil"/>
              <w:left w:val="nil"/>
              <w:bottom w:val="nil"/>
              <w:right w:val="nil"/>
            </w:tcBorders>
            <w:shd w:val="clear" w:color="auto" w:fill="auto"/>
            <w:noWrap/>
            <w:vAlign w:val="center"/>
            <w:hideMark/>
          </w:tcPr>
          <w:p w14:paraId="7CED27D2" w14:textId="70E494D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373</w:t>
            </w:r>
          </w:p>
        </w:tc>
        <w:tc>
          <w:tcPr>
            <w:tcW w:w="1338" w:type="dxa"/>
            <w:tcBorders>
              <w:top w:val="nil"/>
              <w:left w:val="nil"/>
              <w:bottom w:val="nil"/>
              <w:right w:val="nil"/>
            </w:tcBorders>
            <w:shd w:val="clear" w:color="auto" w:fill="auto"/>
            <w:noWrap/>
            <w:vAlign w:val="center"/>
            <w:hideMark/>
          </w:tcPr>
          <w:p w14:paraId="311DAAC3" w14:textId="0476D43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404</w:t>
            </w:r>
          </w:p>
        </w:tc>
        <w:tc>
          <w:tcPr>
            <w:tcW w:w="1338" w:type="dxa"/>
            <w:tcBorders>
              <w:top w:val="nil"/>
              <w:left w:val="nil"/>
              <w:bottom w:val="nil"/>
              <w:right w:val="nil"/>
            </w:tcBorders>
            <w:shd w:val="clear" w:color="auto" w:fill="auto"/>
            <w:noWrap/>
            <w:vAlign w:val="center"/>
            <w:hideMark/>
          </w:tcPr>
          <w:p w14:paraId="5A2CBDE6" w14:textId="5DB700E4"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0446</w:t>
            </w:r>
          </w:p>
        </w:tc>
        <w:tc>
          <w:tcPr>
            <w:tcW w:w="1338" w:type="dxa"/>
            <w:tcBorders>
              <w:top w:val="nil"/>
              <w:left w:val="nil"/>
              <w:bottom w:val="nil"/>
              <w:right w:val="nil"/>
            </w:tcBorders>
            <w:shd w:val="clear" w:color="auto" w:fill="auto"/>
            <w:noWrap/>
            <w:vAlign w:val="center"/>
            <w:hideMark/>
          </w:tcPr>
          <w:p w14:paraId="017E1034" w14:textId="50AA014B"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29</w:t>
            </w:r>
            <w:r w:rsidR="00153331" w:rsidRPr="00F07704">
              <w:rPr>
                <w:rFonts w:eastAsia="Times New Roman" w:cs="Times New Roman"/>
                <w:color w:val="000000"/>
                <w:sz w:val="20"/>
                <w:szCs w:val="20"/>
              </w:rPr>
              <w:t>,</w:t>
            </w:r>
            <w:r w:rsidRPr="00F07704">
              <w:rPr>
                <w:rFonts w:eastAsia="Times New Roman" w:cs="Times New Roman"/>
                <w:color w:val="000000"/>
                <w:sz w:val="20"/>
                <w:szCs w:val="20"/>
              </w:rPr>
              <w:t>781</w:t>
            </w:r>
          </w:p>
        </w:tc>
        <w:tc>
          <w:tcPr>
            <w:tcW w:w="1500" w:type="dxa"/>
            <w:tcBorders>
              <w:top w:val="nil"/>
              <w:left w:val="nil"/>
              <w:bottom w:val="nil"/>
              <w:right w:val="nil"/>
            </w:tcBorders>
            <w:shd w:val="clear" w:color="auto" w:fill="auto"/>
            <w:noWrap/>
            <w:vAlign w:val="center"/>
            <w:hideMark/>
          </w:tcPr>
          <w:p w14:paraId="5C4040BA" w14:textId="25008B9D"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227</w:t>
            </w:r>
          </w:p>
        </w:tc>
      </w:tr>
      <w:tr w:rsidR="00DA4E78" w:rsidRPr="00946467" w14:paraId="58B17A49"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26403E0B"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MicroCrMuj</w:t>
            </w:r>
            <w:proofErr w:type="spellEnd"/>
          </w:p>
        </w:tc>
        <w:tc>
          <w:tcPr>
            <w:tcW w:w="1253" w:type="dxa"/>
            <w:tcBorders>
              <w:top w:val="nil"/>
              <w:left w:val="nil"/>
              <w:bottom w:val="nil"/>
              <w:right w:val="nil"/>
            </w:tcBorders>
            <w:shd w:val="clear" w:color="auto" w:fill="auto"/>
            <w:noWrap/>
            <w:vAlign w:val="center"/>
            <w:hideMark/>
          </w:tcPr>
          <w:p w14:paraId="0998FAC0"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253" w:type="dxa"/>
            <w:tcBorders>
              <w:top w:val="nil"/>
              <w:left w:val="nil"/>
              <w:bottom w:val="nil"/>
              <w:right w:val="nil"/>
            </w:tcBorders>
            <w:shd w:val="clear" w:color="auto" w:fill="auto"/>
            <w:noWrap/>
            <w:vAlign w:val="center"/>
            <w:hideMark/>
          </w:tcPr>
          <w:p w14:paraId="4CD8478E"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38" w:type="dxa"/>
            <w:tcBorders>
              <w:top w:val="nil"/>
              <w:left w:val="nil"/>
              <w:bottom w:val="nil"/>
              <w:right w:val="nil"/>
            </w:tcBorders>
            <w:shd w:val="clear" w:color="auto" w:fill="auto"/>
            <w:noWrap/>
            <w:vAlign w:val="center"/>
            <w:hideMark/>
          </w:tcPr>
          <w:p w14:paraId="203DE815"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471</w:t>
            </w:r>
          </w:p>
        </w:tc>
        <w:tc>
          <w:tcPr>
            <w:tcW w:w="1338" w:type="dxa"/>
            <w:tcBorders>
              <w:top w:val="nil"/>
              <w:left w:val="nil"/>
              <w:bottom w:val="nil"/>
              <w:right w:val="nil"/>
            </w:tcBorders>
            <w:shd w:val="clear" w:color="auto" w:fill="auto"/>
            <w:noWrap/>
            <w:vAlign w:val="center"/>
            <w:hideMark/>
          </w:tcPr>
          <w:p w14:paraId="01FD2AC6" w14:textId="2B9D0FB3"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96</w:t>
            </w:r>
            <w:r w:rsidR="00153331" w:rsidRPr="00F07704">
              <w:rPr>
                <w:rFonts w:eastAsia="Times New Roman" w:cs="Times New Roman"/>
                <w:color w:val="000000"/>
                <w:sz w:val="20"/>
                <w:szCs w:val="20"/>
              </w:rPr>
              <w:t>,</w:t>
            </w:r>
            <w:r w:rsidRPr="00F07704">
              <w:rPr>
                <w:rFonts w:eastAsia="Times New Roman" w:cs="Times New Roman"/>
                <w:color w:val="000000"/>
                <w:sz w:val="20"/>
                <w:szCs w:val="20"/>
              </w:rPr>
              <w:t>351</w:t>
            </w:r>
          </w:p>
        </w:tc>
        <w:tc>
          <w:tcPr>
            <w:tcW w:w="1338" w:type="dxa"/>
            <w:tcBorders>
              <w:top w:val="nil"/>
              <w:left w:val="nil"/>
              <w:bottom w:val="nil"/>
              <w:right w:val="nil"/>
            </w:tcBorders>
            <w:shd w:val="clear" w:color="auto" w:fill="auto"/>
            <w:noWrap/>
            <w:vAlign w:val="center"/>
            <w:hideMark/>
          </w:tcPr>
          <w:p w14:paraId="685EA9CC" w14:textId="05ABD1D2"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029</w:t>
            </w:r>
          </w:p>
        </w:tc>
        <w:tc>
          <w:tcPr>
            <w:tcW w:w="1500" w:type="dxa"/>
            <w:tcBorders>
              <w:top w:val="nil"/>
              <w:left w:val="nil"/>
              <w:bottom w:val="nil"/>
              <w:right w:val="nil"/>
            </w:tcBorders>
            <w:shd w:val="clear" w:color="auto" w:fill="auto"/>
            <w:noWrap/>
            <w:vAlign w:val="center"/>
            <w:hideMark/>
          </w:tcPr>
          <w:p w14:paraId="12A4D5F9" w14:textId="20F8D90F"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882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117</w:t>
            </w:r>
          </w:p>
        </w:tc>
      </w:tr>
      <w:tr w:rsidR="00DA4E78" w:rsidRPr="00946467" w14:paraId="0A47BB1E"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2BAD31A4"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MicroCrHom</w:t>
            </w:r>
            <w:proofErr w:type="spellEnd"/>
          </w:p>
        </w:tc>
        <w:tc>
          <w:tcPr>
            <w:tcW w:w="1253" w:type="dxa"/>
            <w:tcBorders>
              <w:top w:val="nil"/>
              <w:left w:val="nil"/>
              <w:bottom w:val="nil"/>
              <w:right w:val="nil"/>
            </w:tcBorders>
            <w:shd w:val="clear" w:color="auto" w:fill="auto"/>
            <w:noWrap/>
            <w:vAlign w:val="center"/>
            <w:hideMark/>
          </w:tcPr>
          <w:p w14:paraId="2E56225E"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253" w:type="dxa"/>
            <w:tcBorders>
              <w:top w:val="nil"/>
              <w:left w:val="nil"/>
              <w:bottom w:val="nil"/>
              <w:right w:val="nil"/>
            </w:tcBorders>
            <w:shd w:val="clear" w:color="auto" w:fill="auto"/>
            <w:noWrap/>
            <w:vAlign w:val="center"/>
            <w:hideMark/>
          </w:tcPr>
          <w:p w14:paraId="3971360F"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38" w:type="dxa"/>
            <w:tcBorders>
              <w:top w:val="nil"/>
              <w:left w:val="nil"/>
              <w:bottom w:val="nil"/>
              <w:right w:val="nil"/>
            </w:tcBorders>
            <w:shd w:val="clear" w:color="auto" w:fill="auto"/>
            <w:noWrap/>
            <w:vAlign w:val="center"/>
            <w:hideMark/>
          </w:tcPr>
          <w:p w14:paraId="4733A2FC"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748.5</w:t>
            </w:r>
          </w:p>
        </w:tc>
        <w:tc>
          <w:tcPr>
            <w:tcW w:w="1338" w:type="dxa"/>
            <w:tcBorders>
              <w:top w:val="nil"/>
              <w:left w:val="nil"/>
              <w:bottom w:val="nil"/>
              <w:right w:val="nil"/>
            </w:tcBorders>
            <w:shd w:val="clear" w:color="auto" w:fill="auto"/>
            <w:noWrap/>
            <w:vAlign w:val="center"/>
            <w:hideMark/>
          </w:tcPr>
          <w:p w14:paraId="2300669B" w14:textId="43701886"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89</w:t>
            </w:r>
            <w:r w:rsidR="00153331" w:rsidRPr="00F07704">
              <w:rPr>
                <w:rFonts w:eastAsia="Times New Roman" w:cs="Times New Roman"/>
                <w:color w:val="000000"/>
                <w:sz w:val="20"/>
                <w:szCs w:val="20"/>
              </w:rPr>
              <w:t>,</w:t>
            </w:r>
            <w:r w:rsidRPr="00F07704">
              <w:rPr>
                <w:rFonts w:eastAsia="Times New Roman" w:cs="Times New Roman"/>
                <w:color w:val="000000"/>
                <w:sz w:val="20"/>
                <w:szCs w:val="20"/>
              </w:rPr>
              <w:t>515</w:t>
            </w:r>
          </w:p>
        </w:tc>
        <w:tc>
          <w:tcPr>
            <w:tcW w:w="1338" w:type="dxa"/>
            <w:tcBorders>
              <w:top w:val="nil"/>
              <w:left w:val="nil"/>
              <w:bottom w:val="nil"/>
              <w:right w:val="nil"/>
            </w:tcBorders>
            <w:shd w:val="clear" w:color="auto" w:fill="auto"/>
            <w:noWrap/>
            <w:vAlign w:val="center"/>
            <w:hideMark/>
          </w:tcPr>
          <w:p w14:paraId="616CFF9B" w14:textId="3E69A5FF"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78</w:t>
            </w:r>
            <w:r w:rsidR="00153331" w:rsidRPr="00F07704">
              <w:rPr>
                <w:rFonts w:eastAsia="Times New Roman" w:cs="Times New Roman"/>
                <w:color w:val="000000"/>
                <w:sz w:val="20"/>
                <w:szCs w:val="20"/>
              </w:rPr>
              <w:t>,</w:t>
            </w:r>
            <w:r w:rsidRPr="00F07704">
              <w:rPr>
                <w:rFonts w:eastAsia="Times New Roman" w:cs="Times New Roman"/>
                <w:color w:val="000000"/>
                <w:sz w:val="20"/>
                <w:szCs w:val="20"/>
              </w:rPr>
              <w:t>797.2</w:t>
            </w:r>
          </w:p>
        </w:tc>
        <w:tc>
          <w:tcPr>
            <w:tcW w:w="1500" w:type="dxa"/>
            <w:tcBorders>
              <w:top w:val="nil"/>
              <w:left w:val="nil"/>
              <w:bottom w:val="nil"/>
              <w:right w:val="nil"/>
            </w:tcBorders>
            <w:shd w:val="clear" w:color="auto" w:fill="auto"/>
            <w:noWrap/>
            <w:vAlign w:val="center"/>
            <w:hideMark/>
          </w:tcPr>
          <w:p w14:paraId="2D96B919" w14:textId="7611EEE4"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700</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149</w:t>
            </w:r>
          </w:p>
        </w:tc>
      </w:tr>
      <w:tr w:rsidR="00DA4E78" w:rsidRPr="00946467" w14:paraId="53B59C67" w14:textId="77777777" w:rsidTr="00C27898">
        <w:trPr>
          <w:trHeight w:val="288"/>
          <w:jc w:val="center"/>
        </w:trPr>
        <w:tc>
          <w:tcPr>
            <w:tcW w:w="1400" w:type="dxa"/>
            <w:tcBorders>
              <w:top w:val="nil"/>
              <w:left w:val="nil"/>
              <w:bottom w:val="nil"/>
              <w:right w:val="single" w:sz="4" w:space="0" w:color="auto"/>
            </w:tcBorders>
            <w:shd w:val="clear" w:color="auto" w:fill="auto"/>
            <w:noWrap/>
            <w:vAlign w:val="center"/>
            <w:hideMark/>
          </w:tcPr>
          <w:p w14:paraId="7CE228DD"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CrConBajMuj</w:t>
            </w:r>
            <w:proofErr w:type="spellEnd"/>
          </w:p>
        </w:tc>
        <w:tc>
          <w:tcPr>
            <w:tcW w:w="1253" w:type="dxa"/>
            <w:tcBorders>
              <w:top w:val="nil"/>
              <w:left w:val="nil"/>
              <w:bottom w:val="nil"/>
              <w:right w:val="nil"/>
            </w:tcBorders>
            <w:shd w:val="clear" w:color="auto" w:fill="auto"/>
            <w:noWrap/>
            <w:vAlign w:val="center"/>
            <w:hideMark/>
          </w:tcPr>
          <w:p w14:paraId="0B46A49E"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253" w:type="dxa"/>
            <w:tcBorders>
              <w:top w:val="nil"/>
              <w:left w:val="nil"/>
              <w:bottom w:val="nil"/>
              <w:right w:val="nil"/>
            </w:tcBorders>
            <w:shd w:val="clear" w:color="auto" w:fill="auto"/>
            <w:noWrap/>
            <w:vAlign w:val="center"/>
            <w:hideMark/>
          </w:tcPr>
          <w:p w14:paraId="3025FE77"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38" w:type="dxa"/>
            <w:tcBorders>
              <w:top w:val="nil"/>
              <w:left w:val="nil"/>
              <w:bottom w:val="nil"/>
              <w:right w:val="nil"/>
            </w:tcBorders>
            <w:shd w:val="clear" w:color="auto" w:fill="auto"/>
            <w:noWrap/>
            <w:vAlign w:val="center"/>
            <w:hideMark/>
          </w:tcPr>
          <w:p w14:paraId="3C9FF67E"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38" w:type="dxa"/>
            <w:tcBorders>
              <w:top w:val="nil"/>
              <w:left w:val="nil"/>
              <w:bottom w:val="nil"/>
              <w:right w:val="nil"/>
            </w:tcBorders>
            <w:shd w:val="clear" w:color="auto" w:fill="auto"/>
            <w:noWrap/>
            <w:vAlign w:val="center"/>
            <w:hideMark/>
          </w:tcPr>
          <w:p w14:paraId="5FC022C1" w14:textId="7354A06F"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32</w:t>
            </w:r>
            <w:r w:rsidR="00153331" w:rsidRPr="00F07704">
              <w:rPr>
                <w:rFonts w:eastAsia="Times New Roman" w:cs="Times New Roman"/>
                <w:color w:val="000000"/>
                <w:sz w:val="20"/>
                <w:szCs w:val="20"/>
              </w:rPr>
              <w:t>,</w:t>
            </w:r>
            <w:r w:rsidRPr="00F07704">
              <w:rPr>
                <w:rFonts w:eastAsia="Times New Roman" w:cs="Times New Roman"/>
                <w:color w:val="000000"/>
                <w:sz w:val="20"/>
                <w:szCs w:val="20"/>
              </w:rPr>
              <w:t>644</w:t>
            </w:r>
          </w:p>
        </w:tc>
        <w:tc>
          <w:tcPr>
            <w:tcW w:w="1338" w:type="dxa"/>
            <w:tcBorders>
              <w:top w:val="nil"/>
              <w:left w:val="nil"/>
              <w:bottom w:val="nil"/>
              <w:right w:val="nil"/>
            </w:tcBorders>
            <w:shd w:val="clear" w:color="auto" w:fill="auto"/>
            <w:noWrap/>
            <w:vAlign w:val="center"/>
            <w:hideMark/>
          </w:tcPr>
          <w:p w14:paraId="69021DED"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500" w:type="dxa"/>
            <w:tcBorders>
              <w:top w:val="nil"/>
              <w:left w:val="nil"/>
              <w:bottom w:val="nil"/>
              <w:right w:val="nil"/>
            </w:tcBorders>
            <w:shd w:val="clear" w:color="auto" w:fill="auto"/>
            <w:noWrap/>
            <w:vAlign w:val="center"/>
            <w:hideMark/>
          </w:tcPr>
          <w:p w14:paraId="114308CF" w14:textId="29069711"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873</w:t>
            </w:r>
            <w:r w:rsidR="00153331" w:rsidRPr="00F07704">
              <w:rPr>
                <w:rFonts w:eastAsia="Times New Roman" w:cs="Times New Roman"/>
                <w:color w:val="000000"/>
                <w:sz w:val="20"/>
                <w:szCs w:val="20"/>
              </w:rPr>
              <w:t>,</w:t>
            </w:r>
            <w:r w:rsidRPr="00F07704">
              <w:rPr>
                <w:rFonts w:eastAsia="Times New Roman" w:cs="Times New Roman"/>
                <w:color w:val="000000"/>
                <w:sz w:val="20"/>
                <w:szCs w:val="20"/>
              </w:rPr>
              <w:t>525</w:t>
            </w:r>
          </w:p>
        </w:tc>
      </w:tr>
      <w:tr w:rsidR="00DA4E78" w:rsidRPr="00946467" w14:paraId="354C9EC0" w14:textId="77777777" w:rsidTr="00C27898">
        <w:trPr>
          <w:trHeight w:val="288"/>
          <w:jc w:val="center"/>
        </w:trPr>
        <w:tc>
          <w:tcPr>
            <w:tcW w:w="1400" w:type="dxa"/>
            <w:tcBorders>
              <w:top w:val="nil"/>
              <w:left w:val="nil"/>
              <w:bottom w:val="single" w:sz="4" w:space="0" w:color="auto"/>
              <w:right w:val="single" w:sz="4" w:space="0" w:color="auto"/>
            </w:tcBorders>
            <w:shd w:val="clear" w:color="auto" w:fill="auto"/>
            <w:noWrap/>
            <w:vAlign w:val="center"/>
            <w:hideMark/>
          </w:tcPr>
          <w:p w14:paraId="793E05E3" w14:textId="77777777" w:rsidR="00DA4E78" w:rsidRPr="00F07704" w:rsidRDefault="00DA4E78" w:rsidP="00DA4E78">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CrConBajHom</w:t>
            </w:r>
            <w:proofErr w:type="spellEnd"/>
          </w:p>
        </w:tc>
        <w:tc>
          <w:tcPr>
            <w:tcW w:w="1253" w:type="dxa"/>
            <w:tcBorders>
              <w:top w:val="nil"/>
              <w:left w:val="nil"/>
              <w:bottom w:val="single" w:sz="4" w:space="0" w:color="auto"/>
              <w:right w:val="nil"/>
            </w:tcBorders>
            <w:shd w:val="clear" w:color="auto" w:fill="auto"/>
            <w:noWrap/>
            <w:vAlign w:val="center"/>
            <w:hideMark/>
          </w:tcPr>
          <w:p w14:paraId="5B74D9F0"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253" w:type="dxa"/>
            <w:tcBorders>
              <w:top w:val="nil"/>
              <w:left w:val="nil"/>
              <w:bottom w:val="single" w:sz="4" w:space="0" w:color="auto"/>
              <w:right w:val="nil"/>
            </w:tcBorders>
            <w:shd w:val="clear" w:color="auto" w:fill="auto"/>
            <w:noWrap/>
            <w:vAlign w:val="center"/>
            <w:hideMark/>
          </w:tcPr>
          <w:p w14:paraId="2CD9AB6C"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38" w:type="dxa"/>
            <w:tcBorders>
              <w:top w:val="nil"/>
              <w:left w:val="nil"/>
              <w:bottom w:val="single" w:sz="4" w:space="0" w:color="auto"/>
              <w:right w:val="nil"/>
            </w:tcBorders>
            <w:shd w:val="clear" w:color="auto" w:fill="auto"/>
            <w:noWrap/>
            <w:vAlign w:val="center"/>
            <w:hideMark/>
          </w:tcPr>
          <w:p w14:paraId="359222E8"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38" w:type="dxa"/>
            <w:tcBorders>
              <w:top w:val="nil"/>
              <w:left w:val="nil"/>
              <w:bottom w:val="single" w:sz="4" w:space="0" w:color="auto"/>
              <w:right w:val="nil"/>
            </w:tcBorders>
            <w:shd w:val="clear" w:color="auto" w:fill="auto"/>
            <w:noWrap/>
            <w:vAlign w:val="center"/>
            <w:hideMark/>
          </w:tcPr>
          <w:p w14:paraId="4251DB7F" w14:textId="109BC9B9"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429</w:t>
            </w:r>
          </w:p>
        </w:tc>
        <w:tc>
          <w:tcPr>
            <w:tcW w:w="1338" w:type="dxa"/>
            <w:tcBorders>
              <w:top w:val="nil"/>
              <w:left w:val="nil"/>
              <w:bottom w:val="single" w:sz="4" w:space="0" w:color="auto"/>
              <w:right w:val="nil"/>
            </w:tcBorders>
            <w:shd w:val="clear" w:color="auto" w:fill="auto"/>
            <w:noWrap/>
            <w:vAlign w:val="center"/>
            <w:hideMark/>
          </w:tcPr>
          <w:p w14:paraId="595E8056" w14:textId="77777777"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500" w:type="dxa"/>
            <w:tcBorders>
              <w:top w:val="nil"/>
              <w:left w:val="nil"/>
              <w:bottom w:val="single" w:sz="4" w:space="0" w:color="auto"/>
              <w:right w:val="nil"/>
            </w:tcBorders>
            <w:shd w:val="clear" w:color="auto" w:fill="auto"/>
            <w:noWrap/>
            <w:vAlign w:val="center"/>
            <w:hideMark/>
          </w:tcPr>
          <w:p w14:paraId="196E3DFC" w14:textId="7CDE32ED" w:rsidR="00DA4E78" w:rsidRPr="00F07704" w:rsidRDefault="00DA4E78" w:rsidP="00DA4E78">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235</w:t>
            </w:r>
            <w:r w:rsidR="00153331" w:rsidRPr="00F07704">
              <w:rPr>
                <w:rFonts w:eastAsia="Times New Roman" w:cs="Times New Roman"/>
                <w:color w:val="000000"/>
                <w:sz w:val="20"/>
                <w:szCs w:val="20"/>
              </w:rPr>
              <w:t>,</w:t>
            </w:r>
            <w:r w:rsidRPr="00F07704">
              <w:rPr>
                <w:rFonts w:eastAsia="Times New Roman" w:cs="Times New Roman"/>
                <w:color w:val="000000"/>
                <w:sz w:val="20"/>
                <w:szCs w:val="20"/>
              </w:rPr>
              <w:t>179</w:t>
            </w:r>
            <w:commentRangeEnd w:id="37"/>
            <w:r w:rsidR="00E16F04">
              <w:rPr>
                <w:rStyle w:val="Refdecomentario"/>
              </w:rPr>
              <w:commentReference w:id="37"/>
            </w:r>
            <w:r w:rsidR="00E16F04">
              <w:rPr>
                <w:rStyle w:val="Refdecomentario"/>
              </w:rPr>
              <w:commentReference w:id="38"/>
            </w:r>
          </w:p>
        </w:tc>
      </w:tr>
      <w:commentRangeEnd w:id="38"/>
    </w:tbl>
    <w:p w14:paraId="75C60F7D" w14:textId="77777777" w:rsidR="00E15C39" w:rsidRPr="00F07704" w:rsidRDefault="00E15C39" w:rsidP="00E15C39"/>
    <w:p w14:paraId="2773A34A" w14:textId="77777777" w:rsidR="00F2756A" w:rsidRPr="00F07704" w:rsidRDefault="00F2756A" w:rsidP="00E15C39"/>
    <w:p w14:paraId="215F4D04" w14:textId="09372041" w:rsidR="00352DB3" w:rsidRPr="00EF432E" w:rsidRDefault="00352DB3" w:rsidP="00E15C39">
      <w:pPr>
        <w:rPr>
          <w:lang w:val="es-CO"/>
        </w:rPr>
      </w:pPr>
      <w:r w:rsidRPr="00EF432E">
        <w:rPr>
          <w:lang w:val="es-CO"/>
        </w:rPr>
        <w:t xml:space="preserve">A partir de la anterior tabla, </w:t>
      </w:r>
      <w:r w:rsidR="008C4A73" w:rsidRPr="00EF432E">
        <w:rPr>
          <w:lang w:val="es-CO"/>
        </w:rPr>
        <w:t xml:space="preserve">realizamos varias observaciones importantes. En primer lugar, </w:t>
      </w:r>
      <w:r w:rsidR="00CE4FCC" w:rsidRPr="00EF432E">
        <w:rPr>
          <w:lang w:val="es-CO"/>
        </w:rPr>
        <w:t>observamos como</w:t>
      </w:r>
      <w:r w:rsidR="000F600A" w:rsidRPr="00EF432E">
        <w:rPr>
          <w:lang w:val="es-CO"/>
        </w:rPr>
        <w:t xml:space="preserve"> </w:t>
      </w:r>
      <w:r w:rsidR="000559E5" w:rsidRPr="00EF432E">
        <w:rPr>
          <w:lang w:val="es-CO"/>
        </w:rPr>
        <w:t>había</w:t>
      </w:r>
      <w:r w:rsidR="00351EB0" w:rsidRPr="00EF432E">
        <w:rPr>
          <w:lang w:val="es-CO"/>
        </w:rPr>
        <w:t xml:space="preserve"> muy pocos bancos en el estudio que ofrecieran información acerca de los </w:t>
      </w:r>
      <w:r w:rsidR="00CA7DD3" w:rsidRPr="00EF432E">
        <w:rPr>
          <w:lang w:val="es-CO"/>
        </w:rPr>
        <w:t>créditos</w:t>
      </w:r>
      <w:r w:rsidR="00351EB0" w:rsidRPr="00EF432E">
        <w:rPr>
          <w:lang w:val="es-CO"/>
        </w:rPr>
        <w:t xml:space="preserve"> de consumo bajo tanto de hombres como de mujeres</w:t>
      </w:r>
      <w:r w:rsidR="009D50BB" w:rsidRPr="00EF432E">
        <w:rPr>
          <w:lang w:val="es-CO"/>
        </w:rPr>
        <w:t xml:space="preserve">, debido a que la mediana de ambos es de cero. Por lo tanto, </w:t>
      </w:r>
      <w:r w:rsidR="008969B8" w:rsidRPr="00EF432E">
        <w:rPr>
          <w:lang w:val="es-CO"/>
        </w:rPr>
        <w:t>decidimos excluir estas variables</w:t>
      </w:r>
      <w:r w:rsidR="000F451A" w:rsidRPr="00EF432E">
        <w:rPr>
          <w:lang w:val="es-CO"/>
        </w:rPr>
        <w:t xml:space="preserve"> en la formulación del modelo de regresión</w:t>
      </w:r>
      <w:r w:rsidR="00A02FA0" w:rsidRPr="00EF432E">
        <w:rPr>
          <w:lang w:val="es-CO"/>
        </w:rPr>
        <w:t xml:space="preserve"> y el resto de </w:t>
      </w:r>
      <w:r w:rsidR="00CA7DD3" w:rsidRPr="00EF432E">
        <w:rPr>
          <w:lang w:val="es-CO"/>
        </w:rPr>
        <w:t>los análisis</w:t>
      </w:r>
      <w:r w:rsidR="00A02FA0" w:rsidRPr="00EF432E">
        <w:rPr>
          <w:lang w:val="es-CO"/>
        </w:rPr>
        <w:t xml:space="preserve"> iniciales</w:t>
      </w:r>
      <w:r w:rsidR="000F451A" w:rsidRPr="00EF432E">
        <w:rPr>
          <w:lang w:val="es-CO"/>
        </w:rPr>
        <w:t xml:space="preserve">. </w:t>
      </w:r>
      <w:r w:rsidR="00C40622" w:rsidRPr="00EF432E">
        <w:rPr>
          <w:lang w:val="es-CO"/>
        </w:rPr>
        <w:t xml:space="preserve">Otra observación importante que se obtuvo a partir de las </w:t>
      </w:r>
      <w:r w:rsidR="00CA7DD3" w:rsidRPr="00EF432E">
        <w:rPr>
          <w:lang w:val="es-CO"/>
        </w:rPr>
        <w:t>estadísticas</w:t>
      </w:r>
      <w:r w:rsidR="00C40622" w:rsidRPr="00EF432E">
        <w:rPr>
          <w:lang w:val="es-CO"/>
        </w:rPr>
        <w:t xml:space="preserve"> descriptivas fue </w:t>
      </w:r>
      <w:r w:rsidR="00777A24" w:rsidRPr="00EF432E">
        <w:rPr>
          <w:lang w:val="es-CO"/>
        </w:rPr>
        <w:t xml:space="preserve">la baja media de porcentaje de cuentas activas sobre el total de cuentas existentes, lo anterior </w:t>
      </w:r>
      <w:r w:rsidR="002F07D5" w:rsidRPr="00EF432E">
        <w:rPr>
          <w:lang w:val="es-CO"/>
        </w:rPr>
        <w:t xml:space="preserve">confirma el comportamiento esperado en cuanto a bajo utilización de las cuentas bancarias en Colombia y </w:t>
      </w:r>
      <w:r w:rsidR="002B48C6" w:rsidRPr="00EF432E">
        <w:rPr>
          <w:lang w:val="es-CO"/>
        </w:rPr>
        <w:t xml:space="preserve">es un indicio de que probablemente sea un factor significativo en el modelo. Por último, se puede apreciar </w:t>
      </w:r>
      <w:r w:rsidR="00CA7DD3" w:rsidRPr="00EF432E">
        <w:rPr>
          <w:lang w:val="es-CO"/>
        </w:rPr>
        <w:t>también</w:t>
      </w:r>
      <w:r w:rsidR="002B48C6" w:rsidRPr="00EF432E">
        <w:rPr>
          <w:lang w:val="es-CO"/>
        </w:rPr>
        <w:t xml:space="preserve"> como </w:t>
      </w:r>
      <w:r w:rsidR="00E06F13" w:rsidRPr="00EF432E">
        <w:rPr>
          <w:lang w:val="es-CO"/>
        </w:rPr>
        <w:t xml:space="preserve">al comparar </w:t>
      </w:r>
      <w:r w:rsidR="002B48C6" w:rsidRPr="00EF432E">
        <w:rPr>
          <w:lang w:val="es-CO"/>
        </w:rPr>
        <w:t>to</w:t>
      </w:r>
      <w:r w:rsidR="00E06F13" w:rsidRPr="00EF432E">
        <w:rPr>
          <w:lang w:val="es-CO"/>
        </w:rPr>
        <w:t>do</w:t>
      </w:r>
      <w:r w:rsidR="002B48C6" w:rsidRPr="00EF432E">
        <w:rPr>
          <w:lang w:val="es-CO"/>
        </w:rPr>
        <w:t xml:space="preserve">s los promedios </w:t>
      </w:r>
      <w:r w:rsidR="00E06F13" w:rsidRPr="00EF432E">
        <w:rPr>
          <w:lang w:val="es-CO"/>
        </w:rPr>
        <w:t xml:space="preserve">entre mujeres y hombres, los promedios de las variables de productos financieros de mujeres </w:t>
      </w:r>
      <w:r w:rsidR="000559E5" w:rsidRPr="00EF432E">
        <w:rPr>
          <w:lang w:val="es-CO"/>
        </w:rPr>
        <w:t>son</w:t>
      </w:r>
      <w:r w:rsidR="00E06F13" w:rsidRPr="00EF432E">
        <w:rPr>
          <w:lang w:val="es-CO"/>
        </w:rPr>
        <w:t xml:space="preserve"> inferior</w:t>
      </w:r>
      <w:r w:rsidR="000559E5" w:rsidRPr="00EF432E">
        <w:rPr>
          <w:lang w:val="es-CO"/>
        </w:rPr>
        <w:t>es</w:t>
      </w:r>
      <w:r w:rsidR="00E06F13" w:rsidRPr="00EF432E">
        <w:rPr>
          <w:lang w:val="es-CO"/>
        </w:rPr>
        <w:t xml:space="preserve"> a l</w:t>
      </w:r>
      <w:r w:rsidR="000559E5" w:rsidRPr="00EF432E">
        <w:rPr>
          <w:lang w:val="es-CO"/>
        </w:rPr>
        <w:t>os</w:t>
      </w:r>
      <w:r w:rsidR="00E06F13" w:rsidRPr="00EF432E">
        <w:rPr>
          <w:lang w:val="es-CO"/>
        </w:rPr>
        <w:t xml:space="preserve"> de los hombres. </w:t>
      </w:r>
    </w:p>
    <w:p w14:paraId="76F504FE" w14:textId="77777777" w:rsidR="00297F48" w:rsidRPr="00EF432E" w:rsidRDefault="00297F48" w:rsidP="00E15C39">
      <w:pPr>
        <w:rPr>
          <w:lang w:val="es-CO"/>
        </w:rPr>
      </w:pPr>
    </w:p>
    <w:p w14:paraId="1B280CBE" w14:textId="13EC4E1B" w:rsidR="00960B72" w:rsidRPr="00EF432E" w:rsidRDefault="00960B72" w:rsidP="00E15C39">
      <w:pPr>
        <w:rPr>
          <w:lang w:val="es-CO"/>
        </w:rPr>
      </w:pPr>
      <w:r w:rsidRPr="00EF432E">
        <w:rPr>
          <w:lang w:val="es-CO"/>
        </w:rPr>
        <w:t xml:space="preserve">Para contar con un panorama </w:t>
      </w:r>
      <w:r w:rsidR="001F72C9" w:rsidRPr="00EF432E">
        <w:rPr>
          <w:lang w:val="es-CO"/>
        </w:rPr>
        <w:t>más</w:t>
      </w:r>
      <w:r w:rsidRPr="00EF432E">
        <w:rPr>
          <w:lang w:val="es-CO"/>
        </w:rPr>
        <w:t xml:space="preserve"> completo, se </w:t>
      </w:r>
      <w:r w:rsidR="001F72C9" w:rsidRPr="00EF432E">
        <w:rPr>
          <w:lang w:val="es-CO"/>
        </w:rPr>
        <w:t>analizó</w:t>
      </w:r>
      <w:r w:rsidRPr="00EF432E">
        <w:rPr>
          <w:lang w:val="es-CO"/>
        </w:rPr>
        <w:t xml:space="preserve"> de igual manera </w:t>
      </w:r>
      <w:r w:rsidR="00D11B9D" w:rsidRPr="00EF432E">
        <w:rPr>
          <w:lang w:val="es-CO"/>
        </w:rPr>
        <w:t xml:space="preserve">la totalidad d productos financieros ofrecidos a lo largo de los años, y se calcularon las </w:t>
      </w:r>
      <w:r w:rsidR="00B05159" w:rsidRPr="00EF432E">
        <w:rPr>
          <w:lang w:val="es-CO"/>
        </w:rPr>
        <w:t>m</w:t>
      </w:r>
      <w:r w:rsidR="00D11B9D" w:rsidRPr="00EF432E">
        <w:rPr>
          <w:lang w:val="es-CO"/>
        </w:rPr>
        <w:t>ismas estadísticas descriptivas:</w:t>
      </w:r>
    </w:p>
    <w:p w14:paraId="6B95A624" w14:textId="77777777" w:rsidR="00D11B9D" w:rsidRPr="00EF432E" w:rsidRDefault="00D11B9D" w:rsidP="00E15C39">
      <w:pPr>
        <w:rPr>
          <w:lang w:val="es-CO"/>
        </w:rPr>
      </w:pPr>
    </w:p>
    <w:tbl>
      <w:tblPr>
        <w:tblW w:w="9720" w:type="dxa"/>
        <w:tblLook w:val="04A0" w:firstRow="1" w:lastRow="0" w:firstColumn="1" w:lastColumn="0" w:noHBand="0" w:noVBand="1"/>
      </w:tblPr>
      <w:tblGrid>
        <w:gridCol w:w="1540"/>
        <w:gridCol w:w="1234"/>
        <w:gridCol w:w="1429"/>
        <w:gridCol w:w="1428"/>
        <w:gridCol w:w="1428"/>
        <w:gridCol w:w="1428"/>
        <w:gridCol w:w="1233"/>
      </w:tblGrid>
      <w:tr w:rsidR="009E69E5" w:rsidRPr="00946467" w14:paraId="0262ECFA" w14:textId="77777777" w:rsidTr="009E69E5">
        <w:trPr>
          <w:trHeight w:val="288"/>
        </w:trPr>
        <w:tc>
          <w:tcPr>
            <w:tcW w:w="1540" w:type="dxa"/>
            <w:vMerge w:val="restart"/>
            <w:tcBorders>
              <w:top w:val="single" w:sz="4" w:space="0" w:color="auto"/>
              <w:left w:val="nil"/>
              <w:bottom w:val="nil"/>
              <w:right w:val="single" w:sz="4" w:space="0" w:color="auto"/>
            </w:tcBorders>
            <w:shd w:val="clear" w:color="auto" w:fill="auto"/>
            <w:noWrap/>
            <w:vAlign w:val="center"/>
            <w:hideMark/>
          </w:tcPr>
          <w:p w14:paraId="4CC0FB4A" w14:textId="77777777" w:rsidR="009E69E5" w:rsidRPr="00F07704" w:rsidRDefault="009E69E5" w:rsidP="009E69E5">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180" w:type="dxa"/>
            <w:gridSpan w:val="6"/>
            <w:tcBorders>
              <w:top w:val="single" w:sz="4" w:space="0" w:color="auto"/>
              <w:left w:val="nil"/>
              <w:bottom w:val="nil"/>
              <w:right w:val="nil"/>
            </w:tcBorders>
            <w:shd w:val="clear" w:color="auto" w:fill="auto"/>
            <w:noWrap/>
            <w:vAlign w:val="center"/>
            <w:hideMark/>
          </w:tcPr>
          <w:p w14:paraId="22752040" w14:textId="11138C08" w:rsidR="009E69E5" w:rsidRPr="00F07704" w:rsidRDefault="00E465C6"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Estadísticas</w:t>
            </w:r>
            <w:r w:rsidR="009E69E5" w:rsidRPr="00F07704">
              <w:rPr>
                <w:rFonts w:eastAsia="Times New Roman" w:cs="Times New Roman"/>
                <w:b/>
                <w:color w:val="000000"/>
                <w:sz w:val="20"/>
                <w:szCs w:val="20"/>
              </w:rPr>
              <w:t xml:space="preserve"> Descriptiva</w:t>
            </w:r>
            <w:r w:rsidR="00CC6C42" w:rsidRPr="00F07704">
              <w:rPr>
                <w:rFonts w:eastAsia="Times New Roman" w:cs="Times New Roman"/>
                <w:b/>
                <w:color w:val="000000"/>
                <w:sz w:val="20"/>
                <w:szCs w:val="20"/>
              </w:rPr>
              <w:t>s</w:t>
            </w:r>
          </w:p>
        </w:tc>
      </w:tr>
      <w:tr w:rsidR="009E69E5" w:rsidRPr="00946467" w14:paraId="391D54FC" w14:textId="77777777" w:rsidTr="009E69E5">
        <w:trPr>
          <w:trHeight w:val="288"/>
        </w:trPr>
        <w:tc>
          <w:tcPr>
            <w:tcW w:w="1540" w:type="dxa"/>
            <w:vMerge/>
            <w:tcBorders>
              <w:top w:val="single" w:sz="4" w:space="0" w:color="auto"/>
              <w:left w:val="nil"/>
              <w:bottom w:val="nil"/>
              <w:right w:val="single" w:sz="4" w:space="0" w:color="auto"/>
            </w:tcBorders>
            <w:vAlign w:val="center"/>
            <w:hideMark/>
          </w:tcPr>
          <w:p w14:paraId="2829EF5D" w14:textId="77777777" w:rsidR="009E69E5" w:rsidRPr="00F07704" w:rsidRDefault="009E69E5" w:rsidP="009E69E5">
            <w:pPr>
              <w:spacing w:line="240" w:lineRule="auto"/>
              <w:ind w:firstLine="0"/>
              <w:jc w:val="left"/>
              <w:rPr>
                <w:rFonts w:eastAsia="Times New Roman" w:cs="Times New Roman"/>
                <w:b/>
                <w:color w:val="000000"/>
                <w:sz w:val="22"/>
              </w:rPr>
            </w:pPr>
          </w:p>
        </w:tc>
        <w:tc>
          <w:tcPr>
            <w:tcW w:w="1234" w:type="dxa"/>
            <w:tcBorders>
              <w:top w:val="nil"/>
              <w:left w:val="nil"/>
              <w:bottom w:val="nil"/>
              <w:right w:val="nil"/>
            </w:tcBorders>
            <w:shd w:val="clear" w:color="auto" w:fill="auto"/>
            <w:noWrap/>
            <w:vAlign w:val="center"/>
            <w:hideMark/>
          </w:tcPr>
          <w:p w14:paraId="6BD093A2"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Min.</w:t>
            </w:r>
          </w:p>
        </w:tc>
        <w:tc>
          <w:tcPr>
            <w:tcW w:w="1429" w:type="dxa"/>
            <w:tcBorders>
              <w:top w:val="nil"/>
              <w:left w:val="nil"/>
              <w:bottom w:val="nil"/>
              <w:right w:val="nil"/>
            </w:tcBorders>
            <w:shd w:val="clear" w:color="auto" w:fill="auto"/>
            <w:noWrap/>
            <w:vAlign w:val="center"/>
            <w:hideMark/>
          </w:tcPr>
          <w:p w14:paraId="3BBC9E52"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428" w:type="dxa"/>
            <w:tcBorders>
              <w:top w:val="nil"/>
              <w:left w:val="nil"/>
              <w:bottom w:val="nil"/>
              <w:right w:val="nil"/>
            </w:tcBorders>
            <w:shd w:val="clear" w:color="auto" w:fill="auto"/>
            <w:noWrap/>
            <w:vAlign w:val="center"/>
            <w:hideMark/>
          </w:tcPr>
          <w:p w14:paraId="4E127BFE"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Median</w:t>
            </w:r>
          </w:p>
        </w:tc>
        <w:tc>
          <w:tcPr>
            <w:tcW w:w="1428" w:type="dxa"/>
            <w:tcBorders>
              <w:top w:val="nil"/>
              <w:left w:val="nil"/>
              <w:bottom w:val="nil"/>
              <w:right w:val="nil"/>
            </w:tcBorders>
            <w:shd w:val="clear" w:color="auto" w:fill="auto"/>
            <w:noWrap/>
            <w:vAlign w:val="center"/>
            <w:hideMark/>
          </w:tcPr>
          <w:p w14:paraId="362B8EB3"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Mean</w:t>
            </w:r>
          </w:p>
        </w:tc>
        <w:tc>
          <w:tcPr>
            <w:tcW w:w="1428" w:type="dxa"/>
            <w:tcBorders>
              <w:top w:val="nil"/>
              <w:left w:val="nil"/>
              <w:bottom w:val="nil"/>
              <w:right w:val="nil"/>
            </w:tcBorders>
            <w:shd w:val="clear" w:color="auto" w:fill="auto"/>
            <w:noWrap/>
            <w:vAlign w:val="center"/>
            <w:hideMark/>
          </w:tcPr>
          <w:p w14:paraId="400E312F"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233" w:type="dxa"/>
            <w:tcBorders>
              <w:top w:val="nil"/>
              <w:left w:val="nil"/>
              <w:bottom w:val="nil"/>
              <w:right w:val="nil"/>
            </w:tcBorders>
            <w:shd w:val="clear" w:color="auto" w:fill="auto"/>
            <w:noWrap/>
            <w:vAlign w:val="center"/>
            <w:hideMark/>
          </w:tcPr>
          <w:p w14:paraId="7B81AED6"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Max</w:t>
            </w:r>
          </w:p>
        </w:tc>
      </w:tr>
      <w:tr w:rsidR="009E69E5" w:rsidRPr="00946467" w14:paraId="397F115E" w14:textId="77777777" w:rsidTr="009E69E5">
        <w:trPr>
          <w:trHeight w:val="288"/>
        </w:trPr>
        <w:tc>
          <w:tcPr>
            <w:tcW w:w="1540" w:type="dxa"/>
            <w:tcBorders>
              <w:top w:val="single" w:sz="4" w:space="0" w:color="auto"/>
              <w:left w:val="nil"/>
              <w:bottom w:val="nil"/>
              <w:right w:val="single" w:sz="4" w:space="0" w:color="auto"/>
            </w:tcBorders>
            <w:shd w:val="clear" w:color="auto" w:fill="auto"/>
            <w:noWrap/>
            <w:vAlign w:val="center"/>
            <w:hideMark/>
          </w:tcPr>
          <w:p w14:paraId="35520A29" w14:textId="77777777" w:rsidR="009E69E5" w:rsidRPr="00F07704" w:rsidRDefault="009E69E5" w:rsidP="009E69E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CorrAct</w:t>
            </w:r>
          </w:p>
        </w:tc>
        <w:tc>
          <w:tcPr>
            <w:tcW w:w="1234" w:type="dxa"/>
            <w:tcBorders>
              <w:top w:val="single" w:sz="4" w:space="0" w:color="auto"/>
              <w:left w:val="nil"/>
              <w:bottom w:val="nil"/>
              <w:right w:val="nil"/>
            </w:tcBorders>
            <w:shd w:val="clear" w:color="auto" w:fill="auto"/>
            <w:noWrap/>
            <w:vAlign w:val="center"/>
            <w:hideMark/>
          </w:tcPr>
          <w:p w14:paraId="275C8CBB" w14:textId="2E2FDBAA"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83F78" w:rsidRPr="00F07704">
              <w:rPr>
                <w:rFonts w:eastAsia="Times New Roman" w:cs="Times New Roman"/>
                <w:color w:val="000000"/>
                <w:sz w:val="20"/>
                <w:szCs w:val="20"/>
              </w:rPr>
              <w:t>,</w:t>
            </w:r>
            <w:r w:rsidRPr="00F07704">
              <w:rPr>
                <w:rFonts w:eastAsia="Times New Roman" w:cs="Times New Roman"/>
                <w:color w:val="000000"/>
                <w:sz w:val="20"/>
                <w:szCs w:val="20"/>
              </w:rPr>
              <w:t>008</w:t>
            </w:r>
            <w:r w:rsidR="00083F78" w:rsidRPr="00F07704">
              <w:rPr>
                <w:rFonts w:eastAsia="Times New Roman" w:cs="Times New Roman"/>
                <w:color w:val="000000"/>
                <w:sz w:val="20"/>
                <w:szCs w:val="20"/>
              </w:rPr>
              <w:t>,</w:t>
            </w:r>
            <w:r w:rsidRPr="00F07704">
              <w:rPr>
                <w:rFonts w:eastAsia="Times New Roman" w:cs="Times New Roman"/>
                <w:color w:val="000000"/>
                <w:sz w:val="20"/>
                <w:szCs w:val="20"/>
              </w:rPr>
              <w:t>444</w:t>
            </w:r>
          </w:p>
        </w:tc>
        <w:tc>
          <w:tcPr>
            <w:tcW w:w="1429" w:type="dxa"/>
            <w:tcBorders>
              <w:top w:val="single" w:sz="4" w:space="0" w:color="auto"/>
              <w:left w:val="nil"/>
              <w:bottom w:val="nil"/>
              <w:right w:val="nil"/>
            </w:tcBorders>
            <w:shd w:val="clear" w:color="auto" w:fill="auto"/>
            <w:noWrap/>
            <w:vAlign w:val="center"/>
            <w:hideMark/>
          </w:tcPr>
          <w:p w14:paraId="248FA080" w14:textId="5078C2A5"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158</w:t>
            </w:r>
            <w:r w:rsidR="00094194" w:rsidRPr="00F07704">
              <w:rPr>
                <w:rFonts w:eastAsia="Times New Roman" w:cs="Times New Roman"/>
                <w:color w:val="000000"/>
                <w:sz w:val="20"/>
                <w:szCs w:val="20"/>
              </w:rPr>
              <w:t>,</w:t>
            </w:r>
            <w:r w:rsidRPr="00F07704">
              <w:rPr>
                <w:rFonts w:eastAsia="Times New Roman" w:cs="Times New Roman"/>
                <w:color w:val="000000"/>
                <w:sz w:val="20"/>
                <w:szCs w:val="20"/>
              </w:rPr>
              <w:t>729.75</w:t>
            </w:r>
          </w:p>
        </w:tc>
        <w:tc>
          <w:tcPr>
            <w:tcW w:w="1428" w:type="dxa"/>
            <w:tcBorders>
              <w:top w:val="single" w:sz="4" w:space="0" w:color="auto"/>
              <w:left w:val="nil"/>
              <w:bottom w:val="nil"/>
              <w:right w:val="nil"/>
            </w:tcBorders>
            <w:shd w:val="clear" w:color="auto" w:fill="auto"/>
            <w:noWrap/>
            <w:vAlign w:val="center"/>
            <w:hideMark/>
          </w:tcPr>
          <w:p w14:paraId="350D1BAD" w14:textId="022E0A31"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473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573</w:t>
            </w:r>
          </w:p>
        </w:tc>
        <w:tc>
          <w:tcPr>
            <w:tcW w:w="1428" w:type="dxa"/>
            <w:tcBorders>
              <w:top w:val="single" w:sz="4" w:space="0" w:color="auto"/>
              <w:left w:val="nil"/>
              <w:bottom w:val="nil"/>
              <w:right w:val="nil"/>
            </w:tcBorders>
            <w:shd w:val="clear" w:color="auto" w:fill="auto"/>
            <w:noWrap/>
            <w:vAlign w:val="center"/>
            <w:hideMark/>
          </w:tcPr>
          <w:p w14:paraId="52EB9922" w14:textId="6D2F3FDB"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505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834</w:t>
            </w:r>
          </w:p>
        </w:tc>
        <w:tc>
          <w:tcPr>
            <w:tcW w:w="1428" w:type="dxa"/>
            <w:tcBorders>
              <w:top w:val="single" w:sz="4" w:space="0" w:color="auto"/>
              <w:left w:val="nil"/>
              <w:bottom w:val="nil"/>
              <w:right w:val="nil"/>
            </w:tcBorders>
            <w:shd w:val="clear" w:color="auto" w:fill="auto"/>
            <w:noWrap/>
            <w:vAlign w:val="center"/>
            <w:hideMark/>
          </w:tcPr>
          <w:p w14:paraId="335E8CA9" w14:textId="3DF1044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833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585</w:t>
            </w:r>
          </w:p>
        </w:tc>
        <w:tc>
          <w:tcPr>
            <w:tcW w:w="1233" w:type="dxa"/>
            <w:tcBorders>
              <w:top w:val="single" w:sz="4" w:space="0" w:color="auto"/>
              <w:left w:val="nil"/>
              <w:bottom w:val="nil"/>
              <w:right w:val="nil"/>
            </w:tcBorders>
            <w:shd w:val="clear" w:color="auto" w:fill="auto"/>
            <w:noWrap/>
            <w:vAlign w:val="center"/>
            <w:hideMark/>
          </w:tcPr>
          <w:p w14:paraId="4D470B08" w14:textId="2AFD2BE9"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w:t>
            </w:r>
            <w:r w:rsidR="00544A76" w:rsidRPr="00F07704">
              <w:rPr>
                <w:rFonts w:eastAsia="Times New Roman" w:cs="Times New Roman"/>
                <w:color w:val="000000"/>
                <w:sz w:val="20"/>
                <w:szCs w:val="20"/>
              </w:rPr>
              <w:t>,</w:t>
            </w:r>
            <w:r w:rsidRPr="00F07704">
              <w:rPr>
                <w:rFonts w:eastAsia="Times New Roman" w:cs="Times New Roman"/>
                <w:color w:val="000000"/>
                <w:sz w:val="20"/>
                <w:szCs w:val="20"/>
              </w:rPr>
              <w:t>072</w:t>
            </w:r>
            <w:r w:rsidR="00544A76" w:rsidRPr="00F07704">
              <w:rPr>
                <w:rFonts w:eastAsia="Times New Roman" w:cs="Times New Roman"/>
                <w:color w:val="000000"/>
                <w:sz w:val="20"/>
                <w:szCs w:val="20"/>
              </w:rPr>
              <w:t>,</w:t>
            </w:r>
            <w:r w:rsidRPr="00F07704">
              <w:rPr>
                <w:rFonts w:eastAsia="Times New Roman" w:cs="Times New Roman"/>
                <w:color w:val="000000"/>
                <w:sz w:val="20"/>
                <w:szCs w:val="20"/>
              </w:rPr>
              <w:t>043</w:t>
            </w:r>
          </w:p>
        </w:tc>
      </w:tr>
      <w:tr w:rsidR="009E69E5" w:rsidRPr="00946467" w14:paraId="2278A262"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5ACA065C"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CtasMuj</w:t>
            </w:r>
            <w:proofErr w:type="spellEnd"/>
          </w:p>
        </w:tc>
        <w:tc>
          <w:tcPr>
            <w:tcW w:w="1234" w:type="dxa"/>
            <w:tcBorders>
              <w:top w:val="nil"/>
              <w:left w:val="nil"/>
              <w:bottom w:val="nil"/>
              <w:right w:val="nil"/>
            </w:tcBorders>
            <w:shd w:val="clear" w:color="auto" w:fill="auto"/>
            <w:noWrap/>
            <w:vAlign w:val="center"/>
            <w:hideMark/>
          </w:tcPr>
          <w:p w14:paraId="1362CEA4" w14:textId="23EEECEA"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274</w:t>
            </w:r>
            <w:r w:rsidR="00083F78" w:rsidRPr="00F07704">
              <w:rPr>
                <w:rFonts w:eastAsia="Times New Roman" w:cs="Times New Roman"/>
                <w:color w:val="000000"/>
                <w:sz w:val="20"/>
                <w:szCs w:val="20"/>
              </w:rPr>
              <w:t>,</w:t>
            </w:r>
            <w:r w:rsidRPr="00F07704">
              <w:rPr>
                <w:rFonts w:eastAsia="Times New Roman" w:cs="Times New Roman"/>
                <w:color w:val="000000"/>
                <w:sz w:val="20"/>
                <w:szCs w:val="20"/>
              </w:rPr>
              <w:t>598</w:t>
            </w:r>
            <w:r w:rsidR="00083F78" w:rsidRPr="00F07704">
              <w:rPr>
                <w:rFonts w:eastAsia="Times New Roman" w:cs="Times New Roman"/>
                <w:color w:val="000000"/>
                <w:sz w:val="20"/>
                <w:szCs w:val="20"/>
              </w:rPr>
              <w:t>,</w:t>
            </w:r>
            <w:r w:rsidRPr="00F07704">
              <w:rPr>
                <w:rFonts w:eastAsia="Times New Roman" w:cs="Times New Roman"/>
                <w:color w:val="000000"/>
                <w:sz w:val="20"/>
                <w:szCs w:val="20"/>
              </w:rPr>
              <w:t>916</w:t>
            </w:r>
          </w:p>
        </w:tc>
        <w:tc>
          <w:tcPr>
            <w:tcW w:w="1429" w:type="dxa"/>
            <w:tcBorders>
              <w:top w:val="nil"/>
              <w:left w:val="nil"/>
              <w:bottom w:val="nil"/>
              <w:right w:val="nil"/>
            </w:tcBorders>
            <w:shd w:val="clear" w:color="auto" w:fill="auto"/>
            <w:noWrap/>
            <w:vAlign w:val="center"/>
            <w:hideMark/>
          </w:tcPr>
          <w:p w14:paraId="509E2D8A" w14:textId="1E2694EB"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282</w:t>
            </w:r>
            <w:r w:rsidR="00094194" w:rsidRPr="00F07704">
              <w:rPr>
                <w:rFonts w:eastAsia="Times New Roman" w:cs="Times New Roman"/>
                <w:color w:val="000000"/>
                <w:sz w:val="20"/>
                <w:szCs w:val="20"/>
              </w:rPr>
              <w:t>,</w:t>
            </w:r>
            <w:r w:rsidRPr="00F07704">
              <w:rPr>
                <w:rFonts w:eastAsia="Times New Roman" w:cs="Times New Roman"/>
                <w:color w:val="000000"/>
                <w:sz w:val="20"/>
                <w:szCs w:val="20"/>
              </w:rPr>
              <w:t>001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143</w:t>
            </w:r>
          </w:p>
        </w:tc>
        <w:tc>
          <w:tcPr>
            <w:tcW w:w="1428" w:type="dxa"/>
            <w:tcBorders>
              <w:top w:val="nil"/>
              <w:left w:val="nil"/>
              <w:bottom w:val="nil"/>
              <w:right w:val="nil"/>
            </w:tcBorders>
            <w:shd w:val="clear" w:color="auto" w:fill="auto"/>
            <w:noWrap/>
            <w:vAlign w:val="center"/>
            <w:hideMark/>
          </w:tcPr>
          <w:p w14:paraId="5F45D74E" w14:textId="13F3D532"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304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979</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229</w:t>
            </w:r>
          </w:p>
        </w:tc>
        <w:tc>
          <w:tcPr>
            <w:tcW w:w="1428" w:type="dxa"/>
            <w:tcBorders>
              <w:top w:val="nil"/>
              <w:left w:val="nil"/>
              <w:bottom w:val="nil"/>
              <w:right w:val="nil"/>
            </w:tcBorders>
            <w:shd w:val="clear" w:color="auto" w:fill="auto"/>
            <w:noWrap/>
            <w:vAlign w:val="center"/>
            <w:hideMark/>
          </w:tcPr>
          <w:p w14:paraId="1561B2D1" w14:textId="63E0B50D"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305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843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376</w:t>
            </w:r>
          </w:p>
        </w:tc>
        <w:tc>
          <w:tcPr>
            <w:tcW w:w="1428" w:type="dxa"/>
            <w:tcBorders>
              <w:top w:val="nil"/>
              <w:left w:val="nil"/>
              <w:bottom w:val="nil"/>
              <w:right w:val="nil"/>
            </w:tcBorders>
            <w:shd w:val="clear" w:color="auto" w:fill="auto"/>
            <w:noWrap/>
            <w:vAlign w:val="center"/>
            <w:hideMark/>
          </w:tcPr>
          <w:p w14:paraId="6015A97B" w14:textId="539DE701"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324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483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839.3</w:t>
            </w:r>
          </w:p>
        </w:tc>
        <w:tc>
          <w:tcPr>
            <w:tcW w:w="1233" w:type="dxa"/>
            <w:tcBorders>
              <w:top w:val="nil"/>
              <w:left w:val="nil"/>
              <w:bottom w:val="nil"/>
              <w:right w:val="nil"/>
            </w:tcBorders>
            <w:shd w:val="clear" w:color="auto" w:fill="auto"/>
            <w:noWrap/>
            <w:vAlign w:val="center"/>
            <w:hideMark/>
          </w:tcPr>
          <w:p w14:paraId="3A13BE4F" w14:textId="4C26969F"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345</w:t>
            </w:r>
            <w:r w:rsidR="00544A76" w:rsidRPr="00F07704">
              <w:rPr>
                <w:rFonts w:eastAsia="Times New Roman" w:cs="Times New Roman"/>
                <w:color w:val="000000"/>
                <w:sz w:val="20"/>
                <w:szCs w:val="20"/>
              </w:rPr>
              <w:t>,</w:t>
            </w:r>
            <w:r w:rsidRPr="00F07704">
              <w:rPr>
                <w:rFonts w:eastAsia="Times New Roman" w:cs="Times New Roman"/>
                <w:color w:val="000000"/>
                <w:sz w:val="20"/>
                <w:szCs w:val="20"/>
              </w:rPr>
              <w:t>175</w:t>
            </w:r>
            <w:r w:rsidR="00544A76" w:rsidRPr="00F07704">
              <w:rPr>
                <w:rFonts w:eastAsia="Times New Roman" w:cs="Times New Roman"/>
                <w:color w:val="000000"/>
                <w:sz w:val="20"/>
                <w:szCs w:val="20"/>
              </w:rPr>
              <w:t>,</w:t>
            </w:r>
            <w:r w:rsidRPr="00F07704">
              <w:rPr>
                <w:rFonts w:eastAsia="Times New Roman" w:cs="Times New Roman"/>
                <w:color w:val="000000"/>
                <w:sz w:val="20"/>
                <w:szCs w:val="20"/>
              </w:rPr>
              <w:t>725</w:t>
            </w:r>
          </w:p>
        </w:tc>
      </w:tr>
      <w:tr w:rsidR="009E69E5" w:rsidRPr="00946467" w14:paraId="0856899A"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08FA6099"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CtasHom</w:t>
            </w:r>
            <w:proofErr w:type="spellEnd"/>
          </w:p>
        </w:tc>
        <w:tc>
          <w:tcPr>
            <w:tcW w:w="1234" w:type="dxa"/>
            <w:tcBorders>
              <w:top w:val="nil"/>
              <w:left w:val="nil"/>
              <w:bottom w:val="nil"/>
              <w:right w:val="nil"/>
            </w:tcBorders>
            <w:shd w:val="clear" w:color="auto" w:fill="auto"/>
            <w:noWrap/>
            <w:vAlign w:val="center"/>
            <w:hideMark/>
          </w:tcPr>
          <w:p w14:paraId="08587CA4" w14:textId="433C5182"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313</w:t>
            </w:r>
            <w:r w:rsidR="00083F78" w:rsidRPr="00F07704">
              <w:rPr>
                <w:rFonts w:eastAsia="Times New Roman" w:cs="Times New Roman"/>
                <w:color w:val="000000"/>
                <w:sz w:val="20"/>
                <w:szCs w:val="20"/>
              </w:rPr>
              <w:t>,</w:t>
            </w:r>
            <w:r w:rsidRPr="00F07704">
              <w:rPr>
                <w:rFonts w:eastAsia="Times New Roman" w:cs="Times New Roman"/>
                <w:color w:val="000000"/>
                <w:sz w:val="20"/>
                <w:szCs w:val="20"/>
              </w:rPr>
              <w:t>602</w:t>
            </w:r>
            <w:r w:rsidR="00083F78" w:rsidRPr="00F07704">
              <w:rPr>
                <w:rFonts w:eastAsia="Times New Roman" w:cs="Times New Roman"/>
                <w:color w:val="000000"/>
                <w:sz w:val="20"/>
                <w:szCs w:val="20"/>
              </w:rPr>
              <w:t>,</w:t>
            </w:r>
            <w:r w:rsidRPr="00F07704">
              <w:rPr>
                <w:rFonts w:eastAsia="Times New Roman" w:cs="Times New Roman"/>
                <w:color w:val="000000"/>
                <w:sz w:val="20"/>
                <w:szCs w:val="20"/>
              </w:rPr>
              <w:t>066</w:t>
            </w:r>
          </w:p>
        </w:tc>
        <w:tc>
          <w:tcPr>
            <w:tcW w:w="1429" w:type="dxa"/>
            <w:tcBorders>
              <w:top w:val="nil"/>
              <w:left w:val="nil"/>
              <w:bottom w:val="nil"/>
              <w:right w:val="nil"/>
            </w:tcBorders>
            <w:shd w:val="clear" w:color="auto" w:fill="auto"/>
            <w:noWrap/>
            <w:vAlign w:val="center"/>
            <w:hideMark/>
          </w:tcPr>
          <w:p w14:paraId="45B255C0" w14:textId="2F4F24EE"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320</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297</w:t>
            </w:r>
            <w:r w:rsidR="00094194" w:rsidRPr="00F07704">
              <w:rPr>
                <w:rFonts w:eastAsia="Times New Roman" w:cs="Times New Roman"/>
                <w:color w:val="000000"/>
                <w:sz w:val="20"/>
                <w:szCs w:val="20"/>
              </w:rPr>
              <w:t>,</w:t>
            </w:r>
            <w:r w:rsidRPr="00F07704">
              <w:rPr>
                <w:rFonts w:eastAsia="Times New Roman" w:cs="Times New Roman"/>
                <w:color w:val="000000"/>
                <w:sz w:val="20"/>
                <w:szCs w:val="20"/>
              </w:rPr>
              <w:t>952</w:t>
            </w:r>
          </w:p>
        </w:tc>
        <w:tc>
          <w:tcPr>
            <w:tcW w:w="1428" w:type="dxa"/>
            <w:tcBorders>
              <w:top w:val="nil"/>
              <w:left w:val="nil"/>
              <w:bottom w:val="nil"/>
              <w:right w:val="nil"/>
            </w:tcBorders>
            <w:shd w:val="clear" w:color="auto" w:fill="auto"/>
            <w:noWrap/>
            <w:vAlign w:val="center"/>
            <w:hideMark/>
          </w:tcPr>
          <w:p w14:paraId="65908D1A" w14:textId="0B7443BE"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345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803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542.5</w:t>
            </w:r>
          </w:p>
        </w:tc>
        <w:tc>
          <w:tcPr>
            <w:tcW w:w="1428" w:type="dxa"/>
            <w:tcBorders>
              <w:top w:val="nil"/>
              <w:left w:val="nil"/>
              <w:bottom w:val="nil"/>
              <w:right w:val="nil"/>
            </w:tcBorders>
            <w:shd w:val="clear" w:color="auto" w:fill="auto"/>
            <w:noWrap/>
            <w:vAlign w:val="center"/>
            <w:hideMark/>
          </w:tcPr>
          <w:p w14:paraId="7581FCED" w14:textId="00F5DB2A"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349</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125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081</w:t>
            </w:r>
          </w:p>
        </w:tc>
        <w:tc>
          <w:tcPr>
            <w:tcW w:w="1428" w:type="dxa"/>
            <w:tcBorders>
              <w:top w:val="nil"/>
              <w:left w:val="nil"/>
              <w:bottom w:val="nil"/>
              <w:right w:val="nil"/>
            </w:tcBorders>
            <w:shd w:val="clear" w:color="auto" w:fill="auto"/>
            <w:noWrap/>
            <w:vAlign w:val="center"/>
            <w:hideMark/>
          </w:tcPr>
          <w:p w14:paraId="16D1122D" w14:textId="4ACA823A"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373</w:t>
            </w:r>
            <w:r w:rsidR="00544A76" w:rsidRPr="00F07704">
              <w:rPr>
                <w:rFonts w:eastAsia="Times New Roman" w:cs="Times New Roman"/>
                <w:color w:val="000000"/>
                <w:sz w:val="20"/>
                <w:szCs w:val="20"/>
              </w:rPr>
              <w:t>,</w:t>
            </w:r>
            <w:r w:rsidRPr="00F07704">
              <w:rPr>
                <w:rFonts w:eastAsia="Times New Roman" w:cs="Times New Roman"/>
                <w:color w:val="000000"/>
                <w:sz w:val="20"/>
                <w:szCs w:val="20"/>
              </w:rPr>
              <w:t>171</w:t>
            </w:r>
            <w:r w:rsidR="00544A76" w:rsidRPr="00F07704">
              <w:rPr>
                <w:rFonts w:eastAsia="Times New Roman" w:cs="Times New Roman"/>
                <w:color w:val="000000"/>
                <w:sz w:val="20"/>
                <w:szCs w:val="20"/>
              </w:rPr>
              <w:t>,</w:t>
            </w:r>
            <w:r w:rsidRPr="00F07704">
              <w:rPr>
                <w:rFonts w:eastAsia="Times New Roman" w:cs="Times New Roman"/>
                <w:color w:val="000000"/>
                <w:sz w:val="20"/>
                <w:szCs w:val="20"/>
              </w:rPr>
              <w:t>107</w:t>
            </w:r>
          </w:p>
        </w:tc>
        <w:tc>
          <w:tcPr>
            <w:tcW w:w="1233" w:type="dxa"/>
            <w:tcBorders>
              <w:top w:val="nil"/>
              <w:left w:val="nil"/>
              <w:bottom w:val="nil"/>
              <w:right w:val="nil"/>
            </w:tcBorders>
            <w:shd w:val="clear" w:color="auto" w:fill="auto"/>
            <w:noWrap/>
            <w:vAlign w:val="center"/>
            <w:hideMark/>
          </w:tcPr>
          <w:p w14:paraId="6DB30869" w14:textId="1BA433CF"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395</w:t>
            </w:r>
            <w:r w:rsidR="00544A76" w:rsidRPr="00F07704">
              <w:rPr>
                <w:rFonts w:eastAsia="Times New Roman" w:cs="Times New Roman"/>
                <w:color w:val="000000"/>
                <w:sz w:val="20"/>
                <w:szCs w:val="20"/>
              </w:rPr>
              <w:t>,</w:t>
            </w:r>
            <w:r w:rsidRPr="00F07704">
              <w:rPr>
                <w:rFonts w:eastAsia="Times New Roman" w:cs="Times New Roman"/>
                <w:color w:val="000000"/>
                <w:sz w:val="20"/>
                <w:szCs w:val="20"/>
              </w:rPr>
              <w:t>451</w:t>
            </w:r>
            <w:r w:rsidR="00544A76" w:rsidRPr="00F07704">
              <w:rPr>
                <w:rFonts w:eastAsia="Times New Roman" w:cs="Times New Roman"/>
                <w:color w:val="000000"/>
                <w:sz w:val="20"/>
                <w:szCs w:val="20"/>
              </w:rPr>
              <w:t>,</w:t>
            </w:r>
            <w:r w:rsidRPr="00F07704">
              <w:rPr>
                <w:rFonts w:eastAsia="Times New Roman" w:cs="Times New Roman"/>
                <w:color w:val="000000"/>
                <w:sz w:val="20"/>
                <w:szCs w:val="20"/>
              </w:rPr>
              <w:t>618</w:t>
            </w:r>
          </w:p>
        </w:tc>
      </w:tr>
      <w:tr w:rsidR="009E69E5" w:rsidRPr="00946467" w14:paraId="65275978"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7AE98A52"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CrConMuj</w:t>
            </w:r>
            <w:proofErr w:type="spellEnd"/>
          </w:p>
        </w:tc>
        <w:tc>
          <w:tcPr>
            <w:tcW w:w="1234" w:type="dxa"/>
            <w:tcBorders>
              <w:top w:val="nil"/>
              <w:left w:val="nil"/>
              <w:bottom w:val="nil"/>
              <w:right w:val="nil"/>
            </w:tcBorders>
            <w:shd w:val="clear" w:color="auto" w:fill="auto"/>
            <w:noWrap/>
            <w:vAlign w:val="center"/>
            <w:hideMark/>
          </w:tcPr>
          <w:p w14:paraId="6C6C6086" w14:textId="05B6FF48"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73</w:t>
            </w:r>
            <w:r w:rsidR="00083F78" w:rsidRPr="00F07704">
              <w:rPr>
                <w:rFonts w:eastAsia="Times New Roman" w:cs="Times New Roman"/>
                <w:color w:val="000000"/>
                <w:sz w:val="20"/>
                <w:szCs w:val="20"/>
              </w:rPr>
              <w:t>,</w:t>
            </w:r>
            <w:r w:rsidRPr="00F07704">
              <w:rPr>
                <w:rFonts w:eastAsia="Times New Roman" w:cs="Times New Roman"/>
                <w:color w:val="000000"/>
                <w:sz w:val="20"/>
                <w:szCs w:val="20"/>
              </w:rPr>
              <w:t>694</w:t>
            </w:r>
            <w:r w:rsidR="00083F78" w:rsidRPr="00F07704">
              <w:rPr>
                <w:rFonts w:eastAsia="Times New Roman" w:cs="Times New Roman"/>
                <w:color w:val="000000"/>
                <w:sz w:val="20"/>
                <w:szCs w:val="20"/>
              </w:rPr>
              <w:t>,</w:t>
            </w:r>
            <w:r w:rsidRPr="00F07704">
              <w:rPr>
                <w:rFonts w:eastAsia="Times New Roman" w:cs="Times New Roman"/>
                <w:color w:val="000000"/>
                <w:sz w:val="20"/>
                <w:szCs w:val="20"/>
              </w:rPr>
              <w:t>085</w:t>
            </w:r>
          </w:p>
        </w:tc>
        <w:tc>
          <w:tcPr>
            <w:tcW w:w="1429" w:type="dxa"/>
            <w:tcBorders>
              <w:top w:val="nil"/>
              <w:left w:val="nil"/>
              <w:bottom w:val="nil"/>
              <w:right w:val="nil"/>
            </w:tcBorders>
            <w:shd w:val="clear" w:color="auto" w:fill="auto"/>
            <w:noWrap/>
            <w:vAlign w:val="center"/>
            <w:hideMark/>
          </w:tcPr>
          <w:p w14:paraId="14BFF4E3" w14:textId="29EE2946"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82</w:t>
            </w:r>
            <w:r w:rsidR="00094194" w:rsidRPr="00F07704">
              <w:rPr>
                <w:rFonts w:eastAsia="Times New Roman" w:cs="Times New Roman"/>
                <w:color w:val="000000"/>
                <w:sz w:val="20"/>
                <w:szCs w:val="20"/>
              </w:rPr>
              <w:t>,</w:t>
            </w:r>
            <w:r w:rsidRPr="00F07704">
              <w:rPr>
                <w:rFonts w:eastAsia="Times New Roman" w:cs="Times New Roman"/>
                <w:color w:val="000000"/>
                <w:sz w:val="20"/>
                <w:szCs w:val="20"/>
              </w:rPr>
              <w:t>608</w:t>
            </w:r>
            <w:r w:rsidR="00094194" w:rsidRPr="00F07704">
              <w:rPr>
                <w:rFonts w:eastAsia="Times New Roman" w:cs="Times New Roman"/>
                <w:color w:val="000000"/>
                <w:sz w:val="20"/>
                <w:szCs w:val="20"/>
              </w:rPr>
              <w:t>,</w:t>
            </w:r>
            <w:r w:rsidRPr="00F07704">
              <w:rPr>
                <w:rFonts w:eastAsia="Times New Roman" w:cs="Times New Roman"/>
                <w:color w:val="000000"/>
                <w:sz w:val="20"/>
                <w:szCs w:val="20"/>
              </w:rPr>
              <w:t>672</w:t>
            </w:r>
          </w:p>
        </w:tc>
        <w:tc>
          <w:tcPr>
            <w:tcW w:w="1428" w:type="dxa"/>
            <w:tcBorders>
              <w:top w:val="nil"/>
              <w:left w:val="nil"/>
              <w:bottom w:val="nil"/>
              <w:right w:val="nil"/>
            </w:tcBorders>
            <w:shd w:val="clear" w:color="auto" w:fill="auto"/>
            <w:noWrap/>
            <w:vAlign w:val="center"/>
            <w:hideMark/>
          </w:tcPr>
          <w:p w14:paraId="232253DA" w14:textId="68D21AD9"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722</w:t>
            </w:r>
            <w:r w:rsidR="00094194" w:rsidRPr="00F07704">
              <w:rPr>
                <w:rFonts w:eastAsia="Times New Roman" w:cs="Times New Roman"/>
                <w:color w:val="000000"/>
                <w:sz w:val="20"/>
                <w:szCs w:val="20"/>
              </w:rPr>
              <w:t>,</w:t>
            </w:r>
            <w:r w:rsidRPr="00F07704">
              <w:rPr>
                <w:rFonts w:eastAsia="Times New Roman" w:cs="Times New Roman"/>
                <w:color w:val="000000"/>
                <w:sz w:val="20"/>
                <w:szCs w:val="20"/>
              </w:rPr>
              <w:t>315</w:t>
            </w:r>
          </w:p>
        </w:tc>
        <w:tc>
          <w:tcPr>
            <w:tcW w:w="1428" w:type="dxa"/>
            <w:tcBorders>
              <w:top w:val="nil"/>
              <w:left w:val="nil"/>
              <w:bottom w:val="nil"/>
              <w:right w:val="nil"/>
            </w:tcBorders>
            <w:shd w:val="clear" w:color="auto" w:fill="auto"/>
            <w:noWrap/>
            <w:vAlign w:val="center"/>
            <w:hideMark/>
          </w:tcPr>
          <w:p w14:paraId="76F78C30" w14:textId="6CD1479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042</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192</w:t>
            </w:r>
          </w:p>
        </w:tc>
        <w:tc>
          <w:tcPr>
            <w:tcW w:w="1428" w:type="dxa"/>
            <w:tcBorders>
              <w:top w:val="nil"/>
              <w:left w:val="nil"/>
              <w:bottom w:val="nil"/>
              <w:right w:val="nil"/>
            </w:tcBorders>
            <w:shd w:val="clear" w:color="auto" w:fill="auto"/>
            <w:noWrap/>
            <w:vAlign w:val="center"/>
            <w:hideMark/>
          </w:tcPr>
          <w:p w14:paraId="11C9FDE8" w14:textId="5DA9CE1E"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98</w:t>
            </w:r>
            <w:r w:rsidR="00544A76" w:rsidRPr="00F07704">
              <w:rPr>
                <w:rFonts w:eastAsia="Times New Roman" w:cs="Times New Roman"/>
                <w:color w:val="000000"/>
                <w:sz w:val="20"/>
                <w:szCs w:val="20"/>
              </w:rPr>
              <w:t>,</w:t>
            </w:r>
            <w:r w:rsidRPr="00F07704">
              <w:rPr>
                <w:rFonts w:eastAsia="Times New Roman" w:cs="Times New Roman"/>
                <w:color w:val="000000"/>
                <w:sz w:val="20"/>
                <w:szCs w:val="20"/>
              </w:rPr>
              <w:t>960</w:t>
            </w:r>
            <w:r w:rsidR="00544A76" w:rsidRPr="00F07704">
              <w:rPr>
                <w:rFonts w:eastAsia="Times New Roman" w:cs="Times New Roman"/>
                <w:color w:val="000000"/>
                <w:sz w:val="20"/>
                <w:szCs w:val="20"/>
              </w:rPr>
              <w:t>,</w:t>
            </w:r>
            <w:r w:rsidRPr="00F07704">
              <w:rPr>
                <w:rFonts w:eastAsia="Times New Roman" w:cs="Times New Roman"/>
                <w:color w:val="000000"/>
                <w:sz w:val="20"/>
                <w:szCs w:val="20"/>
              </w:rPr>
              <w:t>523.75</w:t>
            </w:r>
          </w:p>
        </w:tc>
        <w:tc>
          <w:tcPr>
            <w:tcW w:w="1233" w:type="dxa"/>
            <w:tcBorders>
              <w:top w:val="nil"/>
              <w:left w:val="nil"/>
              <w:bottom w:val="nil"/>
              <w:right w:val="nil"/>
            </w:tcBorders>
            <w:shd w:val="clear" w:color="auto" w:fill="auto"/>
            <w:noWrap/>
            <w:vAlign w:val="center"/>
            <w:hideMark/>
          </w:tcPr>
          <w:p w14:paraId="0D1E797D" w14:textId="720E1FF7"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122</w:t>
            </w:r>
            <w:r w:rsidR="00544A76" w:rsidRPr="00F07704">
              <w:rPr>
                <w:rFonts w:eastAsia="Times New Roman" w:cs="Times New Roman"/>
                <w:color w:val="000000"/>
                <w:sz w:val="20"/>
                <w:szCs w:val="20"/>
              </w:rPr>
              <w:t>,</w:t>
            </w:r>
            <w:r w:rsidRPr="00F07704">
              <w:rPr>
                <w:rFonts w:eastAsia="Times New Roman" w:cs="Times New Roman"/>
                <w:color w:val="000000"/>
                <w:sz w:val="20"/>
                <w:szCs w:val="20"/>
              </w:rPr>
              <w:t>170</w:t>
            </w:r>
            <w:r w:rsidR="00544A76" w:rsidRPr="00F07704">
              <w:rPr>
                <w:rFonts w:eastAsia="Times New Roman" w:cs="Times New Roman"/>
                <w:color w:val="000000"/>
                <w:sz w:val="20"/>
                <w:szCs w:val="20"/>
              </w:rPr>
              <w:t>,</w:t>
            </w:r>
            <w:r w:rsidRPr="00F07704">
              <w:rPr>
                <w:rFonts w:eastAsia="Times New Roman" w:cs="Times New Roman"/>
                <w:color w:val="000000"/>
                <w:sz w:val="20"/>
                <w:szCs w:val="20"/>
              </w:rPr>
              <w:t>386</w:t>
            </w:r>
          </w:p>
        </w:tc>
      </w:tr>
      <w:tr w:rsidR="009E69E5" w:rsidRPr="00946467" w14:paraId="4B332FCE"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31A03F1D"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CrConHom</w:t>
            </w:r>
            <w:proofErr w:type="spellEnd"/>
          </w:p>
        </w:tc>
        <w:tc>
          <w:tcPr>
            <w:tcW w:w="1234" w:type="dxa"/>
            <w:tcBorders>
              <w:top w:val="nil"/>
              <w:left w:val="nil"/>
              <w:bottom w:val="nil"/>
              <w:right w:val="nil"/>
            </w:tcBorders>
            <w:shd w:val="clear" w:color="auto" w:fill="auto"/>
            <w:noWrap/>
            <w:vAlign w:val="center"/>
            <w:hideMark/>
          </w:tcPr>
          <w:p w14:paraId="6BA2124D" w14:textId="44BFD475"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82</w:t>
            </w:r>
            <w:r w:rsidR="00083F78" w:rsidRPr="00F07704">
              <w:rPr>
                <w:rFonts w:eastAsia="Times New Roman" w:cs="Times New Roman"/>
                <w:color w:val="000000"/>
                <w:sz w:val="20"/>
                <w:szCs w:val="20"/>
              </w:rPr>
              <w:t>,</w:t>
            </w:r>
            <w:r w:rsidRPr="00F07704">
              <w:rPr>
                <w:rFonts w:eastAsia="Times New Roman" w:cs="Times New Roman"/>
                <w:color w:val="000000"/>
                <w:sz w:val="20"/>
                <w:szCs w:val="20"/>
              </w:rPr>
              <w:t>489</w:t>
            </w:r>
            <w:r w:rsidR="00083F78" w:rsidRPr="00F07704">
              <w:rPr>
                <w:rFonts w:eastAsia="Times New Roman" w:cs="Times New Roman"/>
                <w:color w:val="000000"/>
                <w:sz w:val="20"/>
                <w:szCs w:val="20"/>
              </w:rPr>
              <w:t>,</w:t>
            </w:r>
            <w:r w:rsidRPr="00F07704">
              <w:rPr>
                <w:rFonts w:eastAsia="Times New Roman" w:cs="Times New Roman"/>
                <w:color w:val="000000"/>
                <w:sz w:val="20"/>
                <w:szCs w:val="20"/>
              </w:rPr>
              <w:t>836</w:t>
            </w:r>
          </w:p>
        </w:tc>
        <w:tc>
          <w:tcPr>
            <w:tcW w:w="1429" w:type="dxa"/>
            <w:tcBorders>
              <w:top w:val="nil"/>
              <w:left w:val="nil"/>
              <w:bottom w:val="nil"/>
              <w:right w:val="nil"/>
            </w:tcBorders>
            <w:shd w:val="clear" w:color="auto" w:fill="auto"/>
            <w:noWrap/>
            <w:vAlign w:val="center"/>
            <w:hideMark/>
          </w:tcPr>
          <w:p w14:paraId="43A4FAD9" w14:textId="3BB72EAD"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94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451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576.25</w:t>
            </w:r>
          </w:p>
        </w:tc>
        <w:tc>
          <w:tcPr>
            <w:tcW w:w="1428" w:type="dxa"/>
            <w:tcBorders>
              <w:top w:val="nil"/>
              <w:left w:val="nil"/>
              <w:bottom w:val="nil"/>
              <w:right w:val="nil"/>
            </w:tcBorders>
            <w:shd w:val="clear" w:color="auto" w:fill="auto"/>
            <w:noWrap/>
            <w:vAlign w:val="center"/>
            <w:hideMark/>
          </w:tcPr>
          <w:p w14:paraId="2B383FCF" w14:textId="09676982"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106</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279</w:t>
            </w:r>
            <w:r w:rsidR="00094194" w:rsidRPr="00F07704">
              <w:rPr>
                <w:rFonts w:eastAsia="Times New Roman" w:cs="Times New Roman"/>
                <w:color w:val="000000"/>
                <w:sz w:val="20"/>
                <w:szCs w:val="20"/>
              </w:rPr>
              <w:t>,</w:t>
            </w:r>
            <w:r w:rsidRPr="00F07704">
              <w:rPr>
                <w:rFonts w:eastAsia="Times New Roman" w:cs="Times New Roman"/>
                <w:color w:val="000000"/>
                <w:sz w:val="20"/>
                <w:szCs w:val="20"/>
              </w:rPr>
              <w:t>999.5</w:t>
            </w:r>
          </w:p>
        </w:tc>
        <w:tc>
          <w:tcPr>
            <w:tcW w:w="1428" w:type="dxa"/>
            <w:tcBorders>
              <w:top w:val="nil"/>
              <w:left w:val="nil"/>
              <w:bottom w:val="nil"/>
              <w:right w:val="nil"/>
            </w:tcBorders>
            <w:shd w:val="clear" w:color="auto" w:fill="auto"/>
            <w:noWrap/>
            <w:vAlign w:val="center"/>
            <w:hideMark/>
          </w:tcPr>
          <w:p w14:paraId="27F4AE09" w14:textId="178EB46F"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105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946</w:t>
            </w:r>
            <w:r w:rsidR="00094194" w:rsidRPr="00F07704">
              <w:rPr>
                <w:rFonts w:eastAsia="Times New Roman" w:cs="Times New Roman"/>
                <w:color w:val="000000"/>
                <w:sz w:val="20"/>
                <w:szCs w:val="20"/>
              </w:rPr>
              <w:t>,</w:t>
            </w:r>
            <w:r w:rsidRPr="00F07704">
              <w:rPr>
                <w:rFonts w:eastAsia="Times New Roman" w:cs="Times New Roman"/>
                <w:color w:val="000000"/>
                <w:sz w:val="20"/>
                <w:szCs w:val="20"/>
              </w:rPr>
              <w:t>479.5</w:t>
            </w:r>
          </w:p>
        </w:tc>
        <w:tc>
          <w:tcPr>
            <w:tcW w:w="1428" w:type="dxa"/>
            <w:tcBorders>
              <w:top w:val="nil"/>
              <w:left w:val="nil"/>
              <w:bottom w:val="nil"/>
              <w:right w:val="nil"/>
            </w:tcBorders>
            <w:shd w:val="clear" w:color="auto" w:fill="auto"/>
            <w:noWrap/>
            <w:vAlign w:val="center"/>
            <w:hideMark/>
          </w:tcPr>
          <w:p w14:paraId="70C54DD5" w14:textId="1DDD6F9A"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112</w:t>
            </w:r>
            <w:r w:rsidR="00544A76" w:rsidRPr="00F07704">
              <w:rPr>
                <w:rFonts w:eastAsia="Times New Roman" w:cs="Times New Roman"/>
                <w:color w:val="000000"/>
                <w:sz w:val="20"/>
                <w:szCs w:val="20"/>
              </w:rPr>
              <w:t>,</w:t>
            </w:r>
            <w:r w:rsidRPr="00F07704">
              <w:rPr>
                <w:rFonts w:eastAsia="Times New Roman" w:cs="Times New Roman"/>
                <w:color w:val="000000"/>
                <w:sz w:val="20"/>
                <w:szCs w:val="20"/>
              </w:rPr>
              <w:t>576</w:t>
            </w:r>
            <w:r w:rsidR="00544A76" w:rsidRPr="00F07704">
              <w:rPr>
                <w:rFonts w:eastAsia="Times New Roman" w:cs="Times New Roman"/>
                <w:color w:val="000000"/>
                <w:sz w:val="20"/>
                <w:szCs w:val="20"/>
              </w:rPr>
              <w:t>,</w:t>
            </w:r>
            <w:r w:rsidRPr="00F07704">
              <w:rPr>
                <w:rFonts w:eastAsia="Times New Roman" w:cs="Times New Roman"/>
                <w:color w:val="000000"/>
                <w:sz w:val="20"/>
                <w:szCs w:val="20"/>
              </w:rPr>
              <w:t>408.5</w:t>
            </w:r>
          </w:p>
        </w:tc>
        <w:tc>
          <w:tcPr>
            <w:tcW w:w="1233" w:type="dxa"/>
            <w:tcBorders>
              <w:top w:val="nil"/>
              <w:left w:val="nil"/>
              <w:bottom w:val="nil"/>
              <w:right w:val="nil"/>
            </w:tcBorders>
            <w:shd w:val="clear" w:color="auto" w:fill="auto"/>
            <w:noWrap/>
            <w:vAlign w:val="center"/>
            <w:hideMark/>
          </w:tcPr>
          <w:p w14:paraId="5C47D7EB" w14:textId="019580F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135</w:t>
            </w:r>
            <w:r w:rsidR="00544A76" w:rsidRPr="00F07704">
              <w:rPr>
                <w:rFonts w:eastAsia="Times New Roman" w:cs="Times New Roman"/>
                <w:color w:val="000000"/>
                <w:sz w:val="20"/>
                <w:szCs w:val="20"/>
              </w:rPr>
              <w:t>,</w:t>
            </w:r>
            <w:r w:rsidRPr="00F07704">
              <w:rPr>
                <w:rFonts w:eastAsia="Times New Roman" w:cs="Times New Roman"/>
                <w:color w:val="000000"/>
                <w:sz w:val="20"/>
                <w:szCs w:val="20"/>
              </w:rPr>
              <w:t>445</w:t>
            </w:r>
            <w:r w:rsidR="00544A76" w:rsidRPr="00F07704">
              <w:rPr>
                <w:rFonts w:eastAsia="Times New Roman" w:cs="Times New Roman"/>
                <w:color w:val="000000"/>
                <w:sz w:val="20"/>
                <w:szCs w:val="20"/>
              </w:rPr>
              <w:t>,</w:t>
            </w:r>
            <w:r w:rsidRPr="00F07704">
              <w:rPr>
                <w:rFonts w:eastAsia="Times New Roman" w:cs="Times New Roman"/>
                <w:color w:val="000000"/>
                <w:sz w:val="20"/>
                <w:szCs w:val="20"/>
              </w:rPr>
              <w:t>062</w:t>
            </w:r>
          </w:p>
        </w:tc>
      </w:tr>
      <w:tr w:rsidR="009E69E5" w:rsidRPr="00946467" w14:paraId="60B838AE"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05BDDF16"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CrVivMuj</w:t>
            </w:r>
            <w:proofErr w:type="spellEnd"/>
          </w:p>
        </w:tc>
        <w:tc>
          <w:tcPr>
            <w:tcW w:w="1234" w:type="dxa"/>
            <w:tcBorders>
              <w:top w:val="nil"/>
              <w:left w:val="nil"/>
              <w:bottom w:val="nil"/>
              <w:right w:val="nil"/>
            </w:tcBorders>
            <w:shd w:val="clear" w:color="auto" w:fill="auto"/>
            <w:noWrap/>
            <w:vAlign w:val="center"/>
            <w:hideMark/>
          </w:tcPr>
          <w:p w14:paraId="6023FC06" w14:textId="0E466DB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175</w:t>
            </w:r>
            <w:r w:rsidR="00083F78" w:rsidRPr="00F07704">
              <w:rPr>
                <w:rFonts w:eastAsia="Times New Roman" w:cs="Times New Roman"/>
                <w:color w:val="000000"/>
                <w:sz w:val="20"/>
                <w:szCs w:val="20"/>
              </w:rPr>
              <w:t>,</w:t>
            </w:r>
            <w:r w:rsidRPr="00F07704">
              <w:rPr>
                <w:rFonts w:eastAsia="Times New Roman" w:cs="Times New Roman"/>
                <w:color w:val="000000"/>
                <w:sz w:val="20"/>
                <w:szCs w:val="20"/>
              </w:rPr>
              <w:t>362</w:t>
            </w:r>
          </w:p>
        </w:tc>
        <w:tc>
          <w:tcPr>
            <w:tcW w:w="1429" w:type="dxa"/>
            <w:tcBorders>
              <w:top w:val="nil"/>
              <w:left w:val="nil"/>
              <w:bottom w:val="nil"/>
              <w:right w:val="nil"/>
            </w:tcBorders>
            <w:shd w:val="clear" w:color="auto" w:fill="auto"/>
            <w:noWrap/>
            <w:vAlign w:val="center"/>
            <w:hideMark/>
          </w:tcPr>
          <w:p w14:paraId="5F885263" w14:textId="7D868107"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220</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530.75</w:t>
            </w:r>
          </w:p>
        </w:tc>
        <w:tc>
          <w:tcPr>
            <w:tcW w:w="1428" w:type="dxa"/>
            <w:tcBorders>
              <w:top w:val="nil"/>
              <w:left w:val="nil"/>
              <w:bottom w:val="nil"/>
              <w:right w:val="nil"/>
            </w:tcBorders>
            <w:shd w:val="clear" w:color="auto" w:fill="auto"/>
            <w:noWrap/>
            <w:vAlign w:val="center"/>
            <w:hideMark/>
          </w:tcPr>
          <w:p w14:paraId="0BCD8280" w14:textId="5F476802"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237</w:t>
            </w:r>
            <w:r w:rsidR="00094194" w:rsidRPr="00F07704">
              <w:rPr>
                <w:rFonts w:eastAsia="Times New Roman" w:cs="Times New Roman"/>
                <w:color w:val="000000"/>
                <w:sz w:val="20"/>
                <w:szCs w:val="20"/>
              </w:rPr>
              <w:t>,</w:t>
            </w:r>
            <w:r w:rsidRPr="00F07704">
              <w:rPr>
                <w:rFonts w:eastAsia="Times New Roman" w:cs="Times New Roman"/>
                <w:color w:val="000000"/>
                <w:sz w:val="20"/>
                <w:szCs w:val="20"/>
              </w:rPr>
              <w:t>372</w:t>
            </w:r>
          </w:p>
        </w:tc>
        <w:tc>
          <w:tcPr>
            <w:tcW w:w="1428" w:type="dxa"/>
            <w:tcBorders>
              <w:top w:val="nil"/>
              <w:left w:val="nil"/>
              <w:bottom w:val="nil"/>
              <w:right w:val="nil"/>
            </w:tcBorders>
            <w:shd w:val="clear" w:color="auto" w:fill="auto"/>
            <w:noWrap/>
            <w:vAlign w:val="center"/>
            <w:hideMark/>
          </w:tcPr>
          <w:p w14:paraId="66141681" w14:textId="58ACC30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251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427</w:t>
            </w:r>
          </w:p>
        </w:tc>
        <w:tc>
          <w:tcPr>
            <w:tcW w:w="1428" w:type="dxa"/>
            <w:tcBorders>
              <w:top w:val="nil"/>
              <w:left w:val="nil"/>
              <w:bottom w:val="nil"/>
              <w:right w:val="nil"/>
            </w:tcBorders>
            <w:shd w:val="clear" w:color="auto" w:fill="auto"/>
            <w:noWrap/>
            <w:vAlign w:val="center"/>
            <w:hideMark/>
          </w:tcPr>
          <w:p w14:paraId="2BB040EF" w14:textId="530F1D31"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279</w:t>
            </w:r>
            <w:r w:rsidR="00544A76" w:rsidRPr="00F07704">
              <w:rPr>
                <w:rFonts w:eastAsia="Times New Roman" w:cs="Times New Roman"/>
                <w:color w:val="000000"/>
                <w:sz w:val="20"/>
                <w:szCs w:val="20"/>
              </w:rPr>
              <w:t>,</w:t>
            </w:r>
            <w:r w:rsidRPr="00F07704">
              <w:rPr>
                <w:rFonts w:eastAsia="Times New Roman" w:cs="Times New Roman"/>
                <w:color w:val="000000"/>
                <w:sz w:val="20"/>
                <w:szCs w:val="20"/>
              </w:rPr>
              <w:t>433.5</w:t>
            </w:r>
          </w:p>
        </w:tc>
        <w:tc>
          <w:tcPr>
            <w:tcW w:w="1233" w:type="dxa"/>
            <w:tcBorders>
              <w:top w:val="nil"/>
              <w:left w:val="nil"/>
              <w:bottom w:val="nil"/>
              <w:right w:val="nil"/>
            </w:tcBorders>
            <w:shd w:val="clear" w:color="auto" w:fill="auto"/>
            <w:noWrap/>
            <w:vAlign w:val="center"/>
            <w:hideMark/>
          </w:tcPr>
          <w:p w14:paraId="23B7E426" w14:textId="5F803933"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350</w:t>
            </w:r>
            <w:r w:rsidR="00544A76" w:rsidRPr="00F07704">
              <w:rPr>
                <w:rFonts w:eastAsia="Times New Roman" w:cs="Times New Roman"/>
                <w:color w:val="000000"/>
                <w:sz w:val="20"/>
                <w:szCs w:val="20"/>
              </w:rPr>
              <w:t>,</w:t>
            </w:r>
            <w:r w:rsidRPr="00F07704">
              <w:rPr>
                <w:rFonts w:eastAsia="Times New Roman" w:cs="Times New Roman"/>
                <w:color w:val="000000"/>
                <w:sz w:val="20"/>
                <w:szCs w:val="20"/>
              </w:rPr>
              <w:t>085</w:t>
            </w:r>
          </w:p>
        </w:tc>
      </w:tr>
      <w:tr w:rsidR="009E69E5" w:rsidRPr="00946467" w14:paraId="115C5C53"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166351DE"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CrVivHom</w:t>
            </w:r>
            <w:proofErr w:type="spellEnd"/>
          </w:p>
        </w:tc>
        <w:tc>
          <w:tcPr>
            <w:tcW w:w="1234" w:type="dxa"/>
            <w:tcBorders>
              <w:top w:val="nil"/>
              <w:left w:val="nil"/>
              <w:bottom w:val="nil"/>
              <w:right w:val="nil"/>
            </w:tcBorders>
            <w:shd w:val="clear" w:color="auto" w:fill="auto"/>
            <w:noWrap/>
            <w:vAlign w:val="center"/>
            <w:hideMark/>
          </w:tcPr>
          <w:p w14:paraId="7B485F47" w14:textId="3EEAC2F8"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171</w:t>
            </w:r>
            <w:r w:rsidR="00083F78" w:rsidRPr="00F07704">
              <w:rPr>
                <w:rFonts w:eastAsia="Times New Roman" w:cs="Times New Roman"/>
                <w:color w:val="000000"/>
                <w:sz w:val="20"/>
                <w:szCs w:val="20"/>
              </w:rPr>
              <w:t>,</w:t>
            </w:r>
            <w:r w:rsidRPr="00F07704">
              <w:rPr>
                <w:rFonts w:eastAsia="Times New Roman" w:cs="Times New Roman"/>
                <w:color w:val="000000"/>
                <w:sz w:val="20"/>
                <w:szCs w:val="20"/>
              </w:rPr>
              <w:t>723</w:t>
            </w:r>
          </w:p>
        </w:tc>
        <w:tc>
          <w:tcPr>
            <w:tcW w:w="1429" w:type="dxa"/>
            <w:tcBorders>
              <w:top w:val="nil"/>
              <w:left w:val="nil"/>
              <w:bottom w:val="nil"/>
              <w:right w:val="nil"/>
            </w:tcBorders>
            <w:shd w:val="clear" w:color="auto" w:fill="auto"/>
            <w:noWrap/>
            <w:vAlign w:val="center"/>
            <w:hideMark/>
          </w:tcPr>
          <w:p w14:paraId="227C1863" w14:textId="2C10F61C"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244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257.75</w:t>
            </w:r>
          </w:p>
        </w:tc>
        <w:tc>
          <w:tcPr>
            <w:tcW w:w="1428" w:type="dxa"/>
            <w:tcBorders>
              <w:top w:val="nil"/>
              <w:left w:val="nil"/>
              <w:bottom w:val="nil"/>
              <w:right w:val="nil"/>
            </w:tcBorders>
            <w:shd w:val="clear" w:color="auto" w:fill="auto"/>
            <w:noWrap/>
            <w:vAlign w:val="center"/>
            <w:hideMark/>
          </w:tcPr>
          <w:p w14:paraId="0DC04F88" w14:textId="516DEF0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266</w:t>
            </w:r>
            <w:r w:rsidR="00094194" w:rsidRPr="00F07704">
              <w:rPr>
                <w:rFonts w:eastAsia="Times New Roman" w:cs="Times New Roman"/>
                <w:color w:val="000000"/>
                <w:sz w:val="20"/>
                <w:szCs w:val="20"/>
              </w:rPr>
              <w:t>,</w:t>
            </w:r>
            <w:r w:rsidRPr="00F07704">
              <w:rPr>
                <w:rFonts w:eastAsia="Times New Roman" w:cs="Times New Roman"/>
                <w:color w:val="000000"/>
                <w:sz w:val="20"/>
                <w:szCs w:val="20"/>
              </w:rPr>
              <w:t>661</w:t>
            </w:r>
          </w:p>
        </w:tc>
        <w:tc>
          <w:tcPr>
            <w:tcW w:w="1428" w:type="dxa"/>
            <w:tcBorders>
              <w:top w:val="nil"/>
              <w:left w:val="nil"/>
              <w:bottom w:val="nil"/>
              <w:right w:val="nil"/>
            </w:tcBorders>
            <w:shd w:val="clear" w:color="auto" w:fill="auto"/>
            <w:noWrap/>
            <w:vAlign w:val="center"/>
            <w:hideMark/>
          </w:tcPr>
          <w:p w14:paraId="25B7C569" w14:textId="76C24F3C"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797</w:t>
            </w:r>
          </w:p>
        </w:tc>
        <w:tc>
          <w:tcPr>
            <w:tcW w:w="1428" w:type="dxa"/>
            <w:tcBorders>
              <w:top w:val="nil"/>
              <w:left w:val="nil"/>
              <w:bottom w:val="nil"/>
              <w:right w:val="nil"/>
            </w:tcBorders>
            <w:shd w:val="clear" w:color="auto" w:fill="auto"/>
            <w:noWrap/>
            <w:vAlign w:val="center"/>
            <w:hideMark/>
          </w:tcPr>
          <w:p w14:paraId="161D1F0B" w14:textId="05DFCE2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288</w:t>
            </w:r>
            <w:r w:rsidR="00544A76" w:rsidRPr="00F07704">
              <w:rPr>
                <w:rFonts w:eastAsia="Times New Roman" w:cs="Times New Roman"/>
                <w:color w:val="000000"/>
                <w:sz w:val="20"/>
                <w:szCs w:val="20"/>
              </w:rPr>
              <w:t>,</w:t>
            </w:r>
            <w:r w:rsidRPr="00F07704">
              <w:rPr>
                <w:rFonts w:eastAsia="Times New Roman" w:cs="Times New Roman"/>
                <w:color w:val="000000"/>
                <w:sz w:val="20"/>
                <w:szCs w:val="20"/>
              </w:rPr>
              <w:t>623.25</w:t>
            </w:r>
          </w:p>
        </w:tc>
        <w:tc>
          <w:tcPr>
            <w:tcW w:w="1233" w:type="dxa"/>
            <w:tcBorders>
              <w:top w:val="nil"/>
              <w:left w:val="nil"/>
              <w:bottom w:val="nil"/>
              <w:right w:val="nil"/>
            </w:tcBorders>
            <w:shd w:val="clear" w:color="auto" w:fill="auto"/>
            <w:noWrap/>
            <w:vAlign w:val="center"/>
            <w:hideMark/>
          </w:tcPr>
          <w:p w14:paraId="763CB0ED" w14:textId="551F3457"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357</w:t>
            </w:r>
            <w:r w:rsidR="00544A76" w:rsidRPr="00F07704">
              <w:rPr>
                <w:rFonts w:eastAsia="Times New Roman" w:cs="Times New Roman"/>
                <w:color w:val="000000"/>
                <w:sz w:val="20"/>
                <w:szCs w:val="20"/>
              </w:rPr>
              <w:t>,</w:t>
            </w:r>
            <w:r w:rsidRPr="00F07704">
              <w:rPr>
                <w:rFonts w:eastAsia="Times New Roman" w:cs="Times New Roman"/>
                <w:color w:val="000000"/>
                <w:sz w:val="20"/>
                <w:szCs w:val="20"/>
              </w:rPr>
              <w:t>003</w:t>
            </w:r>
          </w:p>
        </w:tc>
      </w:tr>
      <w:tr w:rsidR="009E69E5" w:rsidRPr="00946467" w14:paraId="740C0E35"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1F4EA91B"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MicroCrMuj</w:t>
            </w:r>
            <w:proofErr w:type="spellEnd"/>
          </w:p>
        </w:tc>
        <w:tc>
          <w:tcPr>
            <w:tcW w:w="1234" w:type="dxa"/>
            <w:tcBorders>
              <w:top w:val="nil"/>
              <w:left w:val="nil"/>
              <w:bottom w:val="nil"/>
              <w:right w:val="nil"/>
            </w:tcBorders>
            <w:shd w:val="clear" w:color="auto" w:fill="auto"/>
            <w:noWrap/>
            <w:vAlign w:val="center"/>
            <w:hideMark/>
          </w:tcPr>
          <w:p w14:paraId="27BA3931" w14:textId="4F466941"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768</w:t>
            </w:r>
            <w:r w:rsidR="00083F78" w:rsidRPr="00F07704">
              <w:rPr>
                <w:rFonts w:eastAsia="Times New Roman" w:cs="Times New Roman"/>
                <w:color w:val="000000"/>
                <w:sz w:val="20"/>
                <w:szCs w:val="20"/>
              </w:rPr>
              <w:t>,</w:t>
            </w:r>
            <w:r w:rsidRPr="00F07704">
              <w:rPr>
                <w:rFonts w:eastAsia="Times New Roman" w:cs="Times New Roman"/>
                <w:color w:val="000000"/>
                <w:sz w:val="20"/>
                <w:szCs w:val="20"/>
              </w:rPr>
              <w:t>603</w:t>
            </w:r>
          </w:p>
        </w:tc>
        <w:tc>
          <w:tcPr>
            <w:tcW w:w="1429" w:type="dxa"/>
            <w:tcBorders>
              <w:top w:val="nil"/>
              <w:left w:val="nil"/>
              <w:bottom w:val="nil"/>
              <w:right w:val="nil"/>
            </w:tcBorders>
            <w:shd w:val="clear" w:color="auto" w:fill="auto"/>
            <w:noWrap/>
            <w:vAlign w:val="center"/>
            <w:hideMark/>
          </w:tcPr>
          <w:p w14:paraId="2E30D21C" w14:textId="1F9156CD"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095</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841.5</w:t>
            </w:r>
          </w:p>
        </w:tc>
        <w:tc>
          <w:tcPr>
            <w:tcW w:w="1428" w:type="dxa"/>
            <w:tcBorders>
              <w:top w:val="nil"/>
              <w:left w:val="nil"/>
              <w:bottom w:val="nil"/>
              <w:right w:val="nil"/>
            </w:tcBorders>
            <w:shd w:val="clear" w:color="auto" w:fill="auto"/>
            <w:noWrap/>
            <w:vAlign w:val="center"/>
            <w:hideMark/>
          </w:tcPr>
          <w:p w14:paraId="21F956B0" w14:textId="571B651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301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239.5</w:t>
            </w:r>
          </w:p>
        </w:tc>
        <w:tc>
          <w:tcPr>
            <w:tcW w:w="1428" w:type="dxa"/>
            <w:tcBorders>
              <w:top w:val="nil"/>
              <w:left w:val="nil"/>
              <w:bottom w:val="nil"/>
              <w:right w:val="nil"/>
            </w:tcBorders>
            <w:shd w:val="clear" w:color="auto" w:fill="auto"/>
            <w:noWrap/>
            <w:vAlign w:val="center"/>
            <w:hideMark/>
          </w:tcPr>
          <w:p w14:paraId="757F6198" w14:textId="58568D8B"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252</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561.5</w:t>
            </w:r>
          </w:p>
        </w:tc>
        <w:tc>
          <w:tcPr>
            <w:tcW w:w="1428" w:type="dxa"/>
            <w:tcBorders>
              <w:top w:val="nil"/>
              <w:left w:val="nil"/>
              <w:bottom w:val="nil"/>
              <w:right w:val="nil"/>
            </w:tcBorders>
            <w:shd w:val="clear" w:color="auto" w:fill="auto"/>
            <w:noWrap/>
            <w:vAlign w:val="center"/>
            <w:hideMark/>
          </w:tcPr>
          <w:p w14:paraId="32D0053F" w14:textId="1328B737"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544A76" w:rsidRPr="00F07704">
              <w:rPr>
                <w:rFonts w:eastAsia="Times New Roman" w:cs="Times New Roman"/>
                <w:color w:val="000000"/>
                <w:sz w:val="20"/>
                <w:szCs w:val="20"/>
              </w:rPr>
              <w:t>,</w:t>
            </w:r>
            <w:r w:rsidRPr="00F07704">
              <w:rPr>
                <w:rFonts w:eastAsia="Times New Roman" w:cs="Times New Roman"/>
                <w:color w:val="000000"/>
                <w:sz w:val="20"/>
                <w:szCs w:val="20"/>
              </w:rPr>
              <w:t>449</w:t>
            </w:r>
            <w:r w:rsidR="00544A76" w:rsidRPr="00F07704">
              <w:rPr>
                <w:rFonts w:eastAsia="Times New Roman" w:cs="Times New Roman"/>
                <w:color w:val="000000"/>
                <w:sz w:val="20"/>
                <w:szCs w:val="20"/>
              </w:rPr>
              <w:t>,</w:t>
            </w:r>
            <w:r w:rsidRPr="00F07704">
              <w:rPr>
                <w:rFonts w:eastAsia="Times New Roman" w:cs="Times New Roman"/>
                <w:color w:val="000000"/>
                <w:sz w:val="20"/>
                <w:szCs w:val="20"/>
              </w:rPr>
              <w:t>829.5</w:t>
            </w:r>
          </w:p>
        </w:tc>
        <w:tc>
          <w:tcPr>
            <w:tcW w:w="1233" w:type="dxa"/>
            <w:tcBorders>
              <w:top w:val="nil"/>
              <w:left w:val="nil"/>
              <w:bottom w:val="nil"/>
              <w:right w:val="nil"/>
            </w:tcBorders>
            <w:shd w:val="clear" w:color="auto" w:fill="auto"/>
            <w:noWrap/>
            <w:vAlign w:val="center"/>
            <w:hideMark/>
          </w:tcPr>
          <w:p w14:paraId="716613A1" w14:textId="78AD7478"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544A76" w:rsidRPr="00F07704">
              <w:rPr>
                <w:rFonts w:eastAsia="Times New Roman" w:cs="Times New Roman"/>
                <w:color w:val="000000"/>
                <w:sz w:val="20"/>
                <w:szCs w:val="20"/>
              </w:rPr>
              <w:t>,</w:t>
            </w:r>
            <w:r w:rsidRPr="00F07704">
              <w:rPr>
                <w:rFonts w:eastAsia="Times New Roman" w:cs="Times New Roman"/>
                <w:color w:val="000000"/>
                <w:sz w:val="20"/>
                <w:szCs w:val="20"/>
              </w:rPr>
              <w:t>617</w:t>
            </w:r>
            <w:r w:rsidR="00544A76" w:rsidRPr="00F07704">
              <w:rPr>
                <w:rFonts w:eastAsia="Times New Roman" w:cs="Times New Roman"/>
                <w:color w:val="000000"/>
                <w:sz w:val="20"/>
                <w:szCs w:val="20"/>
              </w:rPr>
              <w:t>,</w:t>
            </w:r>
            <w:r w:rsidRPr="00F07704">
              <w:rPr>
                <w:rFonts w:eastAsia="Times New Roman" w:cs="Times New Roman"/>
                <w:color w:val="000000"/>
                <w:sz w:val="20"/>
                <w:szCs w:val="20"/>
              </w:rPr>
              <w:t>552</w:t>
            </w:r>
          </w:p>
        </w:tc>
      </w:tr>
      <w:tr w:rsidR="009E69E5" w:rsidRPr="00946467" w14:paraId="078CC714"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0D89F7E0"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MicroCrHom</w:t>
            </w:r>
            <w:proofErr w:type="spellEnd"/>
          </w:p>
        </w:tc>
        <w:tc>
          <w:tcPr>
            <w:tcW w:w="1234" w:type="dxa"/>
            <w:tcBorders>
              <w:top w:val="nil"/>
              <w:left w:val="nil"/>
              <w:bottom w:val="nil"/>
              <w:right w:val="nil"/>
            </w:tcBorders>
            <w:shd w:val="clear" w:color="auto" w:fill="auto"/>
            <w:noWrap/>
            <w:vAlign w:val="center"/>
            <w:hideMark/>
          </w:tcPr>
          <w:p w14:paraId="00F70028" w14:textId="5B40AF3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732</w:t>
            </w:r>
            <w:r w:rsidR="00083F78" w:rsidRPr="00F07704">
              <w:rPr>
                <w:rFonts w:eastAsia="Times New Roman" w:cs="Times New Roman"/>
                <w:color w:val="000000"/>
                <w:sz w:val="20"/>
                <w:szCs w:val="20"/>
              </w:rPr>
              <w:t>,</w:t>
            </w:r>
            <w:r w:rsidRPr="00F07704">
              <w:rPr>
                <w:rFonts w:eastAsia="Times New Roman" w:cs="Times New Roman"/>
                <w:color w:val="000000"/>
                <w:sz w:val="20"/>
                <w:szCs w:val="20"/>
              </w:rPr>
              <w:t>543</w:t>
            </w:r>
          </w:p>
        </w:tc>
        <w:tc>
          <w:tcPr>
            <w:tcW w:w="1429" w:type="dxa"/>
            <w:tcBorders>
              <w:top w:val="nil"/>
              <w:left w:val="nil"/>
              <w:bottom w:val="nil"/>
              <w:right w:val="nil"/>
            </w:tcBorders>
            <w:shd w:val="clear" w:color="auto" w:fill="auto"/>
            <w:noWrap/>
            <w:vAlign w:val="center"/>
            <w:hideMark/>
          </w:tcPr>
          <w:p w14:paraId="1ECD9F5A" w14:textId="2D39CC8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023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481.5</w:t>
            </w:r>
          </w:p>
        </w:tc>
        <w:tc>
          <w:tcPr>
            <w:tcW w:w="1428" w:type="dxa"/>
            <w:tcBorders>
              <w:top w:val="nil"/>
              <w:left w:val="nil"/>
              <w:bottom w:val="nil"/>
              <w:right w:val="nil"/>
            </w:tcBorders>
            <w:shd w:val="clear" w:color="auto" w:fill="auto"/>
            <w:noWrap/>
            <w:vAlign w:val="center"/>
            <w:hideMark/>
          </w:tcPr>
          <w:p w14:paraId="5167089A" w14:textId="307581C2"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201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897.5</w:t>
            </w:r>
          </w:p>
        </w:tc>
        <w:tc>
          <w:tcPr>
            <w:tcW w:w="1428" w:type="dxa"/>
            <w:tcBorders>
              <w:top w:val="nil"/>
              <w:left w:val="nil"/>
              <w:bottom w:val="nil"/>
              <w:right w:val="nil"/>
            </w:tcBorders>
            <w:shd w:val="clear" w:color="auto" w:fill="auto"/>
            <w:noWrap/>
            <w:vAlign w:val="center"/>
            <w:hideMark/>
          </w:tcPr>
          <w:p w14:paraId="78C1D72B" w14:textId="6D2EA948"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163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695.5</w:t>
            </w:r>
          </w:p>
        </w:tc>
        <w:tc>
          <w:tcPr>
            <w:tcW w:w="1428" w:type="dxa"/>
            <w:tcBorders>
              <w:top w:val="nil"/>
              <w:left w:val="nil"/>
              <w:bottom w:val="nil"/>
              <w:right w:val="nil"/>
            </w:tcBorders>
            <w:shd w:val="clear" w:color="auto" w:fill="auto"/>
            <w:noWrap/>
            <w:vAlign w:val="center"/>
            <w:hideMark/>
          </w:tcPr>
          <w:p w14:paraId="3F687F43" w14:textId="31F14666"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544A76" w:rsidRPr="00F07704">
              <w:rPr>
                <w:rFonts w:eastAsia="Times New Roman" w:cs="Times New Roman"/>
                <w:color w:val="000000"/>
                <w:sz w:val="20"/>
                <w:szCs w:val="20"/>
              </w:rPr>
              <w:t>,</w:t>
            </w:r>
            <w:r w:rsidRPr="00F07704">
              <w:rPr>
                <w:rFonts w:eastAsia="Times New Roman" w:cs="Times New Roman"/>
                <w:color w:val="000000"/>
                <w:sz w:val="20"/>
                <w:szCs w:val="20"/>
              </w:rPr>
              <w:t>354</w:t>
            </w:r>
            <w:r w:rsidR="00544A76" w:rsidRPr="00F07704">
              <w:rPr>
                <w:rFonts w:eastAsia="Times New Roman" w:cs="Times New Roman"/>
                <w:color w:val="000000"/>
                <w:sz w:val="20"/>
                <w:szCs w:val="20"/>
              </w:rPr>
              <w:t>,</w:t>
            </w:r>
            <w:r w:rsidRPr="00F07704">
              <w:rPr>
                <w:rFonts w:eastAsia="Times New Roman" w:cs="Times New Roman"/>
                <w:color w:val="000000"/>
                <w:sz w:val="20"/>
                <w:szCs w:val="20"/>
              </w:rPr>
              <w:t>110</w:t>
            </w:r>
          </w:p>
        </w:tc>
        <w:tc>
          <w:tcPr>
            <w:tcW w:w="1233" w:type="dxa"/>
            <w:tcBorders>
              <w:top w:val="nil"/>
              <w:left w:val="nil"/>
              <w:bottom w:val="nil"/>
              <w:right w:val="nil"/>
            </w:tcBorders>
            <w:shd w:val="clear" w:color="auto" w:fill="auto"/>
            <w:noWrap/>
            <w:vAlign w:val="center"/>
            <w:hideMark/>
          </w:tcPr>
          <w:p w14:paraId="26E703E2" w14:textId="65FEEF68"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w:t>
            </w:r>
            <w:r w:rsidR="00544A76" w:rsidRPr="00F07704">
              <w:rPr>
                <w:rFonts w:eastAsia="Times New Roman" w:cs="Times New Roman"/>
                <w:color w:val="000000"/>
                <w:sz w:val="20"/>
                <w:szCs w:val="20"/>
              </w:rPr>
              <w:t>,</w:t>
            </w:r>
            <w:r w:rsidRPr="00F07704">
              <w:rPr>
                <w:rFonts w:eastAsia="Times New Roman" w:cs="Times New Roman"/>
                <w:color w:val="000000"/>
                <w:sz w:val="20"/>
                <w:szCs w:val="20"/>
              </w:rPr>
              <w:t>476</w:t>
            </w:r>
            <w:r w:rsidR="00544A76" w:rsidRPr="00F07704">
              <w:rPr>
                <w:rFonts w:eastAsia="Times New Roman" w:cs="Times New Roman"/>
                <w:color w:val="000000"/>
                <w:sz w:val="20"/>
                <w:szCs w:val="20"/>
              </w:rPr>
              <w:t>,</w:t>
            </w:r>
            <w:r w:rsidRPr="00F07704">
              <w:rPr>
                <w:rFonts w:eastAsia="Times New Roman" w:cs="Times New Roman"/>
                <w:color w:val="000000"/>
                <w:sz w:val="20"/>
                <w:szCs w:val="20"/>
              </w:rPr>
              <w:t>978</w:t>
            </w:r>
          </w:p>
        </w:tc>
      </w:tr>
      <w:tr w:rsidR="009E69E5" w:rsidRPr="00946467" w14:paraId="257BA1A0" w14:textId="77777777" w:rsidTr="009E69E5">
        <w:trPr>
          <w:trHeight w:val="288"/>
        </w:trPr>
        <w:tc>
          <w:tcPr>
            <w:tcW w:w="1540" w:type="dxa"/>
            <w:tcBorders>
              <w:top w:val="nil"/>
              <w:left w:val="nil"/>
              <w:bottom w:val="nil"/>
              <w:right w:val="single" w:sz="4" w:space="0" w:color="auto"/>
            </w:tcBorders>
            <w:shd w:val="clear" w:color="auto" w:fill="auto"/>
            <w:noWrap/>
            <w:vAlign w:val="center"/>
            <w:hideMark/>
          </w:tcPr>
          <w:p w14:paraId="3EBDF2CD"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CrConBajMuj</w:t>
            </w:r>
            <w:proofErr w:type="spellEnd"/>
          </w:p>
        </w:tc>
        <w:tc>
          <w:tcPr>
            <w:tcW w:w="1234" w:type="dxa"/>
            <w:tcBorders>
              <w:top w:val="nil"/>
              <w:left w:val="nil"/>
              <w:bottom w:val="nil"/>
              <w:right w:val="nil"/>
            </w:tcBorders>
            <w:shd w:val="clear" w:color="auto" w:fill="auto"/>
            <w:noWrap/>
            <w:vAlign w:val="center"/>
            <w:hideMark/>
          </w:tcPr>
          <w:p w14:paraId="18188694" w14:textId="5B8DB6B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36</w:t>
            </w:r>
            <w:r w:rsidR="00083F78" w:rsidRPr="00F07704">
              <w:rPr>
                <w:rFonts w:eastAsia="Times New Roman" w:cs="Times New Roman"/>
                <w:color w:val="000000"/>
                <w:sz w:val="20"/>
                <w:szCs w:val="20"/>
              </w:rPr>
              <w:t>,</w:t>
            </w:r>
            <w:r w:rsidRPr="00F07704">
              <w:rPr>
                <w:rFonts w:eastAsia="Times New Roman" w:cs="Times New Roman"/>
                <w:color w:val="000000"/>
                <w:sz w:val="20"/>
                <w:szCs w:val="20"/>
              </w:rPr>
              <w:t>474</w:t>
            </w:r>
          </w:p>
        </w:tc>
        <w:tc>
          <w:tcPr>
            <w:tcW w:w="1429" w:type="dxa"/>
            <w:tcBorders>
              <w:top w:val="nil"/>
              <w:left w:val="nil"/>
              <w:bottom w:val="nil"/>
              <w:right w:val="nil"/>
            </w:tcBorders>
            <w:shd w:val="clear" w:color="auto" w:fill="auto"/>
            <w:noWrap/>
            <w:vAlign w:val="center"/>
            <w:hideMark/>
          </w:tcPr>
          <w:p w14:paraId="7FEFA903" w14:textId="1D67BE65"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251</w:t>
            </w:r>
            <w:r w:rsidR="00094194" w:rsidRPr="00F07704">
              <w:rPr>
                <w:rFonts w:eastAsia="Times New Roman" w:cs="Times New Roman"/>
                <w:color w:val="000000"/>
                <w:sz w:val="20"/>
                <w:szCs w:val="20"/>
              </w:rPr>
              <w:t>,</w:t>
            </w:r>
            <w:r w:rsidRPr="00F07704">
              <w:rPr>
                <w:rFonts w:eastAsia="Times New Roman" w:cs="Times New Roman"/>
                <w:color w:val="000000"/>
                <w:sz w:val="20"/>
                <w:szCs w:val="20"/>
              </w:rPr>
              <w:t>724.75</w:t>
            </w:r>
          </w:p>
        </w:tc>
        <w:tc>
          <w:tcPr>
            <w:tcW w:w="1428" w:type="dxa"/>
            <w:tcBorders>
              <w:top w:val="nil"/>
              <w:left w:val="nil"/>
              <w:bottom w:val="nil"/>
              <w:right w:val="nil"/>
            </w:tcBorders>
            <w:shd w:val="clear" w:color="auto" w:fill="auto"/>
            <w:noWrap/>
            <w:vAlign w:val="center"/>
            <w:hideMark/>
          </w:tcPr>
          <w:p w14:paraId="2833E2B5" w14:textId="26FFAAE6"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360</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187.5</w:t>
            </w:r>
          </w:p>
        </w:tc>
        <w:tc>
          <w:tcPr>
            <w:tcW w:w="1428" w:type="dxa"/>
            <w:tcBorders>
              <w:top w:val="nil"/>
              <w:left w:val="nil"/>
              <w:bottom w:val="nil"/>
              <w:right w:val="nil"/>
            </w:tcBorders>
            <w:shd w:val="clear" w:color="auto" w:fill="auto"/>
            <w:noWrap/>
            <w:vAlign w:val="center"/>
            <w:hideMark/>
          </w:tcPr>
          <w:p w14:paraId="698D1517" w14:textId="3221104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424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374</w:t>
            </w:r>
          </w:p>
        </w:tc>
        <w:tc>
          <w:tcPr>
            <w:tcW w:w="1428" w:type="dxa"/>
            <w:tcBorders>
              <w:top w:val="nil"/>
              <w:left w:val="nil"/>
              <w:bottom w:val="nil"/>
              <w:right w:val="nil"/>
            </w:tcBorders>
            <w:shd w:val="clear" w:color="auto" w:fill="auto"/>
            <w:noWrap/>
            <w:vAlign w:val="center"/>
            <w:hideMark/>
          </w:tcPr>
          <w:p w14:paraId="646EFD4D" w14:textId="10268C67"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614</w:t>
            </w:r>
            <w:r w:rsidR="00544A76" w:rsidRPr="00F07704">
              <w:rPr>
                <w:rFonts w:eastAsia="Times New Roman" w:cs="Times New Roman"/>
                <w:color w:val="000000"/>
                <w:sz w:val="20"/>
                <w:szCs w:val="20"/>
              </w:rPr>
              <w:t>,</w:t>
            </w:r>
            <w:r w:rsidRPr="00F07704">
              <w:rPr>
                <w:rFonts w:eastAsia="Times New Roman" w:cs="Times New Roman"/>
                <w:color w:val="000000"/>
                <w:sz w:val="20"/>
                <w:szCs w:val="20"/>
              </w:rPr>
              <w:t>270.25</w:t>
            </w:r>
          </w:p>
        </w:tc>
        <w:tc>
          <w:tcPr>
            <w:tcW w:w="1233" w:type="dxa"/>
            <w:tcBorders>
              <w:top w:val="nil"/>
              <w:left w:val="nil"/>
              <w:bottom w:val="nil"/>
              <w:right w:val="nil"/>
            </w:tcBorders>
            <w:shd w:val="clear" w:color="auto" w:fill="auto"/>
            <w:noWrap/>
            <w:vAlign w:val="center"/>
            <w:hideMark/>
          </w:tcPr>
          <w:p w14:paraId="10F86D09" w14:textId="0033680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874</w:t>
            </w:r>
            <w:r w:rsidR="00544A76" w:rsidRPr="00F07704">
              <w:rPr>
                <w:rFonts w:eastAsia="Times New Roman" w:cs="Times New Roman"/>
                <w:color w:val="000000"/>
                <w:sz w:val="20"/>
                <w:szCs w:val="20"/>
              </w:rPr>
              <w:t>,</w:t>
            </w:r>
            <w:r w:rsidRPr="00F07704">
              <w:rPr>
                <w:rFonts w:eastAsia="Times New Roman" w:cs="Times New Roman"/>
                <w:color w:val="000000"/>
                <w:sz w:val="20"/>
                <w:szCs w:val="20"/>
              </w:rPr>
              <w:t>860</w:t>
            </w:r>
          </w:p>
        </w:tc>
      </w:tr>
      <w:tr w:rsidR="009E69E5" w:rsidRPr="00946467" w14:paraId="591E8A68" w14:textId="77777777" w:rsidTr="009E69E5">
        <w:trPr>
          <w:trHeight w:val="288"/>
        </w:trPr>
        <w:tc>
          <w:tcPr>
            <w:tcW w:w="1540" w:type="dxa"/>
            <w:tcBorders>
              <w:top w:val="nil"/>
              <w:left w:val="nil"/>
              <w:bottom w:val="single" w:sz="4" w:space="0" w:color="auto"/>
              <w:right w:val="single" w:sz="4" w:space="0" w:color="auto"/>
            </w:tcBorders>
            <w:shd w:val="clear" w:color="auto" w:fill="auto"/>
            <w:noWrap/>
            <w:vAlign w:val="center"/>
            <w:hideMark/>
          </w:tcPr>
          <w:p w14:paraId="12F4492D" w14:textId="77777777" w:rsidR="009E69E5" w:rsidRPr="00F07704" w:rsidRDefault="009E69E5" w:rsidP="009E69E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CrConBajHom</w:t>
            </w:r>
            <w:proofErr w:type="spellEnd"/>
          </w:p>
        </w:tc>
        <w:tc>
          <w:tcPr>
            <w:tcW w:w="1234" w:type="dxa"/>
            <w:tcBorders>
              <w:top w:val="nil"/>
              <w:left w:val="nil"/>
              <w:bottom w:val="single" w:sz="4" w:space="0" w:color="auto"/>
              <w:right w:val="nil"/>
            </w:tcBorders>
            <w:shd w:val="clear" w:color="auto" w:fill="auto"/>
            <w:noWrap/>
            <w:vAlign w:val="center"/>
            <w:hideMark/>
          </w:tcPr>
          <w:p w14:paraId="40A7F2DA" w14:textId="66A6F14D"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32</w:t>
            </w:r>
            <w:r w:rsidR="00083F78" w:rsidRPr="00F07704">
              <w:rPr>
                <w:rFonts w:eastAsia="Times New Roman" w:cs="Times New Roman"/>
                <w:color w:val="000000"/>
                <w:sz w:val="20"/>
                <w:szCs w:val="20"/>
              </w:rPr>
              <w:t>,</w:t>
            </w:r>
            <w:r w:rsidRPr="00F07704">
              <w:rPr>
                <w:rFonts w:eastAsia="Times New Roman" w:cs="Times New Roman"/>
                <w:color w:val="000000"/>
                <w:sz w:val="20"/>
                <w:szCs w:val="20"/>
              </w:rPr>
              <w:t>823</w:t>
            </w:r>
          </w:p>
        </w:tc>
        <w:tc>
          <w:tcPr>
            <w:tcW w:w="1429" w:type="dxa"/>
            <w:tcBorders>
              <w:top w:val="nil"/>
              <w:left w:val="nil"/>
              <w:bottom w:val="single" w:sz="4" w:space="0" w:color="auto"/>
              <w:right w:val="nil"/>
            </w:tcBorders>
            <w:shd w:val="clear" w:color="auto" w:fill="auto"/>
            <w:noWrap/>
            <w:vAlign w:val="center"/>
            <w:hideMark/>
          </w:tcPr>
          <w:p w14:paraId="061C752F" w14:textId="2FFFE562"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133</w:t>
            </w:r>
            <w:r w:rsidR="00094194" w:rsidRPr="00F07704">
              <w:rPr>
                <w:rFonts w:eastAsia="Times New Roman" w:cs="Times New Roman"/>
                <w:color w:val="000000"/>
                <w:sz w:val="20"/>
                <w:szCs w:val="20"/>
              </w:rPr>
              <w:t>,</w:t>
            </w:r>
            <w:r w:rsidRPr="00F07704">
              <w:rPr>
                <w:rFonts w:eastAsia="Times New Roman" w:cs="Times New Roman"/>
                <w:color w:val="000000"/>
                <w:sz w:val="20"/>
                <w:szCs w:val="20"/>
              </w:rPr>
              <w:t>254</w:t>
            </w:r>
          </w:p>
        </w:tc>
        <w:tc>
          <w:tcPr>
            <w:tcW w:w="1428" w:type="dxa"/>
            <w:tcBorders>
              <w:top w:val="nil"/>
              <w:left w:val="nil"/>
              <w:bottom w:val="single" w:sz="4" w:space="0" w:color="auto"/>
              <w:right w:val="nil"/>
            </w:tcBorders>
            <w:shd w:val="clear" w:color="auto" w:fill="auto"/>
            <w:noWrap/>
            <w:vAlign w:val="center"/>
            <w:hideMark/>
          </w:tcPr>
          <w:p w14:paraId="0CC83357" w14:textId="394BEE9B"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174</w:t>
            </w:r>
            <w:r w:rsidR="00094194" w:rsidRPr="00F07704">
              <w:rPr>
                <w:rFonts w:eastAsia="Times New Roman" w:cs="Times New Roman"/>
                <w:color w:val="000000"/>
                <w:sz w:val="20"/>
                <w:szCs w:val="20"/>
              </w:rPr>
              <w:t>,</w:t>
            </w:r>
            <w:r w:rsidRPr="00F07704">
              <w:rPr>
                <w:rFonts w:eastAsia="Times New Roman" w:cs="Times New Roman"/>
                <w:color w:val="000000"/>
                <w:sz w:val="20"/>
                <w:szCs w:val="20"/>
              </w:rPr>
              <w:t>192</w:t>
            </w:r>
          </w:p>
        </w:tc>
        <w:tc>
          <w:tcPr>
            <w:tcW w:w="1428" w:type="dxa"/>
            <w:tcBorders>
              <w:top w:val="nil"/>
              <w:left w:val="nil"/>
              <w:bottom w:val="single" w:sz="4" w:space="0" w:color="auto"/>
              <w:right w:val="nil"/>
            </w:tcBorders>
            <w:shd w:val="clear" w:color="auto" w:fill="auto"/>
            <w:noWrap/>
            <w:vAlign w:val="center"/>
            <w:hideMark/>
          </w:tcPr>
          <w:p w14:paraId="77664AF9" w14:textId="3979C3C4"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200</w:t>
            </w:r>
            <w:r w:rsidR="00094194" w:rsidRPr="00F07704">
              <w:rPr>
                <w:rFonts w:eastAsia="Times New Roman" w:cs="Times New Roman"/>
                <w:color w:val="000000"/>
                <w:sz w:val="20"/>
                <w:szCs w:val="20"/>
              </w:rPr>
              <w:t>,</w:t>
            </w:r>
            <w:r w:rsidRPr="00F07704">
              <w:rPr>
                <w:rFonts w:eastAsia="Times New Roman" w:cs="Times New Roman"/>
                <w:color w:val="000000"/>
                <w:sz w:val="20"/>
                <w:szCs w:val="20"/>
              </w:rPr>
              <w:t>583</w:t>
            </w:r>
          </w:p>
        </w:tc>
        <w:tc>
          <w:tcPr>
            <w:tcW w:w="1428" w:type="dxa"/>
            <w:tcBorders>
              <w:top w:val="nil"/>
              <w:left w:val="nil"/>
              <w:bottom w:val="single" w:sz="4" w:space="0" w:color="auto"/>
              <w:right w:val="nil"/>
            </w:tcBorders>
            <w:shd w:val="clear" w:color="auto" w:fill="auto"/>
            <w:noWrap/>
            <w:vAlign w:val="center"/>
            <w:hideMark/>
          </w:tcPr>
          <w:p w14:paraId="2A571F68" w14:textId="31E4FAA0"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220</w:t>
            </w:r>
            <w:r w:rsidR="00544A76" w:rsidRPr="00F07704">
              <w:rPr>
                <w:rFonts w:eastAsia="Times New Roman" w:cs="Times New Roman"/>
                <w:color w:val="000000"/>
                <w:sz w:val="20"/>
                <w:szCs w:val="20"/>
              </w:rPr>
              <w:t>,</w:t>
            </w:r>
            <w:r w:rsidRPr="00F07704">
              <w:rPr>
                <w:rFonts w:eastAsia="Times New Roman" w:cs="Times New Roman"/>
                <w:color w:val="000000"/>
                <w:sz w:val="20"/>
                <w:szCs w:val="20"/>
              </w:rPr>
              <w:t>329.75</w:t>
            </w:r>
          </w:p>
        </w:tc>
        <w:tc>
          <w:tcPr>
            <w:tcW w:w="1233" w:type="dxa"/>
            <w:tcBorders>
              <w:top w:val="nil"/>
              <w:left w:val="nil"/>
              <w:bottom w:val="single" w:sz="4" w:space="0" w:color="auto"/>
              <w:right w:val="nil"/>
            </w:tcBorders>
            <w:shd w:val="clear" w:color="auto" w:fill="auto"/>
            <w:noWrap/>
            <w:vAlign w:val="center"/>
            <w:hideMark/>
          </w:tcPr>
          <w:p w14:paraId="6B5C9073" w14:textId="4F29FEE6" w:rsidR="009E69E5" w:rsidRPr="00F07704" w:rsidRDefault="009E69E5" w:rsidP="009E69E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466</w:t>
            </w:r>
            <w:r w:rsidR="00544A76" w:rsidRPr="00F07704">
              <w:rPr>
                <w:rFonts w:eastAsia="Times New Roman" w:cs="Times New Roman"/>
                <w:color w:val="000000"/>
                <w:sz w:val="20"/>
                <w:szCs w:val="20"/>
              </w:rPr>
              <w:t>,</w:t>
            </w:r>
            <w:r w:rsidRPr="00F07704">
              <w:rPr>
                <w:rFonts w:eastAsia="Times New Roman" w:cs="Times New Roman"/>
                <w:color w:val="000000"/>
                <w:sz w:val="20"/>
                <w:szCs w:val="20"/>
              </w:rPr>
              <w:t>974</w:t>
            </w:r>
          </w:p>
        </w:tc>
      </w:tr>
    </w:tbl>
    <w:p w14:paraId="0E09485F" w14:textId="77777777" w:rsidR="00D11B9D" w:rsidRPr="00F07704" w:rsidRDefault="00D11B9D" w:rsidP="00E15C39"/>
    <w:p w14:paraId="58D89D33" w14:textId="77777777" w:rsidR="00297F48" w:rsidRPr="00F07704" w:rsidRDefault="00297F48" w:rsidP="00E15C39"/>
    <w:p w14:paraId="761961FE" w14:textId="50F0EF07" w:rsidR="005C1D96" w:rsidRPr="00F07704" w:rsidRDefault="00CD4FFD" w:rsidP="00CD4FFD">
      <w:pPr>
        <w:pStyle w:val="Tesis3"/>
        <w:rPr>
          <w:lang w:val="es-US"/>
        </w:rPr>
      </w:pPr>
      <w:bookmarkStart w:id="39" w:name="_Toc165284754"/>
      <w:bookmarkStart w:id="40" w:name="_Toc165963718"/>
      <w:r w:rsidRPr="00F07704">
        <w:rPr>
          <w:lang w:val="es-US"/>
        </w:rPr>
        <w:t xml:space="preserve">Covarianza y </w:t>
      </w:r>
      <w:r w:rsidR="00C921F9" w:rsidRPr="00F07704">
        <w:rPr>
          <w:lang w:val="es-US"/>
        </w:rPr>
        <w:t>correlación</w:t>
      </w:r>
      <w:bookmarkEnd w:id="39"/>
      <w:bookmarkEnd w:id="40"/>
    </w:p>
    <w:p w14:paraId="616E5B12" w14:textId="0EA50FAD" w:rsidR="00E769A7" w:rsidRPr="00EF432E" w:rsidRDefault="005D61E7" w:rsidP="00A150D7">
      <w:pPr>
        <w:ind w:firstLine="0"/>
        <w:rPr>
          <w:lang w:val="es-CO"/>
        </w:rPr>
      </w:pPr>
      <w:r w:rsidRPr="00EF432E">
        <w:rPr>
          <w:lang w:val="es-CO"/>
        </w:rPr>
        <w:t>Con el objetivo de</w:t>
      </w:r>
      <w:r w:rsidR="00EF1DF6" w:rsidRPr="00EF432E">
        <w:rPr>
          <w:lang w:val="es-CO"/>
        </w:rPr>
        <w:t xml:space="preserve"> evaluar </w:t>
      </w:r>
      <w:r w:rsidR="000457F5" w:rsidRPr="00EF432E">
        <w:rPr>
          <w:lang w:val="es-CO"/>
        </w:rPr>
        <w:t>cómo las variables están relacionadas entre sí en términos de variabilidad conjunta</w:t>
      </w:r>
      <w:r w:rsidRPr="00EF432E">
        <w:rPr>
          <w:lang w:val="es-CO"/>
        </w:rPr>
        <w:t xml:space="preserve">, se </w:t>
      </w:r>
      <w:r w:rsidR="002B0222" w:rsidRPr="00EF432E">
        <w:rPr>
          <w:lang w:val="es-CO"/>
        </w:rPr>
        <w:t>desarrolló</w:t>
      </w:r>
      <w:r w:rsidRPr="00EF432E">
        <w:rPr>
          <w:lang w:val="es-CO"/>
        </w:rPr>
        <w:t xml:space="preserve"> la siguiente mat</w:t>
      </w:r>
      <w:commentRangeStart w:id="41"/>
      <w:r w:rsidRPr="00EF432E">
        <w:rPr>
          <w:lang w:val="es-CO"/>
        </w:rPr>
        <w:t>riz de covarianzas</w:t>
      </w:r>
      <w:r w:rsidR="002C11BB" w:rsidRPr="00EF432E">
        <w:rPr>
          <w:lang w:val="es-CO"/>
        </w:rPr>
        <w:t xml:space="preserve">. </w:t>
      </w:r>
      <w:commentRangeEnd w:id="41"/>
      <w:r w:rsidR="003A6566">
        <w:rPr>
          <w:rStyle w:val="Refdecomentario"/>
        </w:rPr>
        <w:commentReference w:id="41"/>
      </w:r>
    </w:p>
    <w:p w14:paraId="1FD8C1D2" w14:textId="6301A9D1" w:rsidR="00E769A7" w:rsidRPr="00F07704" w:rsidRDefault="00A957DE" w:rsidP="00C27898">
      <w:pPr>
        <w:ind w:firstLine="0"/>
        <w:jc w:val="center"/>
      </w:pPr>
      <w:r w:rsidRPr="00F07704">
        <w:rPr>
          <w:noProof/>
        </w:rPr>
        <w:drawing>
          <wp:inline distT="0" distB="0" distL="0" distR="0" wp14:anchorId="51DCB04F" wp14:editId="74A7890F">
            <wp:extent cx="5943600" cy="1219835"/>
            <wp:effectExtent l="0" t="0" r="0" b="0"/>
            <wp:docPr id="10438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0814" name=""/>
                    <pic:cNvPicPr/>
                  </pic:nvPicPr>
                  <pic:blipFill>
                    <a:blip r:embed="rId18"/>
                    <a:stretch>
                      <a:fillRect/>
                    </a:stretch>
                  </pic:blipFill>
                  <pic:spPr>
                    <a:xfrm>
                      <a:off x="0" y="0"/>
                      <a:ext cx="5943600" cy="1219835"/>
                    </a:xfrm>
                    <a:prstGeom prst="rect">
                      <a:avLst/>
                    </a:prstGeom>
                  </pic:spPr>
                </pic:pic>
              </a:graphicData>
            </a:graphic>
          </wp:inline>
        </w:drawing>
      </w:r>
    </w:p>
    <w:p w14:paraId="74DD333C" w14:textId="456CF41C" w:rsidR="004A4AAE" w:rsidRPr="00EF432E" w:rsidRDefault="002C11BB" w:rsidP="00FB5149">
      <w:pPr>
        <w:ind w:firstLine="0"/>
        <w:rPr>
          <w:lang w:val="es-CO"/>
        </w:rPr>
      </w:pPr>
      <w:r w:rsidRPr="00EF432E">
        <w:rPr>
          <w:lang w:val="es-CO"/>
        </w:rPr>
        <w:t xml:space="preserve">La escala de colores indica las covarianzas </w:t>
      </w:r>
      <w:r w:rsidR="00E769A7" w:rsidRPr="00EF432E">
        <w:rPr>
          <w:lang w:val="es-CO"/>
        </w:rPr>
        <w:t xml:space="preserve">de mayor </w:t>
      </w:r>
      <w:r w:rsidR="004A05A0" w:rsidRPr="00EF432E">
        <w:rPr>
          <w:lang w:val="es-CO"/>
        </w:rPr>
        <w:t>magnitud, verde las de magnitud positiva y rojas las de magnitu</w:t>
      </w:r>
      <w:r w:rsidR="00347B98" w:rsidRPr="00EF432E">
        <w:rPr>
          <w:lang w:val="es-CO"/>
        </w:rPr>
        <w:t>d negativa</w:t>
      </w:r>
      <w:r w:rsidR="00E769A7" w:rsidRPr="00EF432E">
        <w:rPr>
          <w:lang w:val="es-CO"/>
        </w:rPr>
        <w:t xml:space="preserve">. A partir de esta matriz se observó que </w:t>
      </w:r>
      <w:r w:rsidR="00FE355D" w:rsidRPr="00EF432E">
        <w:rPr>
          <w:lang w:val="es-CO"/>
        </w:rPr>
        <w:t xml:space="preserve">las </w:t>
      </w:r>
      <w:r w:rsidR="00751298" w:rsidRPr="00EF432E">
        <w:rPr>
          <w:lang w:val="es-CO"/>
        </w:rPr>
        <w:t xml:space="preserve">tanto el </w:t>
      </w:r>
      <w:r w:rsidR="001F72C9" w:rsidRPr="00EF432E">
        <w:rPr>
          <w:lang w:val="es-CO"/>
        </w:rPr>
        <w:t>número</w:t>
      </w:r>
      <w:r w:rsidR="00751298" w:rsidRPr="00EF432E">
        <w:rPr>
          <w:lang w:val="es-CO"/>
        </w:rPr>
        <w:t xml:space="preserve"> de cuentas </w:t>
      </w:r>
      <w:r w:rsidR="00ED6F53" w:rsidRPr="00EF432E">
        <w:rPr>
          <w:lang w:val="es-CO"/>
        </w:rPr>
        <w:t xml:space="preserve">como el </w:t>
      </w:r>
      <w:r w:rsidR="001F72C9" w:rsidRPr="00EF432E">
        <w:rPr>
          <w:lang w:val="es-CO"/>
        </w:rPr>
        <w:t>número</w:t>
      </w:r>
      <w:r w:rsidR="00ED6F53" w:rsidRPr="00EF432E">
        <w:rPr>
          <w:lang w:val="es-CO"/>
        </w:rPr>
        <w:t xml:space="preserve"> de </w:t>
      </w:r>
      <w:r w:rsidR="001F72C9" w:rsidRPr="00EF432E">
        <w:rPr>
          <w:lang w:val="es-CO"/>
        </w:rPr>
        <w:t>créditos</w:t>
      </w:r>
      <w:r w:rsidR="00ED6F53" w:rsidRPr="00EF432E">
        <w:rPr>
          <w:lang w:val="es-CO"/>
        </w:rPr>
        <w:t xml:space="preserve"> </w:t>
      </w:r>
      <w:r w:rsidR="001F72C9" w:rsidRPr="00EF432E">
        <w:rPr>
          <w:lang w:val="es-CO"/>
        </w:rPr>
        <w:t>están</w:t>
      </w:r>
      <w:r w:rsidR="00B716D6" w:rsidRPr="00EF432E">
        <w:rPr>
          <w:lang w:val="es-CO"/>
        </w:rPr>
        <w:t xml:space="preserve"> </w:t>
      </w:r>
      <w:r w:rsidR="00CC3253" w:rsidRPr="00EF432E">
        <w:rPr>
          <w:lang w:val="es-CO"/>
        </w:rPr>
        <w:t>relacionados alta y positivamente e</w:t>
      </w:r>
      <w:r w:rsidR="00865016" w:rsidRPr="00EF432E">
        <w:rPr>
          <w:lang w:val="es-CO"/>
        </w:rPr>
        <w:t>ntre hombres y mujeres</w:t>
      </w:r>
      <w:r w:rsidR="00CC3253" w:rsidRPr="00EF432E">
        <w:rPr>
          <w:lang w:val="es-CO"/>
        </w:rPr>
        <w:t xml:space="preserve">. Lo anterior indica que entre </w:t>
      </w:r>
      <w:r w:rsidR="001F72C9" w:rsidRPr="00EF432E">
        <w:rPr>
          <w:lang w:val="es-CO"/>
        </w:rPr>
        <w:t>más</w:t>
      </w:r>
      <w:r w:rsidR="00CC3253" w:rsidRPr="00EF432E">
        <w:rPr>
          <w:lang w:val="es-CO"/>
        </w:rPr>
        <w:t xml:space="preserve"> aumenten las cuenta</w:t>
      </w:r>
      <w:r w:rsidR="007C50DF" w:rsidRPr="00EF432E">
        <w:rPr>
          <w:lang w:val="es-CO"/>
        </w:rPr>
        <w:t xml:space="preserve">s bancarias de hombres, </w:t>
      </w:r>
      <w:r w:rsidR="001F72C9" w:rsidRPr="00EF432E">
        <w:rPr>
          <w:lang w:val="es-CO"/>
        </w:rPr>
        <w:t>también</w:t>
      </w:r>
      <w:r w:rsidR="007C50DF" w:rsidRPr="00EF432E">
        <w:rPr>
          <w:lang w:val="es-CO"/>
        </w:rPr>
        <w:t xml:space="preserve"> aumentarán las de mujeres y viceversa y es el mismo caso para los </w:t>
      </w:r>
      <w:r w:rsidR="001F72C9" w:rsidRPr="00EF432E">
        <w:rPr>
          <w:lang w:val="es-CO"/>
        </w:rPr>
        <w:t>créditos</w:t>
      </w:r>
      <w:r w:rsidR="0039363B" w:rsidRPr="00EF432E">
        <w:rPr>
          <w:lang w:val="es-CO"/>
        </w:rPr>
        <w:t xml:space="preserve"> de consumo de hombres y los de mujer. Por otro lado, existen altas covarianzas con magnitudes negativas entre las variables de </w:t>
      </w:r>
      <w:r w:rsidR="001F72C9" w:rsidRPr="00EF432E">
        <w:rPr>
          <w:lang w:val="es-CO"/>
        </w:rPr>
        <w:t>microcréditos</w:t>
      </w:r>
      <w:r w:rsidR="00B41169" w:rsidRPr="00EF432E">
        <w:rPr>
          <w:lang w:val="es-CO"/>
        </w:rPr>
        <w:t xml:space="preserve"> tanto de mujeres como de hombres con las siguientes variables: cuentas de mujeres, cuentas de hombres, </w:t>
      </w:r>
      <w:r w:rsidR="001F72C9" w:rsidRPr="00EF432E">
        <w:rPr>
          <w:lang w:val="es-CO"/>
        </w:rPr>
        <w:lastRenderedPageBreak/>
        <w:t>créditos</w:t>
      </w:r>
      <w:r w:rsidR="00B41169" w:rsidRPr="00EF432E">
        <w:rPr>
          <w:lang w:val="es-CO"/>
        </w:rPr>
        <w:t xml:space="preserve"> de consumo de mujeres, y </w:t>
      </w:r>
      <w:r w:rsidR="001F72C9" w:rsidRPr="00EF432E">
        <w:rPr>
          <w:lang w:val="es-CO"/>
        </w:rPr>
        <w:t>créditos</w:t>
      </w:r>
      <w:r w:rsidR="00B41169" w:rsidRPr="00EF432E">
        <w:rPr>
          <w:lang w:val="es-CO"/>
        </w:rPr>
        <w:t xml:space="preserve"> de consumo de hombre. </w:t>
      </w:r>
      <w:r w:rsidR="00937A48" w:rsidRPr="00EF432E">
        <w:rPr>
          <w:lang w:val="es-CO"/>
        </w:rPr>
        <w:t xml:space="preserve">La covarianza alta en magnitud y negativa en signo indica que entre más aumenten las variables listadas: cuentas de mujeres, cuentas de hombres, </w:t>
      </w:r>
      <w:r w:rsidR="001F72C9" w:rsidRPr="00EF432E">
        <w:rPr>
          <w:lang w:val="es-CO"/>
        </w:rPr>
        <w:t>créditos</w:t>
      </w:r>
      <w:r w:rsidR="00937A48" w:rsidRPr="00EF432E">
        <w:rPr>
          <w:lang w:val="es-CO"/>
        </w:rPr>
        <w:t xml:space="preserve"> de consumo de mujeres, y </w:t>
      </w:r>
      <w:r w:rsidR="001F72C9" w:rsidRPr="00EF432E">
        <w:rPr>
          <w:lang w:val="es-CO"/>
        </w:rPr>
        <w:t>créditos</w:t>
      </w:r>
      <w:r w:rsidR="00937A48" w:rsidRPr="00EF432E">
        <w:rPr>
          <w:lang w:val="es-CO"/>
        </w:rPr>
        <w:t xml:space="preserve"> de consumo de hombre, los </w:t>
      </w:r>
      <w:r w:rsidR="001F72C9" w:rsidRPr="00EF432E">
        <w:rPr>
          <w:lang w:val="es-CO"/>
        </w:rPr>
        <w:t>microcréditos</w:t>
      </w:r>
      <w:r w:rsidR="00937A48" w:rsidRPr="00EF432E">
        <w:rPr>
          <w:lang w:val="es-CO"/>
        </w:rPr>
        <w:t xml:space="preserve"> de hombres y mujeres </w:t>
      </w:r>
      <w:r w:rsidR="001F72C9" w:rsidRPr="00EF432E">
        <w:rPr>
          <w:lang w:val="es-CO"/>
        </w:rPr>
        <w:t>disminuirán</w:t>
      </w:r>
      <w:r w:rsidR="00937A48" w:rsidRPr="00EF432E">
        <w:rPr>
          <w:lang w:val="es-CO"/>
        </w:rPr>
        <w:t xml:space="preserve"> </w:t>
      </w:r>
      <w:r w:rsidR="003B199B" w:rsidRPr="00EF432E">
        <w:rPr>
          <w:lang w:val="es-CO"/>
        </w:rPr>
        <w:t xml:space="preserve">fuertemente. Lo anterior </w:t>
      </w:r>
      <w:r w:rsidR="00D32399" w:rsidRPr="00EF432E">
        <w:rPr>
          <w:lang w:val="es-CO"/>
        </w:rPr>
        <w:t xml:space="preserve">puede indicar que a medida que hay </w:t>
      </w:r>
      <w:r w:rsidR="001F72C9" w:rsidRPr="00EF432E">
        <w:rPr>
          <w:lang w:val="es-CO"/>
        </w:rPr>
        <w:t>más</w:t>
      </w:r>
      <w:r w:rsidR="00D32399" w:rsidRPr="00EF432E">
        <w:rPr>
          <w:lang w:val="es-CO"/>
        </w:rPr>
        <w:t xml:space="preserve"> personas con capacidad de obtener una cuenta bancaria</w:t>
      </w:r>
      <w:r w:rsidR="0078303B" w:rsidRPr="00EF432E">
        <w:rPr>
          <w:lang w:val="es-CO"/>
        </w:rPr>
        <w:t xml:space="preserve"> o </w:t>
      </w:r>
      <w:r w:rsidR="001F72C9" w:rsidRPr="00EF432E">
        <w:rPr>
          <w:lang w:val="es-CO"/>
        </w:rPr>
        <w:t>créditos</w:t>
      </w:r>
      <w:r w:rsidR="0078303B" w:rsidRPr="00EF432E">
        <w:rPr>
          <w:lang w:val="es-CO"/>
        </w:rPr>
        <w:t xml:space="preserve"> de consumo, disminuye la </w:t>
      </w:r>
      <w:r w:rsidR="00FC241C" w:rsidRPr="00EF432E">
        <w:rPr>
          <w:lang w:val="es-CO"/>
        </w:rPr>
        <w:t xml:space="preserve">adquisición </w:t>
      </w:r>
      <w:r w:rsidR="0078303B" w:rsidRPr="00EF432E">
        <w:rPr>
          <w:lang w:val="es-CO"/>
        </w:rPr>
        <w:t xml:space="preserve">de </w:t>
      </w:r>
      <w:r w:rsidR="001F72C9" w:rsidRPr="00EF432E">
        <w:rPr>
          <w:lang w:val="es-CO"/>
        </w:rPr>
        <w:t>microcréditos</w:t>
      </w:r>
      <w:r w:rsidR="00FC241C" w:rsidRPr="00EF432E">
        <w:rPr>
          <w:lang w:val="es-CO"/>
        </w:rPr>
        <w:t xml:space="preserve"> porque ya no son necesarios. </w:t>
      </w:r>
    </w:p>
    <w:p w14:paraId="33F0CF3D" w14:textId="50A6AAAB" w:rsidR="00FB5149" w:rsidRPr="00EC2921" w:rsidRDefault="00FB5149" w:rsidP="00FB5149">
      <w:pPr>
        <w:ind w:firstLine="0"/>
        <w:rPr>
          <w:lang w:val="es-ES"/>
        </w:rPr>
      </w:pPr>
      <w:r w:rsidRPr="00EC2921">
        <w:rPr>
          <w:lang w:val="es-ES"/>
        </w:rPr>
        <w:t xml:space="preserve">Adicionalmente, con la intención de comprender </w:t>
      </w:r>
      <w:r w:rsidR="00D17A88" w:rsidRPr="00EC2921">
        <w:rPr>
          <w:lang w:val="es-ES"/>
        </w:rPr>
        <w:t xml:space="preserve">a profundidad la </w:t>
      </w:r>
      <w:r w:rsidR="001F72C9" w:rsidRPr="00EC2921">
        <w:rPr>
          <w:lang w:val="es-ES"/>
        </w:rPr>
        <w:t>relación</w:t>
      </w:r>
      <w:r w:rsidR="00D17A88" w:rsidRPr="00EC2921">
        <w:rPr>
          <w:lang w:val="es-ES"/>
        </w:rPr>
        <w:t xml:space="preserve"> entre las variables, se realizó la siguiente matriz de </w:t>
      </w:r>
      <w:r w:rsidR="001F72C9" w:rsidRPr="00EC2921">
        <w:rPr>
          <w:lang w:val="es-ES"/>
        </w:rPr>
        <w:t>correlación</w:t>
      </w:r>
      <w:r w:rsidR="00D17A88" w:rsidRPr="00EC2921">
        <w:rPr>
          <w:lang w:val="es-ES"/>
        </w:rPr>
        <w:t>.</w:t>
      </w:r>
    </w:p>
    <w:p w14:paraId="7D188FC6" w14:textId="35E4A702" w:rsidR="00D17A88" w:rsidRPr="00F07704" w:rsidRDefault="00EC2921" w:rsidP="00FB5149">
      <w:pPr>
        <w:ind w:firstLine="0"/>
      </w:pPr>
      <w:r w:rsidRPr="00F07704">
        <w:rPr>
          <w:noProof/>
        </w:rPr>
        <w:drawing>
          <wp:anchor distT="0" distB="0" distL="114300" distR="114300" simplePos="0" relativeHeight="251658241" behindDoc="0" locked="0" layoutInCell="1" allowOverlap="1" wp14:anchorId="2994D0C6" wp14:editId="0E970C50">
            <wp:simplePos x="0" y="0"/>
            <wp:positionH relativeFrom="margin">
              <wp:posOffset>6039485</wp:posOffset>
            </wp:positionH>
            <wp:positionV relativeFrom="margin">
              <wp:posOffset>3801077</wp:posOffset>
            </wp:positionV>
            <wp:extent cx="229235" cy="1188720"/>
            <wp:effectExtent l="0" t="0" r="0" b="5080"/>
            <wp:wrapSquare wrapText="bothSides"/>
            <wp:docPr id="72202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3476" name=""/>
                    <pic:cNvPicPr/>
                  </pic:nvPicPr>
                  <pic:blipFill rotWithShape="1">
                    <a:blip r:embed="rId19">
                      <a:extLst>
                        <a:ext uri="{28A0092B-C50C-407E-A947-70E740481C1C}">
                          <a14:useLocalDpi xmlns:a14="http://schemas.microsoft.com/office/drawing/2010/main" val="0"/>
                        </a:ext>
                      </a:extLst>
                    </a:blip>
                    <a:srcRect l="-11377" t="-142" r="59156" b="142"/>
                    <a:stretch/>
                  </pic:blipFill>
                  <pic:spPr bwMode="auto">
                    <a:xfrm>
                      <a:off x="0" y="0"/>
                      <a:ext cx="22923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704">
        <w:rPr>
          <w:noProof/>
          <w14:ligatures w14:val="standardContextual"/>
        </w:rPr>
        <w:drawing>
          <wp:anchor distT="0" distB="0" distL="114300" distR="114300" simplePos="0" relativeHeight="251658242" behindDoc="0" locked="0" layoutInCell="1" allowOverlap="1" wp14:anchorId="255655AA" wp14:editId="5A5DCD96">
            <wp:simplePos x="0" y="0"/>
            <wp:positionH relativeFrom="margin">
              <wp:posOffset>5327650</wp:posOffset>
            </wp:positionH>
            <wp:positionV relativeFrom="margin">
              <wp:posOffset>4284980</wp:posOffset>
            </wp:positionV>
            <wp:extent cx="1195705" cy="198755"/>
            <wp:effectExtent l="3175" t="0" r="1270" b="1270"/>
            <wp:wrapSquare wrapText="bothSides"/>
            <wp:docPr id="3" name="Picture 2">
              <a:extLst xmlns:a="http://schemas.openxmlformats.org/drawingml/2006/main">
                <a:ext uri="{FF2B5EF4-FFF2-40B4-BE49-F238E27FC236}">
                  <a16:creationId xmlns:a16="http://schemas.microsoft.com/office/drawing/2014/main" id="{843B052E-1366-6F2E-C027-50E5FC87A0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3B052E-1366-6F2E-C027-50E5FC87A0C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1195705" cy="198755"/>
                    </a:xfrm>
                    <a:prstGeom prst="rect">
                      <a:avLst/>
                    </a:prstGeom>
                  </pic:spPr>
                </pic:pic>
              </a:graphicData>
            </a:graphic>
            <wp14:sizeRelH relativeFrom="margin">
              <wp14:pctWidth>0</wp14:pctWidth>
            </wp14:sizeRelH>
            <wp14:sizeRelV relativeFrom="margin">
              <wp14:pctHeight>0</wp14:pctHeight>
            </wp14:sizeRelV>
          </wp:anchor>
        </w:drawing>
      </w:r>
      <w:r w:rsidR="00A567A5" w:rsidRPr="00F07704">
        <w:rPr>
          <w:noProof/>
        </w:rPr>
        <w:drawing>
          <wp:inline distT="0" distB="0" distL="0" distR="0" wp14:anchorId="5C51C98A" wp14:editId="0F4189DC">
            <wp:extent cx="5689600" cy="1188720"/>
            <wp:effectExtent l="0" t="0" r="0" b="5080"/>
            <wp:docPr id="132440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9840" name=""/>
                    <pic:cNvPicPr/>
                  </pic:nvPicPr>
                  <pic:blipFill>
                    <a:blip r:embed="rId21"/>
                    <a:stretch>
                      <a:fillRect/>
                    </a:stretch>
                  </pic:blipFill>
                  <pic:spPr>
                    <a:xfrm>
                      <a:off x="0" y="0"/>
                      <a:ext cx="5693778" cy="1189593"/>
                    </a:xfrm>
                    <a:prstGeom prst="rect">
                      <a:avLst/>
                    </a:prstGeom>
                  </pic:spPr>
                </pic:pic>
              </a:graphicData>
            </a:graphic>
          </wp:inline>
        </w:drawing>
      </w:r>
    </w:p>
    <w:p w14:paraId="27F8ACA3" w14:textId="0425B6DB" w:rsidR="00D17A88" w:rsidRPr="00EF432E" w:rsidRDefault="006B214B" w:rsidP="00FB5149">
      <w:pPr>
        <w:ind w:firstLine="0"/>
        <w:rPr>
          <w:lang w:val="es-CO"/>
        </w:rPr>
      </w:pPr>
      <w:r w:rsidRPr="00B55C38">
        <w:rPr>
          <w:lang w:val="es-ES"/>
        </w:rPr>
        <w:t xml:space="preserve">La matriz de correlación es similar a la matriz de covarianza, pero en lugar de medir la relación lineal general entre las variables en términos de unidades de desviación estándar, mide la relación lineal entre las variables en términos de correlación, que está normalizada y varía entre -1 y 1. </w:t>
      </w:r>
      <w:r w:rsidR="00D17A88" w:rsidRPr="00B55C38">
        <w:rPr>
          <w:lang w:val="es-ES"/>
        </w:rPr>
        <w:t xml:space="preserve">La escala </w:t>
      </w:r>
      <w:r w:rsidR="00934A24" w:rsidRPr="00B55C38">
        <w:rPr>
          <w:lang w:val="es-ES"/>
        </w:rPr>
        <w:t xml:space="preserve">de colores más oscuros indica las </w:t>
      </w:r>
      <w:r w:rsidR="00DD1D6F" w:rsidRPr="00B55C38">
        <w:rPr>
          <w:lang w:val="es-ES"/>
        </w:rPr>
        <w:t xml:space="preserve">variables con correlaciones </w:t>
      </w:r>
      <w:r w:rsidR="00934A24" w:rsidRPr="00B55C38">
        <w:rPr>
          <w:lang w:val="es-ES"/>
        </w:rPr>
        <w:t>más cercanas a 1 o a -1</w:t>
      </w:r>
      <w:r w:rsidR="00DD1D6F" w:rsidRPr="00B55C38">
        <w:rPr>
          <w:lang w:val="es-ES"/>
        </w:rPr>
        <w:t xml:space="preserve"> en nuestro </w:t>
      </w:r>
      <w:r w:rsidR="00F2756A" w:rsidRPr="00B55C38">
        <w:rPr>
          <w:lang w:val="es-ES"/>
        </w:rPr>
        <w:t>análisis</w:t>
      </w:r>
      <w:r w:rsidR="00A96B98" w:rsidRPr="00B55C38">
        <w:rPr>
          <w:lang w:val="es-ES"/>
        </w:rPr>
        <w:t xml:space="preserve">. </w:t>
      </w:r>
      <w:r w:rsidR="00AB17B0" w:rsidRPr="00B55C38">
        <w:rPr>
          <w:lang w:val="es-ES"/>
        </w:rPr>
        <w:t xml:space="preserve">En este caso, se puede observar como </w:t>
      </w:r>
      <w:r w:rsidR="007022C3" w:rsidRPr="00B55C38">
        <w:rPr>
          <w:lang w:val="es-ES"/>
        </w:rPr>
        <w:t xml:space="preserve">las variables </w:t>
      </w:r>
      <w:r w:rsidR="00903BB0" w:rsidRPr="00B55C38">
        <w:rPr>
          <w:lang w:val="es-ES"/>
        </w:rPr>
        <w:t xml:space="preserve">con correlaciones más altas </w:t>
      </w:r>
      <w:r w:rsidR="006C1B24" w:rsidRPr="00B55C38">
        <w:rPr>
          <w:lang w:val="es-ES"/>
        </w:rPr>
        <w:t>incluyen todas las variables de productos financieros entre los de hombres y las de mujeres</w:t>
      </w:r>
      <w:r w:rsidR="00B10E7F" w:rsidRPr="00B55C38">
        <w:rPr>
          <w:lang w:val="es-ES"/>
        </w:rPr>
        <w:t xml:space="preserve">. </w:t>
      </w:r>
      <w:r w:rsidR="00E918B5" w:rsidRPr="00B55C38">
        <w:rPr>
          <w:lang w:val="es-ES"/>
        </w:rPr>
        <w:t xml:space="preserve">Lo anterior </w:t>
      </w:r>
      <w:r w:rsidR="00FC31E6" w:rsidRPr="00B55C38">
        <w:rPr>
          <w:lang w:val="es-ES"/>
        </w:rPr>
        <w:t xml:space="preserve">confirma </w:t>
      </w:r>
      <w:r w:rsidR="00C27E22" w:rsidRPr="00B55C38">
        <w:rPr>
          <w:lang w:val="es-ES"/>
        </w:rPr>
        <w:t xml:space="preserve">que las variables de cuentas de mujeres y de cuentas de hombre, al igual que las de </w:t>
      </w:r>
      <w:r w:rsidR="0067134F" w:rsidRPr="00B55C38">
        <w:rPr>
          <w:lang w:val="es-ES"/>
        </w:rPr>
        <w:t>crédito</w:t>
      </w:r>
      <w:r w:rsidR="00C27E22" w:rsidRPr="00B55C38">
        <w:rPr>
          <w:lang w:val="es-ES"/>
        </w:rPr>
        <w:t xml:space="preserve"> de consumo de mujer y </w:t>
      </w:r>
      <w:r w:rsidR="00B260B0" w:rsidRPr="00B55C38">
        <w:rPr>
          <w:lang w:val="es-ES"/>
        </w:rPr>
        <w:t>crédito</w:t>
      </w:r>
      <w:r w:rsidR="00C27E22" w:rsidRPr="00B55C38">
        <w:rPr>
          <w:lang w:val="es-ES"/>
        </w:rPr>
        <w:t xml:space="preserve"> de consumo de hombre, </w:t>
      </w:r>
      <w:r w:rsidR="00B260B0" w:rsidRPr="00B55C38">
        <w:rPr>
          <w:lang w:val="es-ES"/>
        </w:rPr>
        <w:t>están</w:t>
      </w:r>
      <w:r w:rsidR="00C27E22" w:rsidRPr="00B55C38">
        <w:rPr>
          <w:lang w:val="es-ES"/>
        </w:rPr>
        <w:t xml:space="preserve"> positiva y altamente correlacionadas</w:t>
      </w:r>
      <w:r w:rsidR="00A36507" w:rsidRPr="00B55C38">
        <w:rPr>
          <w:lang w:val="es-ES"/>
        </w:rPr>
        <w:t xml:space="preserve"> como se observó a partir de la matriz de covarianzas</w:t>
      </w:r>
      <w:r w:rsidR="00C27E22" w:rsidRPr="00B55C38">
        <w:rPr>
          <w:lang w:val="es-ES"/>
        </w:rPr>
        <w:t>. Adicionalmente</w:t>
      </w:r>
      <w:r w:rsidR="00885F50" w:rsidRPr="00B55C38">
        <w:rPr>
          <w:lang w:val="es-ES"/>
        </w:rPr>
        <w:t xml:space="preserve">, indica </w:t>
      </w:r>
      <w:r w:rsidR="005D5A41" w:rsidRPr="00B55C38">
        <w:rPr>
          <w:lang w:val="es-ES"/>
        </w:rPr>
        <w:t>unas relaciones adicionales positivas entre</w:t>
      </w:r>
      <w:r w:rsidR="005D5A41" w:rsidRPr="00EF432E">
        <w:rPr>
          <w:lang w:val="es-CO"/>
        </w:rPr>
        <w:t xml:space="preserve"> </w:t>
      </w:r>
      <w:r w:rsidR="00C67B9C" w:rsidRPr="00EF432E">
        <w:rPr>
          <w:lang w:val="es-CO"/>
        </w:rPr>
        <w:t xml:space="preserve">los datos de hombres y de mujeres en </w:t>
      </w:r>
      <w:r w:rsidR="00980060" w:rsidRPr="00EF432E">
        <w:rPr>
          <w:lang w:val="es-CO"/>
        </w:rPr>
        <w:t>el resto de las variables de los distintos producto</w:t>
      </w:r>
      <w:r w:rsidR="005C27CF" w:rsidRPr="00EF432E">
        <w:rPr>
          <w:lang w:val="es-CO"/>
        </w:rPr>
        <w:t>s</w:t>
      </w:r>
      <w:r w:rsidR="00C67B9C" w:rsidRPr="00EF432E">
        <w:rPr>
          <w:lang w:val="es-CO"/>
        </w:rPr>
        <w:t xml:space="preserve"> financieros.</w:t>
      </w:r>
      <w:commentRangeStart w:id="42"/>
      <w:r w:rsidR="00C67B9C" w:rsidRPr="00EF432E">
        <w:rPr>
          <w:lang w:val="es-CO"/>
        </w:rPr>
        <w:t xml:space="preserve"> A partir de este </w:t>
      </w:r>
      <w:r w:rsidR="00B260B0" w:rsidRPr="00EF432E">
        <w:rPr>
          <w:lang w:val="es-CO"/>
        </w:rPr>
        <w:t>análisis</w:t>
      </w:r>
      <w:r w:rsidR="00C67B9C" w:rsidRPr="00EF432E">
        <w:rPr>
          <w:lang w:val="es-CO"/>
        </w:rPr>
        <w:t xml:space="preserve"> inicial, </w:t>
      </w:r>
      <w:r w:rsidR="00F86F6D" w:rsidRPr="00EF432E">
        <w:rPr>
          <w:lang w:val="es-CO"/>
        </w:rPr>
        <w:t xml:space="preserve">parece que </w:t>
      </w:r>
      <w:r w:rsidR="005B6D36" w:rsidRPr="00EF432E">
        <w:rPr>
          <w:lang w:val="es-CO"/>
        </w:rPr>
        <w:t>ninguno de</w:t>
      </w:r>
      <w:r w:rsidR="00A0024C" w:rsidRPr="00EF432E">
        <w:rPr>
          <w:lang w:val="es-CO"/>
        </w:rPr>
        <w:t xml:space="preserve"> los productos finan</w:t>
      </w:r>
      <w:r w:rsidR="005B6D36" w:rsidRPr="00EF432E">
        <w:rPr>
          <w:lang w:val="es-CO"/>
        </w:rPr>
        <w:t xml:space="preserve">cieros se </w:t>
      </w:r>
      <w:r w:rsidR="00F2756A" w:rsidRPr="00EF432E">
        <w:rPr>
          <w:lang w:val="es-CO"/>
        </w:rPr>
        <w:t>relaciona</w:t>
      </w:r>
      <w:r w:rsidR="005B6D36" w:rsidRPr="00EF432E">
        <w:rPr>
          <w:lang w:val="es-CO"/>
        </w:rPr>
        <w:t xml:space="preserve"> de forma </w:t>
      </w:r>
      <w:r w:rsidR="005B6D36" w:rsidRPr="00EF432E">
        <w:rPr>
          <w:lang w:val="es-CO"/>
        </w:rPr>
        <w:lastRenderedPageBreak/>
        <w:t xml:space="preserve">negativa fuertemente, indicando que </w:t>
      </w:r>
      <w:r w:rsidR="00B16608" w:rsidRPr="00EF432E">
        <w:rPr>
          <w:lang w:val="es-CO"/>
        </w:rPr>
        <w:t xml:space="preserve">no parece haber casos en los que </w:t>
      </w:r>
      <w:r w:rsidR="00D45D6D" w:rsidRPr="00EF432E">
        <w:rPr>
          <w:lang w:val="es-CO"/>
        </w:rPr>
        <w:t xml:space="preserve">un mayor </w:t>
      </w:r>
      <w:r w:rsidR="00B260B0" w:rsidRPr="00EF432E">
        <w:rPr>
          <w:lang w:val="es-CO"/>
        </w:rPr>
        <w:t>número</w:t>
      </w:r>
      <w:r w:rsidR="00D45D6D" w:rsidRPr="00EF432E">
        <w:rPr>
          <w:lang w:val="es-CO"/>
        </w:rPr>
        <w:t xml:space="preserve"> de productos financieros adquiridos por hombres disminuya la adquisición de estos mismos por mujeres o viceversa. </w:t>
      </w:r>
      <w:commentRangeEnd w:id="42"/>
      <w:r w:rsidR="003A6566">
        <w:rPr>
          <w:rStyle w:val="Refdecomentario"/>
        </w:rPr>
        <w:commentReference w:id="42"/>
      </w:r>
    </w:p>
    <w:p w14:paraId="3DAB829B" w14:textId="77777777" w:rsidR="00BA3675" w:rsidRPr="00EF432E" w:rsidRDefault="00BA3675" w:rsidP="00FB5149">
      <w:pPr>
        <w:ind w:firstLine="0"/>
        <w:rPr>
          <w:lang w:val="es-CO"/>
        </w:rPr>
      </w:pPr>
    </w:p>
    <w:p w14:paraId="0A67AADF" w14:textId="24E680BD" w:rsidR="00C921F9" w:rsidRPr="00F07704" w:rsidRDefault="004A4AAE" w:rsidP="00C921F9">
      <w:pPr>
        <w:pStyle w:val="Tesis3"/>
        <w:rPr>
          <w:lang w:val="es-US"/>
        </w:rPr>
      </w:pPr>
      <w:bookmarkStart w:id="43" w:name="_Toc165284755"/>
      <w:bookmarkStart w:id="44" w:name="_Toc165963719"/>
      <w:commentRangeStart w:id="45"/>
      <w:r w:rsidRPr="00F07704">
        <w:rPr>
          <w:lang w:val="es-US"/>
        </w:rPr>
        <w:t>Box</w:t>
      </w:r>
      <w:r w:rsidR="00F54C84" w:rsidRPr="00F07704">
        <w:rPr>
          <w:lang w:val="es-US"/>
        </w:rPr>
        <w:t xml:space="preserve"> </w:t>
      </w:r>
      <w:proofErr w:type="spellStart"/>
      <w:r w:rsidRPr="00F07704">
        <w:rPr>
          <w:lang w:val="es-US"/>
        </w:rPr>
        <w:t>Plots</w:t>
      </w:r>
      <w:bookmarkEnd w:id="43"/>
      <w:bookmarkEnd w:id="44"/>
      <w:commentRangeEnd w:id="45"/>
      <w:proofErr w:type="spellEnd"/>
      <w:r w:rsidR="003A6566">
        <w:rPr>
          <w:rStyle w:val="Refdecomentario"/>
          <w:b w:val="0"/>
          <w:bCs w:val="0"/>
          <w:i w:val="0"/>
          <w:lang w:val="en-US"/>
        </w:rPr>
        <w:commentReference w:id="45"/>
      </w:r>
    </w:p>
    <w:p w14:paraId="7DDE12F3" w14:textId="5725A603" w:rsidR="00B75525" w:rsidRPr="003A6566" w:rsidRDefault="00F54C84" w:rsidP="00473B3F">
      <w:pPr>
        <w:rPr>
          <w:lang w:val="es-CO"/>
          <w:rPrChange w:id="46" w:author="Adriana Lourdes Abrego Perez" w:date="2024-05-10T08:13:00Z">
            <w:rPr/>
          </w:rPrChange>
        </w:rPr>
      </w:pPr>
      <w:r w:rsidRPr="00EF432E">
        <w:rPr>
          <w:lang w:val="es-CO"/>
        </w:rPr>
        <w:t>Adicionalmente a las</w:t>
      </w:r>
      <w:r w:rsidR="00C921F9" w:rsidRPr="00EF432E">
        <w:rPr>
          <w:lang w:val="es-CO"/>
        </w:rPr>
        <w:t xml:space="preserve"> métricas mencionadas anteriormente, se </w:t>
      </w:r>
      <w:r w:rsidR="002C6ED0" w:rsidRPr="00EF432E">
        <w:rPr>
          <w:lang w:val="es-CO"/>
        </w:rPr>
        <w:t>buscó</w:t>
      </w:r>
      <w:r w:rsidR="00C921F9" w:rsidRPr="00EF432E">
        <w:rPr>
          <w:lang w:val="es-CO"/>
        </w:rPr>
        <w:t xml:space="preserve"> tener un entendimiento </w:t>
      </w:r>
      <w:r w:rsidR="004B5871" w:rsidRPr="00EF432E">
        <w:rPr>
          <w:lang w:val="es-CO"/>
        </w:rPr>
        <w:t>más</w:t>
      </w:r>
      <w:r w:rsidR="00C921F9" w:rsidRPr="00EF432E">
        <w:rPr>
          <w:lang w:val="es-CO"/>
        </w:rPr>
        <w:t xml:space="preserve"> profundo de las variables</w:t>
      </w:r>
      <w:r w:rsidR="002C6ED0" w:rsidRPr="00EF432E">
        <w:rPr>
          <w:lang w:val="es-CO"/>
        </w:rPr>
        <w:t xml:space="preserve"> seleccionadas. Con este propósito, se crearon box </w:t>
      </w:r>
      <w:proofErr w:type="spellStart"/>
      <w:r w:rsidR="002C6ED0" w:rsidRPr="00EF432E">
        <w:rPr>
          <w:lang w:val="es-CO"/>
        </w:rPr>
        <w:t>plots</w:t>
      </w:r>
      <w:proofErr w:type="spellEnd"/>
      <w:r w:rsidR="002C6ED0" w:rsidRPr="00EF432E">
        <w:rPr>
          <w:lang w:val="es-CO"/>
        </w:rPr>
        <w:t xml:space="preserve"> de todas las variables seleccionadas.</w:t>
      </w:r>
      <w:r w:rsidR="004E5BC4" w:rsidRPr="00EF432E">
        <w:rPr>
          <w:lang w:val="es-CO"/>
        </w:rPr>
        <w:t xml:space="preserve"> De esta manera, pudimos entender no </w:t>
      </w:r>
      <w:r w:rsidR="004E5BC4" w:rsidRPr="003A6566">
        <w:rPr>
          <w:highlight w:val="yellow"/>
          <w:lang w:val="es-CO"/>
          <w:rPrChange w:id="47" w:author="Adriana Lourdes Abrego Perez" w:date="2024-05-10T08:12:00Z">
            <w:rPr>
              <w:lang w:val="es-CO"/>
            </w:rPr>
          </w:rPrChange>
        </w:rPr>
        <w:t>solo</w:t>
      </w:r>
      <w:r w:rsidR="004E5BC4" w:rsidRPr="00EF432E">
        <w:rPr>
          <w:lang w:val="es-CO"/>
        </w:rPr>
        <w:t xml:space="preserve"> como se comportan las variables, pero también la diferencia de tamaño entre los bancos,</w:t>
      </w:r>
      <w:r w:rsidR="00170817" w:rsidRPr="00EF432E">
        <w:rPr>
          <w:lang w:val="es-CO"/>
        </w:rPr>
        <w:t xml:space="preserve"> e identificar en que mercados ciertos bancos muestran una clara dominancia frente a sus competidores. </w:t>
      </w:r>
      <w:r w:rsidR="00B75525" w:rsidRPr="00EF432E">
        <w:rPr>
          <w:lang w:val="es-CO"/>
        </w:rPr>
        <w:t>Como se puede observar en los gráficos,</w:t>
      </w:r>
      <w:r w:rsidR="00C437EE" w:rsidRPr="00EF432E">
        <w:rPr>
          <w:lang w:val="es-CO"/>
        </w:rPr>
        <w:t xml:space="preserve"> ciertas variables muestran </w:t>
      </w:r>
      <w:commentRangeStart w:id="48"/>
      <w:r w:rsidR="00C437EE" w:rsidRPr="00EF432E">
        <w:rPr>
          <w:lang w:val="es-CO"/>
        </w:rPr>
        <w:t xml:space="preserve">indicios </w:t>
      </w:r>
      <w:r w:rsidR="00543F14" w:rsidRPr="00EF432E">
        <w:rPr>
          <w:lang w:val="es-CO"/>
        </w:rPr>
        <w:t xml:space="preserve">de autocorrelación </w:t>
      </w:r>
      <w:commentRangeEnd w:id="48"/>
      <w:r w:rsidR="003A6566">
        <w:rPr>
          <w:rStyle w:val="Refdecomentario"/>
        </w:rPr>
        <w:commentReference w:id="48"/>
      </w:r>
      <w:r w:rsidR="00543F14" w:rsidRPr="00EF432E">
        <w:rPr>
          <w:lang w:val="es-CO"/>
        </w:rPr>
        <w:t xml:space="preserve">y falta de significancia estadística. </w:t>
      </w:r>
      <w:r w:rsidR="00543F14" w:rsidRPr="003A6566">
        <w:rPr>
          <w:lang w:val="es-CO"/>
          <w:rPrChange w:id="49" w:author="Adriana Lourdes Abrego Perez" w:date="2024-05-10T08:13:00Z">
            <w:rPr/>
          </w:rPrChange>
        </w:rPr>
        <w:t>Estas variables son:</w:t>
      </w:r>
    </w:p>
    <w:p w14:paraId="65552621" w14:textId="77C70141" w:rsidR="00543F14" w:rsidRPr="00F07704" w:rsidRDefault="00F5137D" w:rsidP="00543F14">
      <w:pPr>
        <w:pStyle w:val="Prrafodelista"/>
        <w:numPr>
          <w:ilvl w:val="0"/>
          <w:numId w:val="4"/>
        </w:numPr>
      </w:pPr>
      <w:proofErr w:type="spellStart"/>
      <w:r w:rsidRPr="00F07704">
        <w:t>Créditos</w:t>
      </w:r>
      <w:proofErr w:type="spellEnd"/>
      <w:r w:rsidR="00EA614E" w:rsidRPr="00F07704">
        <w:t xml:space="preserve"> de </w:t>
      </w:r>
      <w:proofErr w:type="spellStart"/>
      <w:r w:rsidR="00EA614E" w:rsidRPr="00F07704">
        <w:t>Consumo</w:t>
      </w:r>
      <w:proofErr w:type="spellEnd"/>
      <w:r w:rsidR="00EA614E" w:rsidRPr="00F07704">
        <w:t xml:space="preserve"> </w:t>
      </w:r>
      <w:r w:rsidR="00CC0565" w:rsidRPr="00F07704">
        <w:t>– Hombres</w:t>
      </w:r>
    </w:p>
    <w:p w14:paraId="1C719390" w14:textId="1FAD3ACD" w:rsidR="00CC0565" w:rsidRPr="00F07704" w:rsidRDefault="00F5137D" w:rsidP="00543F14">
      <w:pPr>
        <w:pStyle w:val="Prrafodelista"/>
        <w:numPr>
          <w:ilvl w:val="0"/>
          <w:numId w:val="4"/>
        </w:numPr>
      </w:pPr>
      <w:r w:rsidRPr="00F07704">
        <w:t>Créditos</w:t>
      </w:r>
      <w:r w:rsidR="00CC0565" w:rsidRPr="00F07704">
        <w:t xml:space="preserve"> de Consumo – Mujeres</w:t>
      </w:r>
    </w:p>
    <w:p w14:paraId="1DF9E628" w14:textId="5552EE9B" w:rsidR="00CC0565" w:rsidRPr="00F07704" w:rsidRDefault="00F5137D" w:rsidP="00543F14">
      <w:pPr>
        <w:pStyle w:val="Prrafodelista"/>
        <w:numPr>
          <w:ilvl w:val="0"/>
          <w:numId w:val="4"/>
        </w:numPr>
      </w:pPr>
      <w:r w:rsidRPr="00F07704">
        <w:t>Microcréditos</w:t>
      </w:r>
      <w:r w:rsidR="00CC0565" w:rsidRPr="00F07704">
        <w:t xml:space="preserve"> </w:t>
      </w:r>
      <w:r w:rsidR="00394EE4" w:rsidRPr="00F07704">
        <w:t>– Hombres</w:t>
      </w:r>
    </w:p>
    <w:p w14:paraId="385F89DF" w14:textId="4D54A5E8" w:rsidR="00394EE4" w:rsidRPr="00F07704" w:rsidRDefault="00F5137D" w:rsidP="00543F14">
      <w:pPr>
        <w:pStyle w:val="Prrafodelista"/>
        <w:numPr>
          <w:ilvl w:val="0"/>
          <w:numId w:val="4"/>
        </w:numPr>
      </w:pPr>
      <w:r w:rsidRPr="00F07704">
        <w:t>Microcréditos</w:t>
      </w:r>
      <w:r w:rsidR="00394EE4" w:rsidRPr="00F07704">
        <w:t xml:space="preserve"> – Mujeres</w:t>
      </w:r>
    </w:p>
    <w:p w14:paraId="25188F66" w14:textId="4E5C612B" w:rsidR="00394EE4" w:rsidRPr="00EF432E" w:rsidRDefault="00EE5E4F" w:rsidP="00394EE4">
      <w:pPr>
        <w:ind w:left="1080" w:firstLine="0"/>
        <w:rPr>
          <w:lang w:val="es-CO"/>
        </w:rPr>
      </w:pPr>
      <w:r w:rsidRPr="00EF432E">
        <w:rPr>
          <w:lang w:val="es-CO"/>
        </w:rPr>
        <w:t>Los</w:t>
      </w:r>
      <w:r w:rsidR="00F5137D" w:rsidRPr="00EF432E">
        <w:rPr>
          <w:lang w:val="es-CO"/>
        </w:rPr>
        <w:t xml:space="preserve"> </w:t>
      </w:r>
      <w:r w:rsidRPr="00EF432E">
        <w:rPr>
          <w:lang w:val="es-CO"/>
        </w:rPr>
        <w:t>gráficos correspondientes</w:t>
      </w:r>
      <w:r w:rsidR="00F5137D" w:rsidRPr="00EF432E">
        <w:rPr>
          <w:lang w:val="es-CO"/>
        </w:rPr>
        <w:t xml:space="preserve"> se presentan a continuación:</w:t>
      </w:r>
    </w:p>
    <w:p w14:paraId="78D649DC" w14:textId="77777777" w:rsidR="00F5137D" w:rsidRPr="00EF432E" w:rsidRDefault="00F5137D" w:rsidP="00394EE4">
      <w:pPr>
        <w:ind w:left="1080" w:firstLine="0"/>
        <w:rPr>
          <w:lang w:val="es-CO"/>
        </w:rPr>
      </w:pPr>
    </w:p>
    <w:p w14:paraId="7882C518" w14:textId="77777777" w:rsidR="00F5137D" w:rsidRPr="00F07704" w:rsidRDefault="00F5137D" w:rsidP="00F5137D">
      <w:pPr>
        <w:pStyle w:val="CitarTablas"/>
        <w:rPr>
          <w:lang w:val="es-US"/>
        </w:rPr>
      </w:pPr>
      <w:r w:rsidRPr="00F07704">
        <w:rPr>
          <w:noProof/>
          <w:lang w:val="es-US"/>
        </w:rPr>
        <w:drawing>
          <wp:inline distT="0" distB="0" distL="0" distR="0" wp14:anchorId="0AEDDF9B" wp14:editId="62A80071">
            <wp:extent cx="3657600" cy="2194560"/>
            <wp:effectExtent l="0" t="0" r="0" b="0"/>
            <wp:docPr id="4056763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316" name="Imagen 28"/>
                    <pic:cNvPicPr/>
                  </pic:nvPicPr>
                  <pic:blipFill>
                    <a:blip r:embed="rId22">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4BD0237A" w14:textId="77777777" w:rsidR="00F5137D" w:rsidRPr="00F07704" w:rsidRDefault="00F5137D" w:rsidP="00F5137D">
      <w:pPr>
        <w:pStyle w:val="CitarTablas"/>
        <w:rPr>
          <w:lang w:val="es-US"/>
        </w:rPr>
      </w:pPr>
      <w:r w:rsidRPr="00F07704">
        <w:rPr>
          <w:lang w:val="es-US"/>
        </w:rPr>
        <w:lastRenderedPageBreak/>
        <w:t xml:space="preserve">Gráfico x: Box </w:t>
      </w:r>
      <w:proofErr w:type="spellStart"/>
      <w:r w:rsidRPr="00F07704">
        <w:rPr>
          <w:lang w:val="es-US"/>
        </w:rPr>
        <w:t>Plot</w:t>
      </w:r>
      <w:proofErr w:type="spellEnd"/>
      <w:r w:rsidRPr="00F07704">
        <w:rPr>
          <w:lang w:val="es-US"/>
        </w:rPr>
        <w:t xml:space="preserve"> de número de créditos de consumo emitidos a hombres por banco</w:t>
      </w:r>
    </w:p>
    <w:p w14:paraId="6E6AD23A" w14:textId="77777777" w:rsidR="00F5137D" w:rsidRPr="00EF432E" w:rsidRDefault="00F5137D" w:rsidP="00E22119">
      <w:pPr>
        <w:rPr>
          <w:lang w:val="es-CO"/>
        </w:rPr>
      </w:pPr>
    </w:p>
    <w:p w14:paraId="54C41A88" w14:textId="77777777" w:rsidR="00F5137D" w:rsidRPr="00F07704" w:rsidRDefault="00F5137D" w:rsidP="00F5137D">
      <w:pPr>
        <w:pStyle w:val="CitarTablas"/>
        <w:rPr>
          <w:lang w:val="es-US"/>
        </w:rPr>
      </w:pPr>
      <w:r w:rsidRPr="00F07704">
        <w:rPr>
          <w:noProof/>
          <w:lang w:val="es-US"/>
        </w:rPr>
        <w:drawing>
          <wp:inline distT="0" distB="0" distL="0" distR="0" wp14:anchorId="225401B2" wp14:editId="0BD1D07A">
            <wp:extent cx="3657600" cy="2194560"/>
            <wp:effectExtent l="0" t="0" r="0" b="0"/>
            <wp:docPr id="189613776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72699"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023ABC3C" w14:textId="77777777" w:rsidR="00F5137D" w:rsidRPr="00F07704" w:rsidRDefault="00F5137D" w:rsidP="00F5137D">
      <w:pPr>
        <w:pStyle w:val="CitarTablas"/>
        <w:rPr>
          <w:lang w:val="es-US"/>
        </w:rPr>
      </w:pPr>
      <w:r w:rsidRPr="00F07704">
        <w:rPr>
          <w:lang w:val="es-US"/>
        </w:rPr>
        <w:t xml:space="preserve">Gráfico x: Box </w:t>
      </w:r>
      <w:proofErr w:type="spellStart"/>
      <w:r w:rsidRPr="00F07704">
        <w:rPr>
          <w:lang w:val="es-US"/>
        </w:rPr>
        <w:t>Plot</w:t>
      </w:r>
      <w:proofErr w:type="spellEnd"/>
      <w:r w:rsidRPr="00F07704">
        <w:rPr>
          <w:lang w:val="es-US"/>
        </w:rPr>
        <w:t xml:space="preserve"> de número de créditos de consumo emitidos a mujeres por banco</w:t>
      </w:r>
    </w:p>
    <w:p w14:paraId="40A288D1" w14:textId="37BDE0B2" w:rsidR="00A06C5F" w:rsidRPr="00EF432E" w:rsidRDefault="00A06C5F" w:rsidP="00E22119">
      <w:pPr>
        <w:rPr>
          <w:lang w:val="es-CO"/>
        </w:rPr>
      </w:pPr>
    </w:p>
    <w:p w14:paraId="3A115987" w14:textId="793AECDB" w:rsidR="00A05745" w:rsidRPr="00EF432E" w:rsidRDefault="00A05745" w:rsidP="00A05745">
      <w:pPr>
        <w:rPr>
          <w:lang w:val="es-CO"/>
        </w:rPr>
      </w:pPr>
      <w:r w:rsidRPr="00EF432E">
        <w:rPr>
          <w:lang w:val="es-CO"/>
        </w:rPr>
        <w:t>Como se puede observar en l</w:t>
      </w:r>
      <w:r w:rsidR="004004C5" w:rsidRPr="00EF432E">
        <w:rPr>
          <w:lang w:val="es-CO"/>
        </w:rPr>
        <w:t>o</w:t>
      </w:r>
      <w:r w:rsidRPr="00EF432E">
        <w:rPr>
          <w:lang w:val="es-CO"/>
        </w:rPr>
        <w:t xml:space="preserve">s gráficos de créditos de consumo, el mercado de emisión de créditos </w:t>
      </w:r>
      <w:r w:rsidR="00A64DA4" w:rsidRPr="00EF432E">
        <w:rPr>
          <w:lang w:val="es-CO"/>
        </w:rPr>
        <w:t>está</w:t>
      </w:r>
      <w:r w:rsidR="004004C5" w:rsidRPr="00EF432E">
        <w:rPr>
          <w:lang w:val="es-CO"/>
        </w:rPr>
        <w:t xml:space="preserve"> controlado en su mayoría por 1 sola entidad bancaria</w:t>
      </w:r>
      <w:r w:rsidR="00A0427E" w:rsidRPr="00EF432E">
        <w:rPr>
          <w:lang w:val="es-CO"/>
        </w:rPr>
        <w:t>, Banco Davivienda</w:t>
      </w:r>
      <w:r w:rsidR="00A0427E" w:rsidRPr="003A6566">
        <w:rPr>
          <w:highlight w:val="red"/>
          <w:lang w:val="es-CO"/>
          <w:rPrChange w:id="50" w:author="Adriana Lourdes Abrego Perez" w:date="2024-05-10T08:16:00Z">
            <w:rPr>
              <w:lang w:val="es-CO"/>
            </w:rPr>
          </w:rPrChange>
        </w:rPr>
        <w:t xml:space="preserve">. </w:t>
      </w:r>
      <w:commentRangeStart w:id="51"/>
      <w:r w:rsidR="00A0427E" w:rsidRPr="003A6566">
        <w:rPr>
          <w:highlight w:val="red"/>
          <w:lang w:val="es-CO"/>
          <w:rPrChange w:id="52" w:author="Adriana Lourdes Abrego Perez" w:date="2024-05-10T08:16:00Z">
            <w:rPr>
              <w:lang w:val="es-CO"/>
            </w:rPr>
          </w:rPrChange>
        </w:rPr>
        <w:t>Esto puede ll</w:t>
      </w:r>
      <w:r w:rsidR="0005246F" w:rsidRPr="003A6566">
        <w:rPr>
          <w:highlight w:val="red"/>
          <w:lang w:val="es-CO"/>
          <w:rPrChange w:id="53" w:author="Adriana Lourdes Abrego Perez" w:date="2024-05-10T08:16:00Z">
            <w:rPr>
              <w:lang w:val="es-CO"/>
            </w:rPr>
          </w:rPrChange>
        </w:rPr>
        <w:t xml:space="preserve">evar a errores numéricos al momento de realizar la regresión, al igual que reducir la significancia de la variable considerablemente. </w:t>
      </w:r>
      <w:commentRangeEnd w:id="51"/>
      <w:r w:rsidR="003A6566" w:rsidRPr="003A6566">
        <w:rPr>
          <w:rStyle w:val="Refdecomentario"/>
          <w:highlight w:val="red"/>
          <w:rPrChange w:id="54" w:author="Adriana Lourdes Abrego Perez" w:date="2024-05-10T08:16:00Z">
            <w:rPr>
              <w:rStyle w:val="Refdecomentario"/>
            </w:rPr>
          </w:rPrChange>
        </w:rPr>
        <w:commentReference w:id="51"/>
      </w:r>
      <w:r w:rsidR="0005246F" w:rsidRPr="003A6566">
        <w:rPr>
          <w:highlight w:val="red"/>
          <w:lang w:val="es-CO"/>
          <w:rPrChange w:id="55" w:author="Adriana Lourdes Abrego Perez" w:date="2024-05-10T08:16:00Z">
            <w:rPr>
              <w:lang w:val="es-CO"/>
            </w:rPr>
          </w:rPrChange>
        </w:rPr>
        <w:t>Esto</w:t>
      </w:r>
      <w:r w:rsidR="0005246F" w:rsidRPr="00EF432E">
        <w:rPr>
          <w:lang w:val="es-CO"/>
        </w:rPr>
        <w:t xml:space="preserve"> fue corroborado al momento de plantear la </w:t>
      </w:r>
      <w:r w:rsidR="009A6283" w:rsidRPr="00EF432E">
        <w:rPr>
          <w:lang w:val="es-CO"/>
        </w:rPr>
        <w:t xml:space="preserve">regresión, ya que la variable presento una falta extrema de </w:t>
      </w:r>
      <w:r w:rsidR="006A1FB8" w:rsidRPr="00EF432E">
        <w:rPr>
          <w:lang w:val="es-CO"/>
        </w:rPr>
        <w:t xml:space="preserve">significancia </w:t>
      </w:r>
      <w:r w:rsidR="00B041CC" w:rsidRPr="00EF432E">
        <w:rPr>
          <w:lang w:val="es-CO"/>
        </w:rPr>
        <w:t>en el modelo.</w:t>
      </w:r>
    </w:p>
    <w:p w14:paraId="7F3855FF" w14:textId="77777777" w:rsidR="00AB1E1A" w:rsidRPr="00EF432E" w:rsidRDefault="00AB1E1A" w:rsidP="00A05745">
      <w:pPr>
        <w:rPr>
          <w:lang w:val="es-CO"/>
        </w:rPr>
      </w:pPr>
    </w:p>
    <w:p w14:paraId="50520AA9" w14:textId="77777777" w:rsidR="00B041CC" w:rsidRPr="00F07704" w:rsidRDefault="00B041CC" w:rsidP="00B041CC">
      <w:pPr>
        <w:pStyle w:val="CitarTablas"/>
        <w:rPr>
          <w:lang w:val="es-US"/>
        </w:rPr>
      </w:pPr>
      <w:r w:rsidRPr="00F07704">
        <w:rPr>
          <w:noProof/>
          <w:lang w:val="es-US"/>
        </w:rPr>
        <w:drawing>
          <wp:inline distT="0" distB="0" distL="0" distR="0" wp14:anchorId="69707DE5" wp14:editId="1B9A984E">
            <wp:extent cx="3657600" cy="2194560"/>
            <wp:effectExtent l="0" t="0" r="0" b="0"/>
            <wp:docPr id="97468720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610" name="Imagen 34"/>
                    <pic:cNvPicPr/>
                  </pic:nvPicPr>
                  <pic:blipFill>
                    <a:blip r:embed="rId24">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766FDCCB" w14:textId="77777777" w:rsidR="00B041CC" w:rsidRPr="00F07704" w:rsidRDefault="00B041CC" w:rsidP="00B041CC">
      <w:pPr>
        <w:pStyle w:val="CitarTablas"/>
        <w:rPr>
          <w:lang w:val="es-US"/>
        </w:rPr>
      </w:pPr>
      <w:r w:rsidRPr="00F07704">
        <w:rPr>
          <w:lang w:val="es-US"/>
        </w:rPr>
        <w:t xml:space="preserve">Gráfico x: Box </w:t>
      </w:r>
      <w:proofErr w:type="spellStart"/>
      <w:r w:rsidRPr="00F07704">
        <w:rPr>
          <w:lang w:val="es-US"/>
        </w:rPr>
        <w:t>Plot</w:t>
      </w:r>
      <w:proofErr w:type="spellEnd"/>
      <w:r w:rsidRPr="00F07704">
        <w:rPr>
          <w:lang w:val="es-US"/>
        </w:rPr>
        <w:t xml:space="preserve"> de número de microcréditos emitidos a hombres por banco</w:t>
      </w:r>
    </w:p>
    <w:p w14:paraId="3C764B10" w14:textId="77777777" w:rsidR="00B041CC" w:rsidRPr="00EF432E" w:rsidRDefault="00B041CC" w:rsidP="00E22119">
      <w:pPr>
        <w:rPr>
          <w:lang w:val="es-CO"/>
        </w:rPr>
      </w:pPr>
    </w:p>
    <w:p w14:paraId="212A6D45" w14:textId="77777777" w:rsidR="00B041CC" w:rsidRPr="00F07704" w:rsidRDefault="00B041CC" w:rsidP="00B041CC">
      <w:pPr>
        <w:pStyle w:val="Tesis2"/>
        <w:ind w:left="0"/>
        <w:jc w:val="center"/>
        <w:rPr>
          <w:lang w:val="es-US"/>
        </w:rPr>
      </w:pPr>
    </w:p>
    <w:p w14:paraId="73AEBC57" w14:textId="77777777" w:rsidR="00B041CC" w:rsidRPr="00F07704" w:rsidRDefault="00B041CC" w:rsidP="00B041CC">
      <w:pPr>
        <w:pStyle w:val="CitarTablas"/>
        <w:rPr>
          <w:lang w:val="es-US"/>
        </w:rPr>
      </w:pPr>
      <w:r w:rsidRPr="00F07704">
        <w:rPr>
          <w:noProof/>
          <w:lang w:val="es-US"/>
        </w:rPr>
        <w:drawing>
          <wp:inline distT="0" distB="0" distL="0" distR="0" wp14:anchorId="14D1A136" wp14:editId="492242EC">
            <wp:extent cx="3657600" cy="2194560"/>
            <wp:effectExtent l="0" t="0" r="0" b="0"/>
            <wp:docPr id="103526879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52032" name="Imagen 35"/>
                    <pic:cNvPicPr/>
                  </pic:nvPicPr>
                  <pic:blipFill>
                    <a:blip r:embed="rId25">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117C525D" w14:textId="77777777" w:rsidR="00B041CC" w:rsidRPr="00F07704" w:rsidRDefault="00B041CC" w:rsidP="00B041CC">
      <w:pPr>
        <w:pStyle w:val="CitarTablas"/>
        <w:rPr>
          <w:lang w:val="es-US"/>
        </w:rPr>
      </w:pPr>
      <w:r w:rsidRPr="00F07704">
        <w:rPr>
          <w:lang w:val="es-US"/>
        </w:rPr>
        <w:t xml:space="preserve">Gráfico x: Box </w:t>
      </w:r>
      <w:proofErr w:type="spellStart"/>
      <w:r w:rsidRPr="00F07704">
        <w:rPr>
          <w:lang w:val="es-US"/>
        </w:rPr>
        <w:t>Plot</w:t>
      </w:r>
      <w:proofErr w:type="spellEnd"/>
      <w:r w:rsidRPr="00F07704">
        <w:rPr>
          <w:lang w:val="es-US"/>
        </w:rPr>
        <w:t xml:space="preserve"> de número de microcréditos emitidos a mujeres por banco</w:t>
      </w:r>
    </w:p>
    <w:p w14:paraId="0A71F1B3" w14:textId="77777777" w:rsidR="00B041CC" w:rsidRPr="00EF432E" w:rsidRDefault="00B041CC" w:rsidP="00A05745">
      <w:pPr>
        <w:rPr>
          <w:lang w:val="es-CO"/>
        </w:rPr>
      </w:pPr>
    </w:p>
    <w:p w14:paraId="678593B7" w14:textId="47B9DA17" w:rsidR="006C1D4E" w:rsidRPr="00EF432E" w:rsidRDefault="00EE6799" w:rsidP="00B851C8">
      <w:pPr>
        <w:rPr>
          <w:lang w:val="es-CO"/>
        </w:rPr>
      </w:pPr>
      <w:r w:rsidRPr="00EF432E">
        <w:rPr>
          <w:lang w:val="es-CO"/>
        </w:rPr>
        <w:t>De igual</w:t>
      </w:r>
      <w:r w:rsidR="000674EC" w:rsidRPr="00EF432E">
        <w:rPr>
          <w:lang w:val="es-CO"/>
        </w:rPr>
        <w:t xml:space="preserve"> manera, pero a menor proporción, el mercado de microcréditos </w:t>
      </w:r>
      <w:r w:rsidR="00F627AA" w:rsidRPr="00EF432E">
        <w:rPr>
          <w:lang w:val="es-CO"/>
        </w:rPr>
        <w:t xml:space="preserve">presenta un comportamiento similar, </w:t>
      </w:r>
      <w:r w:rsidR="00253B07" w:rsidRPr="00EF432E">
        <w:rPr>
          <w:lang w:val="es-CO"/>
        </w:rPr>
        <w:t xml:space="preserve">siendo pocos los emisores </w:t>
      </w:r>
      <w:r w:rsidRPr="00EF432E">
        <w:rPr>
          <w:lang w:val="es-CO"/>
        </w:rPr>
        <w:t>de este tipo de producto financiero. La falta de significancia estadística fue corroborada por el modelo de regresión, y estas variables fueron excluidas del modelo final.</w:t>
      </w:r>
    </w:p>
    <w:p w14:paraId="6AC862ED" w14:textId="5264FF2E" w:rsidR="00EE6799" w:rsidRPr="00EF432E" w:rsidRDefault="00EE6799" w:rsidP="00B851C8">
      <w:pPr>
        <w:rPr>
          <w:lang w:val="es-CO"/>
        </w:rPr>
      </w:pPr>
      <w:r w:rsidRPr="00EF432E">
        <w:rPr>
          <w:lang w:val="es-CO"/>
        </w:rPr>
        <w:t xml:space="preserve">El resto de </w:t>
      </w:r>
      <w:r w:rsidR="00EE5E4F" w:rsidRPr="00EF432E">
        <w:rPr>
          <w:lang w:val="es-CO"/>
        </w:rPr>
        <w:t>las variables</w:t>
      </w:r>
      <w:r w:rsidRPr="00EF432E">
        <w:rPr>
          <w:lang w:val="es-CO"/>
        </w:rPr>
        <w:t xml:space="preserve"> presentaron un comportamiento mucho </w:t>
      </w:r>
      <w:r w:rsidR="00591974" w:rsidRPr="00EF432E">
        <w:rPr>
          <w:lang w:val="es-CO"/>
        </w:rPr>
        <w:t>más</w:t>
      </w:r>
      <w:r w:rsidRPr="00EF432E">
        <w:rPr>
          <w:lang w:val="es-CO"/>
        </w:rPr>
        <w:t xml:space="preserve"> coherente</w:t>
      </w:r>
      <w:r w:rsidR="00473B3F" w:rsidRPr="00EF432E">
        <w:rPr>
          <w:lang w:val="es-CO"/>
        </w:rPr>
        <w:t>, y sus graficas se presentan en la sección de anexos.</w:t>
      </w:r>
    </w:p>
    <w:p w14:paraId="6FE71EE3" w14:textId="77777777" w:rsidR="0090189F" w:rsidRPr="00EF432E" w:rsidRDefault="0090189F" w:rsidP="008D41BA">
      <w:pPr>
        <w:ind w:firstLine="0"/>
        <w:rPr>
          <w:lang w:val="es-CO"/>
        </w:rPr>
      </w:pPr>
    </w:p>
    <w:p w14:paraId="1225745A" w14:textId="28A99AF6" w:rsidR="009467F7" w:rsidRPr="00F07704" w:rsidRDefault="00CE719D" w:rsidP="009467F7">
      <w:pPr>
        <w:pStyle w:val="Tesis2"/>
        <w:rPr>
          <w:lang w:val="es-US"/>
        </w:rPr>
      </w:pPr>
      <w:bookmarkStart w:id="56" w:name="_Toc165284756"/>
      <w:bookmarkStart w:id="57" w:name="_Toc165963720"/>
      <w:r w:rsidRPr="00F07704">
        <w:rPr>
          <w:lang w:val="es-US"/>
        </w:rPr>
        <w:t>Marco teórico</w:t>
      </w:r>
      <w:bookmarkEnd w:id="56"/>
      <w:bookmarkEnd w:id="57"/>
    </w:p>
    <w:p w14:paraId="544F0D08" w14:textId="7B5CD079" w:rsidR="00D7028D" w:rsidRPr="00F07704" w:rsidRDefault="00D7028D" w:rsidP="00D7028D">
      <w:pPr>
        <w:pStyle w:val="Tesis3"/>
        <w:rPr>
          <w:lang w:val="es-US"/>
        </w:rPr>
      </w:pPr>
      <w:bookmarkStart w:id="58" w:name="_Toc165284757"/>
      <w:bookmarkStart w:id="59" w:name="_Toc165963721"/>
      <w:r w:rsidRPr="00F07704">
        <w:rPr>
          <w:lang w:val="es-US"/>
        </w:rPr>
        <w:t>Modelos propuestos</w:t>
      </w:r>
      <w:bookmarkEnd w:id="58"/>
      <w:bookmarkEnd w:id="59"/>
    </w:p>
    <w:p w14:paraId="0B0099FD" w14:textId="62FDBAB5" w:rsidR="004C0931" w:rsidRPr="00EF432E" w:rsidRDefault="004C0931" w:rsidP="004C0931">
      <w:pPr>
        <w:rPr>
          <w:lang w:val="es-CO"/>
        </w:rPr>
      </w:pPr>
      <w:r w:rsidRPr="00EF432E">
        <w:rPr>
          <w:lang w:val="es-CO"/>
        </w:rPr>
        <w:t xml:space="preserve">Al tratarse </w:t>
      </w:r>
      <w:r w:rsidR="00FD203F" w:rsidRPr="00EF432E">
        <w:rPr>
          <w:lang w:val="es-CO"/>
        </w:rPr>
        <w:t xml:space="preserve">de </w:t>
      </w:r>
      <w:r w:rsidRPr="00EF432E">
        <w:rPr>
          <w:lang w:val="es-CO"/>
        </w:rPr>
        <w:t xml:space="preserve">datos dependientes de una serie de tiempo, estos fueron organizados en modelo de panel. Teniendo esto en cuenta, se </w:t>
      </w:r>
      <w:r w:rsidR="00FD203F" w:rsidRPr="00EF432E">
        <w:rPr>
          <w:lang w:val="es-CO"/>
        </w:rPr>
        <w:t xml:space="preserve">proponen dos modelos de regresión </w:t>
      </w:r>
      <w:r w:rsidR="00B260B0" w:rsidRPr="00EF432E">
        <w:rPr>
          <w:lang w:val="es-CO"/>
        </w:rPr>
        <w:t>lineal</w:t>
      </w:r>
      <w:r w:rsidR="00FD203F" w:rsidRPr="00EF432E">
        <w:rPr>
          <w:lang w:val="es-CO"/>
        </w:rPr>
        <w:t xml:space="preserve"> para el análisis de </w:t>
      </w:r>
      <w:proofErr w:type="gramStart"/>
      <w:r w:rsidR="00FD203F" w:rsidRPr="00EF432E">
        <w:rPr>
          <w:lang w:val="es-CO"/>
        </w:rPr>
        <w:t>los mismos</w:t>
      </w:r>
      <w:proofErr w:type="gramEnd"/>
      <w:r w:rsidR="00FD203F" w:rsidRPr="00EF432E">
        <w:rPr>
          <w:lang w:val="es-CO"/>
        </w:rPr>
        <w:t xml:space="preserve">, siendo estos el </w:t>
      </w:r>
      <w:r w:rsidR="00E45F25" w:rsidRPr="00EF432E">
        <w:rPr>
          <w:lang w:val="es-CO"/>
        </w:rPr>
        <w:t>modelo</w:t>
      </w:r>
      <w:r w:rsidR="00FD203F" w:rsidRPr="00EF432E">
        <w:rPr>
          <w:lang w:val="es-CO"/>
        </w:rPr>
        <w:t xml:space="preserve"> de efectos fijos y </w:t>
      </w:r>
      <w:r w:rsidR="00697AD5" w:rsidRPr="00EF432E">
        <w:rPr>
          <w:lang w:val="es-CO"/>
        </w:rPr>
        <w:t>el modelo</w:t>
      </w:r>
      <w:r w:rsidR="00FD203F" w:rsidRPr="00EF432E">
        <w:rPr>
          <w:lang w:val="es-CO"/>
        </w:rPr>
        <w:t xml:space="preserve"> de efectos alea</w:t>
      </w:r>
      <w:r w:rsidR="00E45F25" w:rsidRPr="00EF432E">
        <w:rPr>
          <w:lang w:val="es-CO"/>
        </w:rPr>
        <w:t>torios. Ambos</w:t>
      </w:r>
      <w:r w:rsidR="00610869" w:rsidRPr="00EF432E">
        <w:rPr>
          <w:lang w:val="es-CO"/>
        </w:rPr>
        <w:t xml:space="preserve"> modelos son explicados a continuación</w:t>
      </w:r>
      <w:r w:rsidR="00D430FE" w:rsidRPr="00EF432E">
        <w:rPr>
          <w:lang w:val="es-CO"/>
        </w:rPr>
        <w:t>.</w:t>
      </w:r>
    </w:p>
    <w:p w14:paraId="31C9B3A3" w14:textId="77777777" w:rsidR="00D430FE" w:rsidRPr="00EF432E" w:rsidRDefault="00D430FE" w:rsidP="004C0931">
      <w:pPr>
        <w:rPr>
          <w:lang w:val="es-CO"/>
        </w:rPr>
      </w:pPr>
    </w:p>
    <w:p w14:paraId="6918F436" w14:textId="7E192199" w:rsidR="000406F7" w:rsidRPr="00F07704" w:rsidRDefault="000406F7" w:rsidP="000406F7">
      <w:pPr>
        <w:pStyle w:val="Tesis4"/>
        <w:rPr>
          <w:lang w:val="es-US"/>
        </w:rPr>
      </w:pPr>
      <w:bookmarkStart w:id="60" w:name="_Toc165284758"/>
      <w:bookmarkStart w:id="61" w:name="_Toc165963722"/>
      <w:r w:rsidRPr="00F07704">
        <w:rPr>
          <w:lang w:val="es-US"/>
        </w:rPr>
        <w:lastRenderedPageBreak/>
        <w:t>Modelo de efectos fijos</w:t>
      </w:r>
      <w:bookmarkEnd w:id="60"/>
      <w:bookmarkEnd w:id="61"/>
    </w:p>
    <w:p w14:paraId="78A687F9" w14:textId="459C3A3D" w:rsidR="000406F7" w:rsidRPr="00F07704" w:rsidRDefault="00415CFB" w:rsidP="00415CFB">
      <w:pPr>
        <w:pStyle w:val="Tesis5"/>
        <w:rPr>
          <w:lang w:val="es-US"/>
        </w:rPr>
      </w:pPr>
      <w:bookmarkStart w:id="62" w:name="_Toc165963723"/>
      <w:commentRangeStart w:id="63"/>
      <w:commentRangeStart w:id="64"/>
      <w:r w:rsidRPr="00F07704">
        <w:rPr>
          <w:lang w:val="es-US"/>
        </w:rPr>
        <w:t>Teoría</w:t>
      </w:r>
      <w:bookmarkEnd w:id="62"/>
      <w:commentRangeEnd w:id="63"/>
      <w:r w:rsidR="00DA6E28">
        <w:rPr>
          <w:rStyle w:val="Refdecomentario"/>
          <w:i w:val="0"/>
          <w:iCs w:val="0"/>
          <w:u w:val="none"/>
          <w:lang w:val="en-US"/>
        </w:rPr>
        <w:commentReference w:id="63"/>
      </w:r>
      <w:commentRangeEnd w:id="64"/>
      <w:r w:rsidR="00DA6E28">
        <w:rPr>
          <w:rStyle w:val="Refdecomentario"/>
          <w:i w:val="0"/>
          <w:iCs w:val="0"/>
          <w:u w:val="none"/>
          <w:lang w:val="en-US"/>
        </w:rPr>
        <w:commentReference w:id="64"/>
      </w:r>
    </w:p>
    <w:p w14:paraId="1B8EE5C5" w14:textId="5027D7F5" w:rsidR="00415CFB" w:rsidRPr="00EF432E" w:rsidRDefault="008675CD" w:rsidP="008675CD">
      <w:pPr>
        <w:rPr>
          <w:lang w:val="es-CO"/>
        </w:rPr>
      </w:pPr>
      <w:r w:rsidRPr="00EF432E">
        <w:rPr>
          <w:lang w:val="es-CO"/>
        </w:rPr>
        <w:t xml:space="preserve">El modelo de efectos fijos es una herramienta de regresión </w:t>
      </w:r>
      <w:r w:rsidR="001824C1" w:rsidRPr="00EF432E">
        <w:rPr>
          <w:lang w:val="es-CO"/>
        </w:rPr>
        <w:t xml:space="preserve">lineal </w:t>
      </w:r>
      <w:r w:rsidR="00955AF6" w:rsidRPr="00EF432E">
        <w:rPr>
          <w:lang w:val="es-CO"/>
        </w:rPr>
        <w:t>estadística</w:t>
      </w:r>
      <w:r w:rsidR="001824C1" w:rsidRPr="00EF432E">
        <w:rPr>
          <w:lang w:val="es-CO"/>
        </w:rPr>
        <w:t xml:space="preserve"> </w:t>
      </w:r>
      <w:r w:rsidR="00BD051D" w:rsidRPr="00EF432E">
        <w:rPr>
          <w:lang w:val="es-CO"/>
        </w:rPr>
        <w:t xml:space="preserve">la cual trabaja bajo el supuesto de </w:t>
      </w:r>
      <w:r w:rsidR="00080D24" w:rsidRPr="00EF432E">
        <w:rPr>
          <w:lang w:val="es-CO"/>
        </w:rPr>
        <w:t xml:space="preserve">que ciertas variables o </w:t>
      </w:r>
      <w:r w:rsidR="00955AF6" w:rsidRPr="00EF432E">
        <w:rPr>
          <w:lang w:val="es-CO"/>
        </w:rPr>
        <w:t>factores</w:t>
      </w:r>
      <w:r w:rsidR="001453C1" w:rsidRPr="00EF432E">
        <w:rPr>
          <w:lang w:val="es-CO"/>
        </w:rPr>
        <w:t xml:space="preserve"> permanecen constante para diferentes observaciones. Este supuesto nos permite capturar </w:t>
      </w:r>
      <w:r w:rsidR="00F253DF" w:rsidRPr="00EF432E">
        <w:rPr>
          <w:lang w:val="es-CO"/>
        </w:rPr>
        <w:t xml:space="preserve">el efecto </w:t>
      </w:r>
      <w:r w:rsidR="00302D0D" w:rsidRPr="00EF432E">
        <w:rPr>
          <w:lang w:val="es-CO"/>
        </w:rPr>
        <w:t>de</w:t>
      </w:r>
      <w:r w:rsidR="00F253DF" w:rsidRPr="00EF432E">
        <w:rPr>
          <w:lang w:val="es-CO"/>
        </w:rPr>
        <w:t xml:space="preserve"> las características </w:t>
      </w:r>
      <w:r w:rsidR="00302D0D" w:rsidRPr="00EF432E">
        <w:rPr>
          <w:lang w:val="es-CO"/>
        </w:rPr>
        <w:t>individuales de las entidades de estudio</w:t>
      </w:r>
      <w:r w:rsidR="00F10C7F" w:rsidRPr="00EF432E">
        <w:rPr>
          <w:lang w:val="es-CO"/>
        </w:rPr>
        <w:t xml:space="preserve"> sobre su impacto </w:t>
      </w:r>
      <w:r w:rsidR="000E5001" w:rsidRPr="00EF432E">
        <w:rPr>
          <w:lang w:val="es-CO"/>
        </w:rPr>
        <w:t xml:space="preserve">en el resultado de </w:t>
      </w:r>
      <w:r w:rsidR="000F6D85" w:rsidRPr="00EF432E">
        <w:rPr>
          <w:lang w:val="es-CO"/>
        </w:rPr>
        <w:t>interés.</w:t>
      </w:r>
      <w:r w:rsidR="008A405C" w:rsidRPr="00EF432E">
        <w:rPr>
          <w:lang w:val="es-CO"/>
        </w:rPr>
        <w:t xml:space="preserve"> </w:t>
      </w:r>
    </w:p>
    <w:p w14:paraId="30A46904" w14:textId="52483016" w:rsidR="000C3DAD" w:rsidRPr="00EF432E" w:rsidRDefault="000C3DAD" w:rsidP="008675CD">
      <w:pPr>
        <w:rPr>
          <w:lang w:val="es-CO"/>
        </w:rPr>
      </w:pPr>
      <w:r w:rsidRPr="00EF432E">
        <w:rPr>
          <w:lang w:val="es-CO"/>
        </w:rPr>
        <w:t xml:space="preserve">Trayendo esto a nuestro caso </w:t>
      </w:r>
      <w:r w:rsidR="00DE775F" w:rsidRPr="00EF432E">
        <w:rPr>
          <w:lang w:val="es-CO"/>
        </w:rPr>
        <w:t>específico</w:t>
      </w:r>
      <w:r w:rsidRPr="00EF432E">
        <w:rPr>
          <w:lang w:val="es-CO"/>
        </w:rPr>
        <w:t xml:space="preserve">, </w:t>
      </w:r>
      <w:r w:rsidR="00DE775F" w:rsidRPr="00EF432E">
        <w:rPr>
          <w:lang w:val="es-CO"/>
        </w:rPr>
        <w:t xml:space="preserve">nuestros efectos fijos serian </w:t>
      </w:r>
      <w:r w:rsidR="00EB206B" w:rsidRPr="00EF432E">
        <w:rPr>
          <w:lang w:val="es-CO"/>
        </w:rPr>
        <w:t xml:space="preserve">tanto las 13 entidades bancarias </w:t>
      </w:r>
      <w:r w:rsidR="001A41AD" w:rsidRPr="00EF432E">
        <w:rPr>
          <w:lang w:val="es-CO"/>
        </w:rPr>
        <w:t>elegidas, como el efecto de las variables escogidas dentro de cada entidad. De este modo logramos aisl</w:t>
      </w:r>
      <w:r w:rsidR="00063AD3" w:rsidRPr="00EF432E">
        <w:rPr>
          <w:lang w:val="es-CO"/>
        </w:rPr>
        <w:t xml:space="preserve">ar las entidades, </w:t>
      </w:r>
      <w:r w:rsidR="00E77529" w:rsidRPr="00EF432E">
        <w:rPr>
          <w:lang w:val="es-CO"/>
        </w:rPr>
        <w:t xml:space="preserve">y su efecto correspondiente en </w:t>
      </w:r>
      <w:r w:rsidR="005A08DF" w:rsidRPr="00EF432E">
        <w:rPr>
          <w:lang w:val="es-CO"/>
        </w:rPr>
        <w:t>el IIF</w:t>
      </w:r>
      <w:r w:rsidR="00345BFD" w:rsidRPr="00EF432E">
        <w:rPr>
          <w:lang w:val="es-CO"/>
        </w:rPr>
        <w:t>.</w:t>
      </w:r>
    </w:p>
    <w:p w14:paraId="6AC9C4C9" w14:textId="0626C1BD" w:rsidR="005A08DF" w:rsidRPr="00EF432E" w:rsidRDefault="005A08DF" w:rsidP="003A7D7F">
      <w:pPr>
        <w:rPr>
          <w:lang w:val="es-CO"/>
        </w:rPr>
      </w:pPr>
    </w:p>
    <w:p w14:paraId="4C005E41" w14:textId="56FD5EE9" w:rsidR="003A7D7F" w:rsidRPr="00EF432E" w:rsidRDefault="00C810F1" w:rsidP="003A7D7F">
      <w:pPr>
        <w:rPr>
          <w:lang w:val="es-CO"/>
        </w:rPr>
      </w:pPr>
      <w:r w:rsidRPr="00EF432E">
        <w:rPr>
          <w:lang w:val="es-CO"/>
        </w:rPr>
        <w:t xml:space="preserve">La formulación general para un modelo de regresión de efectos fijos </w:t>
      </w:r>
      <w:r w:rsidR="00216FA9" w:rsidRPr="00EF432E">
        <w:rPr>
          <w:lang w:val="es-CO"/>
        </w:rPr>
        <w:t>seria entonces:</w:t>
      </w:r>
    </w:p>
    <w:p w14:paraId="12534CCA" w14:textId="77777777" w:rsidR="00216FA9" w:rsidRPr="00EF432E" w:rsidRDefault="00216FA9" w:rsidP="003A7D7F">
      <w:pPr>
        <w:rPr>
          <w:lang w:val="es-CO"/>
        </w:rPr>
      </w:pPr>
    </w:p>
    <w:p w14:paraId="6FE05BD1" w14:textId="04B92370" w:rsidR="00216FA9" w:rsidRPr="00F07704" w:rsidRDefault="00000000" w:rsidP="003A7D7F">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1474218" w14:textId="6503B44A" w:rsidR="004E7B33" w:rsidRPr="00F07704" w:rsidRDefault="004E7B33" w:rsidP="003A7D7F"/>
    <w:p w14:paraId="1E1531AA" w14:textId="0CC2D016" w:rsidR="005A08DF" w:rsidRPr="00EF432E" w:rsidRDefault="003A24AC" w:rsidP="008675CD">
      <w:pPr>
        <w:rPr>
          <w:rFonts w:eastAsiaTheme="minorEastAsia"/>
          <w:lang w:val="es-CO"/>
        </w:rPr>
      </w:pPr>
      <w:r w:rsidRPr="00EF432E">
        <w:rPr>
          <w:lang w:val="es-CO"/>
        </w:rPr>
        <w:t xml:space="preserve">Donde </w:t>
      </w:r>
      <m:oMath>
        <m:r>
          <w:rPr>
            <w:rFonts w:ascii="Cambria Math" w:hAnsi="Cambria Math"/>
          </w:rPr>
          <m:t>i</m:t>
        </m:r>
        <m:r>
          <w:rPr>
            <w:rFonts w:ascii="Cambria Math" w:hAnsi="Cambria Math"/>
            <w:lang w:val="es-CO"/>
          </w:rPr>
          <m:t>=1,… ,</m:t>
        </m:r>
        <m:r>
          <w:rPr>
            <w:rFonts w:ascii="Cambria Math" w:eastAsiaTheme="minorEastAsia" w:hAnsi="Cambria Math"/>
          </w:rPr>
          <m:t>n</m:t>
        </m:r>
      </m:oMath>
      <w:r w:rsidR="00B05CB2" w:rsidRPr="00EF432E">
        <w:rPr>
          <w:rFonts w:eastAsiaTheme="minorEastAsia"/>
          <w:lang w:val="es-CO"/>
        </w:rPr>
        <w:t xml:space="preserve"> siendo </w:t>
      </w:r>
      <m:oMath>
        <m:r>
          <w:rPr>
            <w:rFonts w:ascii="Cambria Math" w:eastAsiaTheme="minorEastAsia" w:hAnsi="Cambria Math"/>
          </w:rPr>
          <m:t>n</m:t>
        </m:r>
      </m:oMath>
      <w:r w:rsidR="00B05CB2" w:rsidRPr="00EF432E">
        <w:rPr>
          <w:rFonts w:eastAsiaTheme="minorEastAsia"/>
          <w:lang w:val="es-CO"/>
        </w:rPr>
        <w:t xml:space="preserve"> la cantidad de entidades</w:t>
      </w:r>
      <w:r w:rsidR="00285654" w:rsidRPr="00EF432E">
        <w:rPr>
          <w:rFonts w:eastAsiaTheme="minorEastAsia"/>
          <w:lang w:val="es-CO"/>
        </w:rPr>
        <w:t xml:space="preserve"> y</w:t>
      </w:r>
      <w:r w:rsidR="00B605CC" w:rsidRPr="00EF432E">
        <w:rPr>
          <w:rFonts w:eastAsiaTheme="minorEastAsia"/>
          <w:lang w:val="es-CO"/>
        </w:rPr>
        <w:t xml:space="preserve"> </w:t>
      </w:r>
      <m:oMath>
        <m:r>
          <w:rPr>
            <w:rFonts w:ascii="Cambria Math" w:eastAsiaTheme="minorEastAsia" w:hAnsi="Cambria Math"/>
          </w:rPr>
          <m:t>t</m:t>
        </m:r>
        <m:r>
          <w:rPr>
            <w:rFonts w:ascii="Cambria Math" w:eastAsiaTheme="minorEastAsia" w:hAnsi="Cambria Math"/>
            <w:lang w:val="es-CO"/>
          </w:rPr>
          <m:t>=1,… ,</m:t>
        </m:r>
        <m:r>
          <w:rPr>
            <w:rFonts w:ascii="Cambria Math" w:eastAsiaTheme="minorEastAsia" w:hAnsi="Cambria Math"/>
          </w:rPr>
          <m:t>T</m:t>
        </m:r>
      </m:oMath>
      <w:r w:rsidR="00B605CC" w:rsidRPr="00EF432E">
        <w:rPr>
          <w:rFonts w:eastAsiaTheme="minorEastAsia"/>
          <w:lang w:val="es-CO"/>
        </w:rPr>
        <w:t xml:space="preserve"> siendo </w:t>
      </w:r>
      <m:oMath>
        <m:r>
          <w:rPr>
            <w:rFonts w:ascii="Cambria Math" w:eastAsiaTheme="minorEastAsia" w:hAnsi="Cambria Math"/>
          </w:rPr>
          <m:t>T</m:t>
        </m:r>
      </m:oMath>
      <w:r w:rsidR="00B605CC" w:rsidRPr="00EF432E">
        <w:rPr>
          <w:rFonts w:eastAsiaTheme="minorEastAsia"/>
          <w:lang w:val="es-CO"/>
        </w:rPr>
        <w:t xml:space="preserve"> </w:t>
      </w:r>
      <w:r w:rsidR="00844D3F" w:rsidRPr="00EF432E">
        <w:rPr>
          <w:rFonts w:eastAsiaTheme="minorEastAsia"/>
          <w:lang w:val="es-CO"/>
        </w:rPr>
        <w:t>el horizonte de tiempo</w:t>
      </w:r>
      <w:r w:rsidR="00285654" w:rsidRPr="00EF432E">
        <w:rPr>
          <w:rFonts w:eastAsiaTheme="minorEastAsia"/>
          <w:lang w:val="es-CO"/>
        </w:rPr>
        <w:t>.</w:t>
      </w:r>
      <w:r w:rsidR="00844D3F" w:rsidRPr="00EF432E">
        <w:rPr>
          <w:rFonts w:eastAsiaTheme="minorEastAsia"/>
          <w:lang w:val="es-CO"/>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6559EE" w:rsidRPr="00EF432E">
        <w:rPr>
          <w:rFonts w:eastAsiaTheme="minorEastAsia"/>
          <w:lang w:val="es-CO"/>
        </w:rPr>
        <w:t xml:space="preserve"> representa los interceptos específicos de cada entidad que capturan las heterogeneidades entre las entidades</w:t>
      </w:r>
      <w:r w:rsidR="00285654" w:rsidRPr="00EF432E">
        <w:rPr>
          <w:rFonts w:eastAsiaTheme="minorEastAsia"/>
          <w:lang w:val="es-CO"/>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60325" w:rsidRPr="00EF432E">
        <w:rPr>
          <w:rFonts w:eastAsiaTheme="minorEastAsia"/>
          <w:lang w:val="es-CO"/>
        </w:rPr>
        <w:t xml:space="preserve"> representa el </w:t>
      </w:r>
      <w:r w:rsidR="0075329C" w:rsidRPr="00EF432E">
        <w:rPr>
          <w:rFonts w:eastAsiaTheme="minorEastAsia"/>
          <w:lang w:val="es-CO"/>
        </w:rPr>
        <w:t xml:space="preserve">error dentro de cada entidad, y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sidR="0075329C" w:rsidRPr="00EF432E">
        <w:rPr>
          <w:rFonts w:eastAsiaTheme="minorEastAsia"/>
          <w:lang w:val="es-CO"/>
        </w:rPr>
        <w:t xml:space="preserve"> representa el error </w:t>
      </w:r>
      <w:r w:rsidR="00B373BF" w:rsidRPr="00EF432E">
        <w:rPr>
          <w:rFonts w:eastAsiaTheme="minorEastAsia"/>
          <w:lang w:val="es-CO"/>
        </w:rPr>
        <w:t>total de la regresión.</w:t>
      </w:r>
      <w:r w:rsidR="00844D3F" w:rsidRPr="00EF432E">
        <w:rPr>
          <w:rFonts w:eastAsiaTheme="minorEastAsia"/>
          <w:lang w:val="es-CO"/>
        </w:rPr>
        <w:t xml:space="preserve"> </w:t>
      </w:r>
      <w:r w:rsidR="00A843C1" w:rsidRPr="00EF432E">
        <w:rPr>
          <w:lang w:val="es-CO"/>
        </w:rPr>
        <w:t xml:space="preserve">(Arnold, M., &amp; </w:t>
      </w:r>
      <w:proofErr w:type="spellStart"/>
      <w:r w:rsidR="00A843C1" w:rsidRPr="00EF432E">
        <w:rPr>
          <w:lang w:val="es-CO"/>
        </w:rPr>
        <w:t>Hanck</w:t>
      </w:r>
      <w:proofErr w:type="spellEnd"/>
      <w:r w:rsidR="00A843C1" w:rsidRPr="00EF432E">
        <w:rPr>
          <w:lang w:val="es-CO"/>
        </w:rPr>
        <w:t>, C., 2024)</w:t>
      </w:r>
    </w:p>
    <w:p w14:paraId="76BDB18F" w14:textId="4C54AEB1" w:rsidR="00BF1F1C" w:rsidRPr="00EF432E" w:rsidRDefault="00000000" w:rsidP="008675CD">
      <w:pPr>
        <w:rPr>
          <w:rFonts w:eastAsiaTheme="minorEastAsia"/>
          <w:lang w:val="es-CO"/>
        </w:rPr>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BF1F1C" w:rsidRPr="00EF432E">
        <w:rPr>
          <w:rFonts w:eastAsiaTheme="minorEastAsia"/>
          <w:lang w:val="es-CO"/>
        </w:rPr>
        <w:t xml:space="preserve"> esta definido por la siguiente ecuación:</w:t>
      </w:r>
    </w:p>
    <w:p w14:paraId="7637A7DE" w14:textId="77777777" w:rsidR="00B65576" w:rsidRPr="00EF432E" w:rsidRDefault="00B65576" w:rsidP="008675CD">
      <w:pPr>
        <w:rPr>
          <w:rFonts w:eastAsiaTheme="minorEastAsia"/>
          <w:lang w:val="es-CO"/>
        </w:rPr>
      </w:pPr>
    </w:p>
    <w:p w14:paraId="15CC322B" w14:textId="041080E9" w:rsidR="00BF1F1C" w:rsidRPr="00F07704" w:rsidRDefault="00000000" w:rsidP="008675CD">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sSub>
            <m:sSubPr>
              <m:ctrlPr>
                <w:rPr>
                  <w:rFonts w:ascii="Cambria Math" w:hAnsi="Cambria Math"/>
                  <w:i/>
                </w:rPr>
              </m:ctrlPr>
            </m:sSubPr>
            <m:e>
              <m:r>
                <w:rPr>
                  <w:rFonts w:ascii="Cambria Math" w:hAnsi="Cambria Math"/>
                </w:rPr>
                <m:t>D</m:t>
              </m:r>
            </m:e>
            <m:sub>
              <m:r>
                <w:rPr>
                  <w:rFonts w:ascii="Cambria Math" w:hAnsi="Cambria Math"/>
                </w:rPr>
                <m:t>2</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sSub>
            <m:sSubPr>
              <m:ctrlPr>
                <w:rPr>
                  <w:rFonts w:ascii="Cambria Math" w:hAnsi="Cambria Math"/>
                  <w:i/>
                </w:rPr>
              </m:ctrlPr>
            </m:sSubPr>
            <m:e>
              <m:r>
                <w:rPr>
                  <w:rFonts w:ascii="Cambria Math" w:hAnsi="Cambria Math"/>
                </w:rPr>
                <m:t>D</m:t>
              </m:r>
            </m:e>
            <m:sub>
              <m:r>
                <w:rPr>
                  <w:rFonts w:ascii="Cambria Math" w:hAnsi="Cambria Math"/>
                </w:rPr>
                <m:t>3</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sSub>
            <m:sSubPr>
              <m:ctrlPr>
                <w:rPr>
                  <w:rFonts w:ascii="Cambria Math" w:hAnsi="Cambria Math"/>
                  <w:i/>
                </w:rPr>
              </m:ctrlPr>
            </m:sSubPr>
            <m:e>
              <m:r>
                <w:rPr>
                  <w:rFonts w:ascii="Cambria Math" w:hAnsi="Cambria Math"/>
                </w:rPr>
                <m:t>D</m:t>
              </m:r>
            </m:e>
            <m:sub>
              <m:r>
                <w:rPr>
                  <w:rFonts w:ascii="Cambria Math" w:hAnsi="Cambria Math"/>
                </w:rPr>
                <m:t>n</m:t>
              </m:r>
            </m:sub>
          </m:sSub>
        </m:oMath>
      </m:oMathPara>
    </w:p>
    <w:p w14:paraId="59875626" w14:textId="77777777" w:rsidR="00B65576" w:rsidRPr="00F07704" w:rsidRDefault="00B65576" w:rsidP="008675CD">
      <w:pPr>
        <w:rPr>
          <w:rFonts w:eastAsiaTheme="minorEastAsia"/>
        </w:rPr>
      </w:pPr>
    </w:p>
    <w:p w14:paraId="1B0351D4" w14:textId="275057BD" w:rsidR="00A51EE0" w:rsidRPr="00EF432E" w:rsidRDefault="00A51EE0" w:rsidP="008675CD">
      <w:pPr>
        <w:rPr>
          <w:rFonts w:eastAsiaTheme="minorEastAsia"/>
          <w:lang w:val="es-CO"/>
        </w:rPr>
      </w:pPr>
      <w:r w:rsidRPr="00EF432E">
        <w:rPr>
          <w:rFonts w:eastAsiaTheme="minorEastAsia"/>
          <w:lang w:val="es-CO"/>
        </w:rPr>
        <w:lastRenderedPageBreak/>
        <w:t xml:space="preserve">Donde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ni</m:t>
            </m:r>
          </m:sub>
        </m:sSub>
      </m:oMath>
      <w:r w:rsidR="00462078" w:rsidRPr="00EF432E">
        <w:rPr>
          <w:rFonts w:eastAsiaTheme="minorEastAsia"/>
          <w:lang w:val="es-CO"/>
        </w:rPr>
        <w:t xml:space="preserve"> son variables dummy, las cuales capturan el efecto especifico de cada </w:t>
      </w:r>
      <w:r w:rsidR="004A4B84" w:rsidRPr="00EF432E">
        <w:rPr>
          <w:rFonts w:eastAsiaTheme="minorEastAsia"/>
          <w:lang w:val="es-CO"/>
        </w:rPr>
        <w:t xml:space="preserve">variable, en cada entidad, a comparación de una entidad </w:t>
      </w:r>
      <w:r w:rsidR="00542FC9" w:rsidRPr="00EF432E">
        <w:rPr>
          <w:rFonts w:eastAsiaTheme="minorEastAsia"/>
          <w:lang w:val="es-CO"/>
        </w:rPr>
        <w:t xml:space="preserve">definida. </w:t>
      </w:r>
      <w:r w:rsidR="00CB5A75" w:rsidRPr="00EF432E">
        <w:rPr>
          <w:rFonts w:eastAsiaTheme="minorEastAsia"/>
          <w:lang w:val="es-CO"/>
        </w:rPr>
        <w:t xml:space="preserve">Dado esto, siempre habrá una variable </w:t>
      </w:r>
      <w:proofErr w:type="spellStart"/>
      <w:r w:rsidR="00CB5A75" w:rsidRPr="00EF432E">
        <w:rPr>
          <w:rFonts w:eastAsiaTheme="minorEastAsia"/>
          <w:lang w:val="es-CO"/>
        </w:rPr>
        <w:t>dummy</w:t>
      </w:r>
      <w:proofErr w:type="spellEnd"/>
      <w:r w:rsidR="00CB5A75" w:rsidRPr="00EF432E">
        <w:rPr>
          <w:rFonts w:eastAsiaTheme="minorEastAsia"/>
          <w:lang w:val="es-CO"/>
        </w:rPr>
        <w:t xml:space="preserve"> menos que la cantidad de entidades en el estudio.</w:t>
      </w:r>
    </w:p>
    <w:p w14:paraId="1830D555" w14:textId="77777777" w:rsidR="00D430FE" w:rsidRPr="00EF432E" w:rsidRDefault="00D430FE" w:rsidP="008675CD">
      <w:pPr>
        <w:rPr>
          <w:lang w:val="es-CO"/>
        </w:rPr>
      </w:pPr>
    </w:p>
    <w:p w14:paraId="7BE30E87" w14:textId="55C3FCBE" w:rsidR="00415CFB" w:rsidRPr="00F07704" w:rsidRDefault="00415CFB" w:rsidP="00415CFB">
      <w:pPr>
        <w:pStyle w:val="Tesis5"/>
        <w:rPr>
          <w:lang w:val="es-US"/>
        </w:rPr>
      </w:pPr>
      <w:bookmarkStart w:id="65" w:name="_Toc165963724"/>
      <w:r w:rsidRPr="00F07704">
        <w:rPr>
          <w:lang w:val="es-US"/>
        </w:rPr>
        <w:t>Ventajas</w:t>
      </w:r>
      <w:bookmarkEnd w:id="65"/>
      <w:r w:rsidRPr="00F07704">
        <w:rPr>
          <w:lang w:val="es-US"/>
        </w:rPr>
        <w:t xml:space="preserve"> </w:t>
      </w:r>
    </w:p>
    <w:p w14:paraId="29409F54" w14:textId="79EABB1A" w:rsidR="00415CFB" w:rsidRPr="00EF432E" w:rsidRDefault="0036406A" w:rsidP="0036406A">
      <w:pPr>
        <w:pStyle w:val="Prrafodelista"/>
        <w:numPr>
          <w:ilvl w:val="0"/>
          <w:numId w:val="6"/>
        </w:numPr>
        <w:rPr>
          <w:lang w:val="es-CO"/>
        </w:rPr>
      </w:pPr>
      <w:r w:rsidRPr="00EF432E">
        <w:rPr>
          <w:lang w:val="es-CO"/>
        </w:rPr>
        <w:t xml:space="preserve">Control sobre variables </w:t>
      </w:r>
      <w:r w:rsidR="00277A42" w:rsidRPr="00EF432E">
        <w:rPr>
          <w:lang w:val="es-CO"/>
        </w:rPr>
        <w:t>constantes (efectos fijos) sobre el tiempo</w:t>
      </w:r>
    </w:p>
    <w:p w14:paraId="7A9D4D54" w14:textId="55DA89AA" w:rsidR="00277A42" w:rsidRPr="00EF432E" w:rsidRDefault="00277A42" w:rsidP="0036406A">
      <w:pPr>
        <w:pStyle w:val="Prrafodelista"/>
        <w:numPr>
          <w:ilvl w:val="0"/>
          <w:numId w:val="6"/>
        </w:numPr>
        <w:rPr>
          <w:lang w:val="es-CO"/>
        </w:rPr>
      </w:pPr>
      <w:r w:rsidRPr="00EF432E">
        <w:rPr>
          <w:lang w:val="es-CO"/>
        </w:rPr>
        <w:t>Discriminación en los efectos específicos de cada entidad estudiada</w:t>
      </w:r>
    </w:p>
    <w:p w14:paraId="1E420116" w14:textId="18E89776" w:rsidR="00277A42" w:rsidRPr="00EF432E" w:rsidRDefault="00686DF3" w:rsidP="0036406A">
      <w:pPr>
        <w:pStyle w:val="Prrafodelista"/>
        <w:numPr>
          <w:ilvl w:val="0"/>
          <w:numId w:val="6"/>
        </w:numPr>
        <w:rPr>
          <w:lang w:val="es-CO"/>
        </w:rPr>
      </w:pPr>
      <w:r w:rsidRPr="00EF432E">
        <w:rPr>
          <w:lang w:val="es-CO"/>
        </w:rPr>
        <w:t xml:space="preserve">Mejor modelación en casos en los cuales </w:t>
      </w:r>
      <m:oMath>
        <m:r>
          <w:rPr>
            <w:rFonts w:ascii="Cambria Math" w:hAnsi="Cambria Math"/>
          </w:rPr>
          <m:t>N</m:t>
        </m:r>
        <m:r>
          <w:rPr>
            <w:rFonts w:ascii="Cambria Math" w:hAnsi="Cambria Math"/>
            <w:lang w:val="es-CO"/>
          </w:rPr>
          <m:t>&gt;</m:t>
        </m:r>
        <m:r>
          <w:rPr>
            <w:rFonts w:ascii="Cambria Math" w:hAnsi="Cambria Math"/>
          </w:rPr>
          <m:t>T</m:t>
        </m:r>
      </m:oMath>
    </w:p>
    <w:p w14:paraId="7C7F56A9" w14:textId="77777777" w:rsidR="00D430FE" w:rsidRPr="00EF432E" w:rsidRDefault="00D430FE" w:rsidP="00D430FE">
      <w:pPr>
        <w:rPr>
          <w:lang w:val="es-CO"/>
        </w:rPr>
      </w:pPr>
    </w:p>
    <w:p w14:paraId="360D769A" w14:textId="4EDA310E" w:rsidR="00415CFB" w:rsidRPr="00F07704" w:rsidRDefault="00415CFB" w:rsidP="00415CFB">
      <w:pPr>
        <w:pStyle w:val="Tesis5"/>
        <w:rPr>
          <w:lang w:val="es-US"/>
        </w:rPr>
      </w:pPr>
      <w:bookmarkStart w:id="66" w:name="_Toc165963725"/>
      <w:r w:rsidRPr="00F07704">
        <w:rPr>
          <w:lang w:val="es-US"/>
        </w:rPr>
        <w:t>Desventajas</w:t>
      </w:r>
      <w:bookmarkEnd w:id="66"/>
    </w:p>
    <w:p w14:paraId="13DF8FD7" w14:textId="77777777" w:rsidR="00D430FE" w:rsidRPr="00EF432E" w:rsidRDefault="00365A01" w:rsidP="00FD0EAE">
      <w:pPr>
        <w:rPr>
          <w:lang w:val="es-CO"/>
        </w:rPr>
      </w:pPr>
      <w:r w:rsidRPr="00EF432E">
        <w:rPr>
          <w:lang w:val="es-CO"/>
        </w:rPr>
        <w:t xml:space="preserve">La desventaja principal de un modelo de efectos fijos </w:t>
      </w:r>
      <w:r w:rsidR="003237EB" w:rsidRPr="00EF432E">
        <w:rPr>
          <w:lang w:val="es-CO"/>
        </w:rPr>
        <w:t xml:space="preserve">la falta de </w:t>
      </w:r>
      <w:r w:rsidR="00C37180" w:rsidRPr="00EF432E">
        <w:rPr>
          <w:lang w:val="es-CO"/>
        </w:rPr>
        <w:t xml:space="preserve">generalización, ya que el modelo se enfoca en los efectos internos de las variables, limitando así el modelo a poblaciones, </w:t>
      </w:r>
      <w:r w:rsidR="00D430FE" w:rsidRPr="00EF432E">
        <w:rPr>
          <w:lang w:val="es-CO"/>
        </w:rPr>
        <w:t>países, u otros grupos específicos. Esto limita la habilidad de extrapolar resultados a poblaciones fuera de la estudiada</w:t>
      </w:r>
    </w:p>
    <w:p w14:paraId="390FD5DA" w14:textId="19FCD762" w:rsidR="00415CFB" w:rsidRPr="00EF432E" w:rsidRDefault="00D430FE" w:rsidP="00FD0EAE">
      <w:pPr>
        <w:rPr>
          <w:lang w:val="es-CO"/>
        </w:rPr>
      </w:pPr>
      <w:r w:rsidRPr="00EF432E">
        <w:rPr>
          <w:lang w:val="es-CO"/>
        </w:rPr>
        <w:t xml:space="preserve"> </w:t>
      </w:r>
    </w:p>
    <w:p w14:paraId="587EE250" w14:textId="0BCBA236" w:rsidR="000406F7" w:rsidRPr="00F07704" w:rsidRDefault="000406F7" w:rsidP="000406F7">
      <w:pPr>
        <w:pStyle w:val="Tesis4"/>
        <w:rPr>
          <w:lang w:val="es-US"/>
        </w:rPr>
      </w:pPr>
      <w:bookmarkStart w:id="67" w:name="_Toc165284759"/>
      <w:bookmarkStart w:id="68" w:name="_Toc165963726"/>
      <w:r w:rsidRPr="00F07704">
        <w:rPr>
          <w:lang w:val="es-US"/>
        </w:rPr>
        <w:t>Modelo de efectos aleatorios</w:t>
      </w:r>
      <w:bookmarkEnd w:id="67"/>
      <w:bookmarkEnd w:id="68"/>
    </w:p>
    <w:p w14:paraId="187F8D8B" w14:textId="77777777" w:rsidR="008675CD" w:rsidRPr="00F07704" w:rsidRDefault="008675CD" w:rsidP="008675CD">
      <w:pPr>
        <w:pStyle w:val="Tesis5"/>
        <w:rPr>
          <w:lang w:val="es-US"/>
        </w:rPr>
      </w:pPr>
      <w:bookmarkStart w:id="69" w:name="_Toc165963727"/>
      <w:r w:rsidRPr="00F07704">
        <w:rPr>
          <w:lang w:val="es-US"/>
        </w:rPr>
        <w:t>Teoría</w:t>
      </w:r>
      <w:bookmarkEnd w:id="69"/>
    </w:p>
    <w:p w14:paraId="7065D640" w14:textId="79E1DA37" w:rsidR="008675CD" w:rsidRPr="00EF432E" w:rsidRDefault="000103A5" w:rsidP="00E009BA">
      <w:pPr>
        <w:rPr>
          <w:lang w:val="es-CO"/>
        </w:rPr>
      </w:pPr>
      <w:r w:rsidRPr="00EF432E">
        <w:rPr>
          <w:lang w:val="es-CO"/>
        </w:rPr>
        <w:t xml:space="preserve">Por otro lado, </w:t>
      </w:r>
      <w:r w:rsidR="00B53FA8" w:rsidRPr="00EF432E">
        <w:rPr>
          <w:lang w:val="es-CO"/>
        </w:rPr>
        <w:t xml:space="preserve">a diferencia del modelo de efectos fijos el cual captura características </w:t>
      </w:r>
      <w:r w:rsidR="00881585" w:rsidRPr="00EF432E">
        <w:rPr>
          <w:lang w:val="es-CO"/>
        </w:rPr>
        <w:t>específicas</w:t>
      </w:r>
      <w:r w:rsidR="00B53FA8" w:rsidRPr="00EF432E">
        <w:rPr>
          <w:lang w:val="es-CO"/>
        </w:rPr>
        <w:t xml:space="preserve"> </w:t>
      </w:r>
      <w:r w:rsidR="00881585" w:rsidRPr="00EF432E">
        <w:rPr>
          <w:lang w:val="es-CO"/>
        </w:rPr>
        <w:t xml:space="preserve">a lo largo del tiempo, el modelo de regresión de efectos aleatorios </w:t>
      </w:r>
      <w:r w:rsidR="0050103F" w:rsidRPr="00EF432E">
        <w:rPr>
          <w:lang w:val="es-CO"/>
        </w:rPr>
        <w:t xml:space="preserve">intenta capturar también la variabilidad de las variables y entidades </w:t>
      </w:r>
      <w:r w:rsidR="009478BD" w:rsidRPr="00EF432E">
        <w:rPr>
          <w:lang w:val="es-CO"/>
        </w:rPr>
        <w:t xml:space="preserve">del </w:t>
      </w:r>
      <w:commentRangeStart w:id="70"/>
      <w:r w:rsidR="009478BD" w:rsidRPr="00EF432E">
        <w:rPr>
          <w:lang w:val="es-CO"/>
        </w:rPr>
        <w:t xml:space="preserve">modelo. </w:t>
      </w:r>
      <w:commentRangeEnd w:id="70"/>
      <w:r w:rsidR="00DA6E28">
        <w:rPr>
          <w:rStyle w:val="Refdecomentario"/>
        </w:rPr>
        <w:commentReference w:id="70"/>
      </w:r>
    </w:p>
    <w:p w14:paraId="3730898C" w14:textId="00831C7F" w:rsidR="004C1628" w:rsidRPr="00EF432E" w:rsidRDefault="004C1628" w:rsidP="00E009BA">
      <w:pPr>
        <w:rPr>
          <w:lang w:val="es-CO"/>
        </w:rPr>
      </w:pPr>
      <w:r w:rsidRPr="00EF432E">
        <w:rPr>
          <w:lang w:val="es-CO"/>
        </w:rPr>
        <w:t xml:space="preserve">Hablando estrictamente en términos estadísticos, </w:t>
      </w:r>
      <w:r w:rsidR="00795E63" w:rsidRPr="00EF432E">
        <w:rPr>
          <w:lang w:val="es-CO"/>
        </w:rPr>
        <w:t xml:space="preserve">un modelo de efectos aleatorios busca explicar las variables y su comportamiento mediante una </w:t>
      </w:r>
      <w:r w:rsidR="00AC6D98" w:rsidRPr="00EF432E">
        <w:rPr>
          <w:lang w:val="es-CO"/>
        </w:rPr>
        <w:t>distribución</w:t>
      </w:r>
      <w:r w:rsidR="00795E63" w:rsidRPr="00EF432E">
        <w:rPr>
          <w:lang w:val="es-CO"/>
        </w:rPr>
        <w:t xml:space="preserve"> </w:t>
      </w:r>
      <w:r w:rsidR="00AC6D98" w:rsidRPr="00EF432E">
        <w:rPr>
          <w:lang w:val="es-CO"/>
        </w:rPr>
        <w:t>estadística</w:t>
      </w:r>
      <w:r w:rsidR="00795E63" w:rsidRPr="00EF432E">
        <w:rPr>
          <w:lang w:val="es-CO"/>
        </w:rPr>
        <w:t xml:space="preserve"> (siendo este el </w:t>
      </w:r>
      <w:r w:rsidR="00AC6D98" w:rsidRPr="00EF432E">
        <w:rPr>
          <w:lang w:val="es-CO"/>
        </w:rPr>
        <w:t>componente</w:t>
      </w:r>
      <w:r w:rsidR="00795E63" w:rsidRPr="00EF432E">
        <w:rPr>
          <w:lang w:val="es-CO"/>
        </w:rPr>
        <w:t xml:space="preserve"> aleatorio). </w:t>
      </w:r>
      <w:r w:rsidR="004366C1" w:rsidRPr="00EF432E">
        <w:rPr>
          <w:lang w:val="es-CO"/>
        </w:rPr>
        <w:t xml:space="preserve">Así </w:t>
      </w:r>
      <w:r w:rsidR="00795E63" w:rsidRPr="00EF432E">
        <w:rPr>
          <w:lang w:val="es-CO"/>
        </w:rPr>
        <w:t>mismo</w:t>
      </w:r>
      <w:r w:rsidR="00AC6D98" w:rsidRPr="00EF432E">
        <w:rPr>
          <w:lang w:val="es-CO"/>
        </w:rPr>
        <w:t xml:space="preserve">, </w:t>
      </w:r>
      <w:r w:rsidR="00C1751A" w:rsidRPr="00EF432E">
        <w:rPr>
          <w:lang w:val="es-CO"/>
        </w:rPr>
        <w:t xml:space="preserve">los efectos no se tratan </w:t>
      </w:r>
      <w:r w:rsidR="00C80B4D" w:rsidRPr="00EF432E">
        <w:rPr>
          <w:lang w:val="es-CO"/>
        </w:rPr>
        <w:t>como separados e independientes, pero como una muestra significativa del grupo</w:t>
      </w:r>
      <w:r w:rsidR="00D00444" w:rsidRPr="00EF432E">
        <w:rPr>
          <w:lang w:val="es-CO"/>
        </w:rPr>
        <w:t>. (</w:t>
      </w:r>
      <w:r w:rsidR="00A843C1" w:rsidRPr="00EF432E">
        <w:rPr>
          <w:lang w:val="es-CO"/>
        </w:rPr>
        <w:t xml:space="preserve">Arnold, M., &amp; </w:t>
      </w:r>
      <w:proofErr w:type="spellStart"/>
      <w:r w:rsidR="00A843C1" w:rsidRPr="00EF432E">
        <w:rPr>
          <w:lang w:val="es-CO"/>
        </w:rPr>
        <w:t>Hanck</w:t>
      </w:r>
      <w:proofErr w:type="spellEnd"/>
      <w:r w:rsidR="00A843C1" w:rsidRPr="00EF432E">
        <w:rPr>
          <w:lang w:val="es-CO"/>
        </w:rPr>
        <w:t>, C., 2024)</w:t>
      </w:r>
    </w:p>
    <w:p w14:paraId="4AA7D3D4" w14:textId="2375DC06" w:rsidR="00B65576" w:rsidRPr="00EF432E" w:rsidRDefault="00B65576" w:rsidP="00E009BA">
      <w:pPr>
        <w:rPr>
          <w:lang w:val="es-CO"/>
        </w:rPr>
      </w:pPr>
      <w:r w:rsidRPr="00EF432E">
        <w:rPr>
          <w:lang w:val="es-CO"/>
        </w:rPr>
        <w:lastRenderedPageBreak/>
        <w:t>La fórmula general que modela la regresión está definida como:</w:t>
      </w:r>
    </w:p>
    <w:p w14:paraId="4F035D54" w14:textId="77777777" w:rsidR="00B65576" w:rsidRPr="00EF432E" w:rsidRDefault="00B65576" w:rsidP="00E009BA">
      <w:pPr>
        <w:rPr>
          <w:lang w:val="es-CO"/>
        </w:rPr>
      </w:pPr>
    </w:p>
    <w:p w14:paraId="4552058A" w14:textId="0282FB96" w:rsidR="00B65576" w:rsidRPr="00F07704" w:rsidRDefault="00000000" w:rsidP="00B65576">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38FC6BAD" w14:textId="77777777" w:rsidR="00E22119" w:rsidRPr="00F07704" w:rsidRDefault="00E22119" w:rsidP="00B65576"/>
    <w:p w14:paraId="74ED0E7F" w14:textId="3297F916" w:rsidR="00B65576" w:rsidRPr="00F07704" w:rsidRDefault="00B373BF" w:rsidP="00E009BA">
      <w:r w:rsidRPr="00EF432E">
        <w:rPr>
          <w:lang w:val="es-CO"/>
        </w:rPr>
        <w:t xml:space="preserve">El </w:t>
      </w:r>
      <w:r w:rsidR="000F79E3" w:rsidRPr="00EF432E">
        <w:rPr>
          <w:lang w:val="es-CO"/>
        </w:rPr>
        <w:t>término</w:t>
      </w:r>
      <w:r w:rsidRPr="00EF432E">
        <w:rPr>
          <w:lang w:val="es-CO"/>
        </w:rPr>
        <w:t xml:space="preserve"> que diferencia este modelo del modelo de efectos fijos es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0F79E3" w:rsidRPr="00EF432E">
        <w:rPr>
          <w:rFonts w:eastAsiaTheme="minorEastAsia"/>
          <w:lang w:val="es-CO"/>
        </w:rPr>
        <w:t xml:space="preserve"> representa el coeficiente desconocido de los regresores de tiempo.</w:t>
      </w:r>
      <w:r w:rsidR="00A843C1" w:rsidRPr="00EF432E">
        <w:rPr>
          <w:rFonts w:eastAsiaTheme="minorEastAsia"/>
          <w:lang w:val="es-CO"/>
        </w:rPr>
        <w:t xml:space="preserve"> </w:t>
      </w:r>
      <w:r w:rsidR="00A843C1" w:rsidRPr="00A843C1">
        <w:t>(Arnold, M., &amp; Hanck, C.</w:t>
      </w:r>
      <w:r w:rsidR="00A843C1">
        <w:t xml:space="preserve">, </w:t>
      </w:r>
      <w:r w:rsidR="00A843C1" w:rsidRPr="00A843C1">
        <w:t>2024</w:t>
      </w:r>
      <w:r w:rsidR="00A843C1">
        <w:t>)</w:t>
      </w:r>
    </w:p>
    <w:p w14:paraId="4B8D4CC2" w14:textId="77777777" w:rsidR="009E6037" w:rsidRPr="00F07704" w:rsidRDefault="009E6037" w:rsidP="00407EFF"/>
    <w:p w14:paraId="0DD93D67" w14:textId="77777777" w:rsidR="008675CD" w:rsidRPr="00F07704" w:rsidRDefault="008675CD" w:rsidP="008675CD">
      <w:pPr>
        <w:pStyle w:val="Tesis5"/>
        <w:rPr>
          <w:lang w:val="es-US"/>
        </w:rPr>
      </w:pPr>
      <w:bookmarkStart w:id="71" w:name="_Toc165963728"/>
      <w:r w:rsidRPr="00F07704">
        <w:rPr>
          <w:lang w:val="es-US"/>
        </w:rPr>
        <w:t>Ventajas</w:t>
      </w:r>
      <w:bookmarkEnd w:id="71"/>
      <w:r w:rsidRPr="00F07704">
        <w:rPr>
          <w:lang w:val="es-US"/>
        </w:rPr>
        <w:t xml:space="preserve"> </w:t>
      </w:r>
    </w:p>
    <w:p w14:paraId="62155E79" w14:textId="03761E2A" w:rsidR="008675CD" w:rsidRPr="00EF432E" w:rsidRDefault="00EB3E03" w:rsidP="00EB3E03">
      <w:pPr>
        <w:pStyle w:val="Prrafodelista"/>
        <w:numPr>
          <w:ilvl w:val="0"/>
          <w:numId w:val="8"/>
        </w:numPr>
        <w:rPr>
          <w:lang w:val="es-CO"/>
        </w:rPr>
      </w:pPr>
      <w:r w:rsidRPr="00EF432E">
        <w:rPr>
          <w:lang w:val="es-CO"/>
        </w:rPr>
        <w:t>Consideración de la Heterogeneidad No Observada en el Análisis</w:t>
      </w:r>
      <w:r w:rsidR="00FC5DB2" w:rsidRPr="00EF432E">
        <w:rPr>
          <w:lang w:val="es-CO"/>
        </w:rPr>
        <w:t xml:space="preserve">, la cual permite la incorporación de factores no </w:t>
      </w:r>
      <w:r w:rsidR="00A71281" w:rsidRPr="00EF432E">
        <w:rPr>
          <w:lang w:val="es-CO"/>
        </w:rPr>
        <w:t>observados</w:t>
      </w:r>
      <w:r w:rsidR="00FC5DB2" w:rsidRPr="00EF432E">
        <w:rPr>
          <w:lang w:val="es-CO"/>
        </w:rPr>
        <w:t xml:space="preserve"> </w:t>
      </w:r>
      <w:r w:rsidR="00A71281" w:rsidRPr="00EF432E">
        <w:rPr>
          <w:lang w:val="es-CO"/>
        </w:rPr>
        <w:t>entre las entidades</w:t>
      </w:r>
    </w:p>
    <w:p w14:paraId="108A1344" w14:textId="18E09E1B" w:rsidR="00A71281" w:rsidRPr="00EF432E" w:rsidRDefault="00A71281" w:rsidP="00EB3E03">
      <w:pPr>
        <w:pStyle w:val="Prrafodelista"/>
        <w:numPr>
          <w:ilvl w:val="0"/>
          <w:numId w:val="8"/>
        </w:numPr>
        <w:rPr>
          <w:lang w:val="es-CO"/>
        </w:rPr>
      </w:pPr>
      <w:r w:rsidRPr="00EF432E">
        <w:rPr>
          <w:lang w:val="es-CO"/>
        </w:rPr>
        <w:t xml:space="preserve">Puede presentar una mayor eficiencia en </w:t>
      </w:r>
      <w:r w:rsidR="00446670" w:rsidRPr="00EF432E">
        <w:rPr>
          <w:lang w:val="es-CO"/>
        </w:rPr>
        <w:t>estimación cuando los efectos están relacionados con las variables dependientes</w:t>
      </w:r>
    </w:p>
    <w:p w14:paraId="2B0D98C1" w14:textId="601BC1E2" w:rsidR="00446670" w:rsidRPr="00EF432E" w:rsidRDefault="00446670" w:rsidP="00EB3E03">
      <w:pPr>
        <w:pStyle w:val="Prrafodelista"/>
        <w:numPr>
          <w:ilvl w:val="0"/>
          <w:numId w:val="8"/>
        </w:numPr>
        <w:rPr>
          <w:lang w:val="es-CO"/>
        </w:rPr>
      </w:pPr>
      <w:r w:rsidRPr="00EF432E">
        <w:rPr>
          <w:lang w:val="es-CO"/>
        </w:rPr>
        <w:t xml:space="preserve">Al tener en cuenta factores no observador, el modelo es considerablemente </w:t>
      </w:r>
      <w:r w:rsidR="00DE5AD4" w:rsidRPr="00EF432E">
        <w:rPr>
          <w:lang w:val="es-CO"/>
        </w:rPr>
        <w:t>más</w:t>
      </w:r>
      <w:r w:rsidRPr="00EF432E">
        <w:rPr>
          <w:lang w:val="es-CO"/>
        </w:rPr>
        <w:t xml:space="preserve"> generalizable que un modelo de efectos fijos</w:t>
      </w:r>
    </w:p>
    <w:p w14:paraId="34A4A8FA" w14:textId="77777777" w:rsidR="006E2533" w:rsidRPr="00EF432E" w:rsidRDefault="006E2533" w:rsidP="006E2533">
      <w:pPr>
        <w:pStyle w:val="Prrafodelista"/>
        <w:ind w:left="1440" w:firstLine="0"/>
        <w:rPr>
          <w:lang w:val="es-CO"/>
        </w:rPr>
      </w:pPr>
    </w:p>
    <w:p w14:paraId="68D641CA" w14:textId="77777777" w:rsidR="008675CD" w:rsidRPr="00F07704" w:rsidRDefault="008675CD" w:rsidP="008675CD">
      <w:pPr>
        <w:pStyle w:val="Tesis5"/>
        <w:rPr>
          <w:lang w:val="es-US"/>
        </w:rPr>
      </w:pPr>
      <w:bookmarkStart w:id="72" w:name="_Toc165963729"/>
      <w:r w:rsidRPr="00F07704">
        <w:rPr>
          <w:lang w:val="es-US"/>
        </w:rPr>
        <w:t>Desventajas</w:t>
      </w:r>
      <w:bookmarkEnd w:id="72"/>
    </w:p>
    <w:p w14:paraId="0030B067" w14:textId="79189D4C" w:rsidR="000406F7" w:rsidRPr="00EF432E" w:rsidRDefault="006E2533" w:rsidP="006E2533">
      <w:pPr>
        <w:rPr>
          <w:lang w:val="es-CO"/>
        </w:rPr>
      </w:pPr>
      <w:r w:rsidRPr="00EF432E">
        <w:rPr>
          <w:lang w:val="es-CO"/>
        </w:rPr>
        <w:t>La principal desventaja de un modelo de efectos aleatorios</w:t>
      </w:r>
      <w:r w:rsidR="000266AE" w:rsidRPr="00EF432E">
        <w:rPr>
          <w:lang w:val="es-CO"/>
        </w:rPr>
        <w:t xml:space="preserve"> es la gran limitación a la hora de interpretar resultados específicos para las entidades. Esto </w:t>
      </w:r>
      <w:r w:rsidR="00A41B78" w:rsidRPr="00EF432E">
        <w:rPr>
          <w:lang w:val="es-CO"/>
        </w:rPr>
        <w:t xml:space="preserve">dificulta la </w:t>
      </w:r>
      <w:r w:rsidR="00985C53" w:rsidRPr="00EF432E">
        <w:rPr>
          <w:lang w:val="es-CO"/>
        </w:rPr>
        <w:t>interpretación</w:t>
      </w:r>
      <w:r w:rsidR="00A41B78" w:rsidRPr="00EF432E">
        <w:rPr>
          <w:lang w:val="es-CO"/>
        </w:rPr>
        <w:t xml:space="preserve"> y análisis de resultados del modelo.</w:t>
      </w:r>
    </w:p>
    <w:p w14:paraId="240915A6" w14:textId="77777777" w:rsidR="00D7028D" w:rsidRPr="00EF432E" w:rsidRDefault="00D7028D" w:rsidP="00D7028D">
      <w:pPr>
        <w:rPr>
          <w:lang w:val="es-CO"/>
        </w:rPr>
      </w:pPr>
    </w:p>
    <w:p w14:paraId="3C1C75A3" w14:textId="41D5B29D" w:rsidR="00D7028D" w:rsidRPr="00F07704" w:rsidRDefault="00D7028D" w:rsidP="00D7028D">
      <w:pPr>
        <w:pStyle w:val="Tesis3"/>
        <w:rPr>
          <w:lang w:val="es-US"/>
        </w:rPr>
      </w:pPr>
      <w:bookmarkStart w:id="73" w:name="_Toc165284760"/>
      <w:bookmarkStart w:id="74" w:name="_Toc165963730"/>
      <w:commentRangeStart w:id="75"/>
      <w:r w:rsidRPr="00F07704">
        <w:rPr>
          <w:lang w:val="es-US"/>
        </w:rPr>
        <w:t>Modelo seleccionado</w:t>
      </w:r>
      <w:bookmarkEnd w:id="73"/>
      <w:bookmarkEnd w:id="74"/>
      <w:r w:rsidRPr="00F07704">
        <w:rPr>
          <w:lang w:val="es-US"/>
        </w:rPr>
        <w:t xml:space="preserve"> </w:t>
      </w:r>
      <w:commentRangeEnd w:id="75"/>
      <w:r w:rsidR="00DA6E28">
        <w:rPr>
          <w:rStyle w:val="Refdecomentario"/>
          <w:b w:val="0"/>
          <w:bCs w:val="0"/>
          <w:i w:val="0"/>
          <w:lang w:val="en-US"/>
        </w:rPr>
        <w:commentReference w:id="75"/>
      </w:r>
    </w:p>
    <w:p w14:paraId="5364EA08" w14:textId="15A17AB0" w:rsidR="00BF40A8" w:rsidRPr="00F07704" w:rsidRDefault="00BF40A8" w:rsidP="00BF40A8">
      <w:pPr>
        <w:pStyle w:val="Tesis4"/>
        <w:rPr>
          <w:lang w:val="es-US"/>
        </w:rPr>
      </w:pPr>
      <w:bookmarkStart w:id="76" w:name="_Toc165284761"/>
      <w:bookmarkStart w:id="77" w:name="_Toc165963731"/>
      <w:r w:rsidRPr="00F07704">
        <w:rPr>
          <w:lang w:val="es-US"/>
        </w:rPr>
        <w:t xml:space="preserve">Prueba de </w:t>
      </w:r>
      <w:proofErr w:type="spellStart"/>
      <w:r w:rsidRPr="00F07704">
        <w:rPr>
          <w:lang w:val="es-US"/>
        </w:rPr>
        <w:t>Hausman</w:t>
      </w:r>
      <w:bookmarkEnd w:id="76"/>
      <w:bookmarkEnd w:id="77"/>
      <w:proofErr w:type="spellEnd"/>
    </w:p>
    <w:p w14:paraId="0C91E0AC" w14:textId="272E26E3" w:rsidR="00BF40A8" w:rsidRPr="00F07704" w:rsidRDefault="00FA0DF0" w:rsidP="00C955CC">
      <w:r w:rsidRPr="00EF432E">
        <w:rPr>
          <w:lang w:val="es-CO"/>
        </w:rPr>
        <w:lastRenderedPageBreak/>
        <w:t>La pr</w:t>
      </w:r>
      <w:r w:rsidR="00DF0D17" w:rsidRPr="00EF432E">
        <w:rPr>
          <w:lang w:val="es-CO"/>
        </w:rPr>
        <w:t xml:space="preserve">ueba de </w:t>
      </w:r>
      <w:proofErr w:type="spellStart"/>
      <w:r w:rsidR="00DF0D17" w:rsidRPr="00EF432E">
        <w:rPr>
          <w:lang w:val="es-CO"/>
        </w:rPr>
        <w:t>Hausman</w:t>
      </w:r>
      <w:proofErr w:type="spellEnd"/>
      <w:r w:rsidR="00DF0D17" w:rsidRPr="00EF432E">
        <w:rPr>
          <w:lang w:val="es-CO"/>
        </w:rPr>
        <w:t xml:space="preserve"> busca </w:t>
      </w:r>
      <w:r w:rsidR="00002CB7" w:rsidRPr="00EF432E">
        <w:rPr>
          <w:lang w:val="es-CO"/>
        </w:rPr>
        <w:t xml:space="preserve">prestar información sobre la diferencia entre un modelo de regresión de efectos fijos y un modelo de regresión de efectos aleatorios </w:t>
      </w:r>
      <w:r w:rsidR="000B3D50" w:rsidRPr="00EF432E">
        <w:rPr>
          <w:lang w:val="es-CO"/>
        </w:rPr>
        <w:t>mediante una comparación de los estimadores de máxima verosimilitud.</w:t>
      </w:r>
      <w:r w:rsidR="00EB3C66" w:rsidRPr="00EF432E">
        <w:rPr>
          <w:lang w:val="es-CO"/>
        </w:rPr>
        <w:t xml:space="preserve"> </w:t>
      </w:r>
      <w:r w:rsidR="00EB3C66" w:rsidRPr="00F07704">
        <w:t xml:space="preserve">Las </w:t>
      </w:r>
      <w:proofErr w:type="spellStart"/>
      <w:r w:rsidR="00EB3C66" w:rsidRPr="00F07704">
        <w:t>hipótesis</w:t>
      </w:r>
      <w:proofErr w:type="spellEnd"/>
      <w:r w:rsidR="00EB3C66" w:rsidRPr="00F07704">
        <w:t xml:space="preserve"> de la </w:t>
      </w:r>
      <w:proofErr w:type="spellStart"/>
      <w:r w:rsidR="00EB3C66" w:rsidRPr="00F07704">
        <w:t>prueba</w:t>
      </w:r>
      <w:proofErr w:type="spellEnd"/>
      <w:r w:rsidR="00EB3C66" w:rsidRPr="00F07704">
        <w:t xml:space="preserve"> de Hausman </w:t>
      </w:r>
      <w:proofErr w:type="spellStart"/>
      <w:r w:rsidR="00EB3C66" w:rsidRPr="00F07704">
        <w:t>consisten</w:t>
      </w:r>
      <w:proofErr w:type="spellEnd"/>
      <w:r w:rsidR="00EB3C66" w:rsidRPr="00F07704">
        <w:t xml:space="preserve"> </w:t>
      </w:r>
      <w:proofErr w:type="spellStart"/>
      <w:r w:rsidR="00EB3C66" w:rsidRPr="00F07704">
        <w:t>en</w:t>
      </w:r>
      <w:proofErr w:type="spellEnd"/>
      <w:r w:rsidR="00EB3C66" w:rsidRPr="00F07704">
        <w:t xml:space="preserve">: </w:t>
      </w:r>
    </w:p>
    <w:p w14:paraId="7815E030" w14:textId="77777777" w:rsidR="004D088C" w:rsidRPr="00F07704" w:rsidRDefault="004D088C" w:rsidP="00C955CC"/>
    <w:p w14:paraId="5568F29F" w14:textId="49907046" w:rsidR="00FE57D5" w:rsidRPr="00F07704" w:rsidRDefault="00000000" w:rsidP="00C955C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El</m:t>
          </m:r>
          <m:r>
            <w:rPr>
              <w:rFonts w:ascii="Cambria Math" w:hAnsi="Cambria Math"/>
            </w:rPr>
            <m:t xml:space="preserve"> </m:t>
          </m:r>
          <m:r>
            <w:rPr>
              <w:rFonts w:ascii="Cambria Math" w:hAnsi="Cambria Math"/>
            </w:rPr>
            <m:t>modelo</m:t>
          </m:r>
          <m:r>
            <w:rPr>
              <w:rFonts w:ascii="Cambria Math" w:hAnsi="Cambria Math"/>
            </w:rPr>
            <m:t xml:space="preserve"> </m:t>
          </m:r>
          <m:r>
            <w:rPr>
              <w:rFonts w:ascii="Cambria Math" w:hAnsi="Cambria Math"/>
            </w:rPr>
            <m:t>de</m:t>
          </m:r>
          <m:r>
            <w:rPr>
              <w:rFonts w:ascii="Cambria Math" w:hAnsi="Cambria Math"/>
            </w:rPr>
            <m:t xml:space="preserve"> </m:t>
          </m:r>
          <m:r>
            <w:rPr>
              <w:rFonts w:ascii="Cambria Math" w:hAnsi="Cambria Math"/>
            </w:rPr>
            <m:t>efectos</m:t>
          </m:r>
          <m:r>
            <w:rPr>
              <w:rFonts w:ascii="Cambria Math" w:hAnsi="Cambria Math"/>
            </w:rPr>
            <m:t xml:space="preserve"> </m:t>
          </m:r>
          <m:r>
            <w:rPr>
              <w:rFonts w:ascii="Cambria Math" w:hAnsi="Cambria Math"/>
            </w:rPr>
            <m:t>aleatorios</m:t>
          </m:r>
          <m:r>
            <w:rPr>
              <w:rFonts w:ascii="Cambria Math" w:hAnsi="Cambria Math"/>
            </w:rPr>
            <m:t xml:space="preserve"> </m:t>
          </m:r>
          <m:r>
            <w:rPr>
              <w:rFonts w:ascii="Cambria Math" w:hAnsi="Cambria Math"/>
            </w:rPr>
            <m:t>es</m:t>
          </m:r>
          <m:r>
            <w:rPr>
              <w:rFonts w:ascii="Cambria Math" w:hAnsi="Cambria Math"/>
            </w:rPr>
            <m:t xml:space="preserve"> </m:t>
          </m:r>
          <m:r>
            <w:rPr>
              <w:rFonts w:ascii="Cambria Math" w:hAnsi="Cambria Math"/>
            </w:rPr>
            <m:t>consistente</m:t>
          </m:r>
        </m:oMath>
      </m:oMathPara>
    </w:p>
    <w:p w14:paraId="5A6C801F" w14:textId="3E66A2A0" w:rsidR="004C383E" w:rsidRPr="00F07704" w:rsidRDefault="00000000" w:rsidP="00C955C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El</m:t>
          </m:r>
          <m:r>
            <w:rPr>
              <w:rFonts w:ascii="Cambria Math" w:eastAsiaTheme="minorEastAsia" w:hAnsi="Cambria Math"/>
            </w:rPr>
            <m:t xml:space="preserve"> </m:t>
          </m:r>
          <m:r>
            <w:rPr>
              <w:rFonts w:ascii="Cambria Math" w:eastAsiaTheme="minorEastAsia" w:hAnsi="Cambria Math"/>
            </w:rPr>
            <m:t>modelo</m:t>
          </m:r>
          <m:r>
            <w:rPr>
              <w:rFonts w:ascii="Cambria Math" w:eastAsiaTheme="minorEastAsia" w:hAnsi="Cambria Math"/>
            </w:rPr>
            <m:t xml:space="preserve"> </m:t>
          </m:r>
          <m:r>
            <w:rPr>
              <w:rFonts w:ascii="Cambria Math" w:eastAsiaTheme="minorEastAsia" w:hAnsi="Cambria Math"/>
            </w:rPr>
            <m:t>de</m:t>
          </m:r>
          <m:r>
            <w:rPr>
              <w:rFonts w:ascii="Cambria Math" w:eastAsiaTheme="minorEastAsia" w:hAnsi="Cambria Math"/>
            </w:rPr>
            <m:t xml:space="preserve"> </m:t>
          </m:r>
          <m:r>
            <w:rPr>
              <w:rFonts w:ascii="Cambria Math" w:eastAsiaTheme="minorEastAsia" w:hAnsi="Cambria Math"/>
            </w:rPr>
            <m:t>efectos</m:t>
          </m:r>
          <m:r>
            <w:rPr>
              <w:rFonts w:ascii="Cambria Math" w:eastAsiaTheme="minorEastAsia" w:hAnsi="Cambria Math"/>
            </w:rPr>
            <m:t xml:space="preserve"> </m:t>
          </m:r>
          <m:r>
            <w:rPr>
              <w:rFonts w:ascii="Cambria Math" w:eastAsiaTheme="minorEastAsia" w:hAnsi="Cambria Math"/>
            </w:rPr>
            <m:t>fijos</m:t>
          </m:r>
          <m:r>
            <w:rPr>
              <w:rFonts w:ascii="Cambria Math" w:eastAsiaTheme="minorEastAsia" w:hAnsi="Cambria Math"/>
            </w:rPr>
            <m:t xml:space="preserve"> </m:t>
          </m:r>
          <m:r>
            <w:rPr>
              <w:rFonts w:ascii="Cambria Math" w:eastAsiaTheme="minorEastAsia" w:hAnsi="Cambria Math"/>
            </w:rPr>
            <m:t>es</m:t>
          </m:r>
          <m:r>
            <w:rPr>
              <w:rFonts w:ascii="Cambria Math" w:eastAsiaTheme="minorEastAsia" w:hAnsi="Cambria Math"/>
            </w:rPr>
            <m:t xml:space="preserve"> </m:t>
          </m:r>
          <m:r>
            <w:rPr>
              <w:rFonts w:ascii="Cambria Math" w:eastAsiaTheme="minorEastAsia" w:hAnsi="Cambria Math"/>
            </w:rPr>
            <m:t>preferible</m:t>
          </m:r>
        </m:oMath>
      </m:oMathPara>
    </w:p>
    <w:p w14:paraId="7C76FE8D" w14:textId="77777777" w:rsidR="004D088C" w:rsidRPr="00F07704" w:rsidRDefault="004D088C" w:rsidP="00C955CC">
      <w:pPr>
        <w:rPr>
          <w:rFonts w:eastAsiaTheme="minorEastAsia"/>
        </w:rPr>
      </w:pPr>
    </w:p>
    <w:p w14:paraId="13C372CD" w14:textId="2EA34A10" w:rsidR="004C383E" w:rsidRPr="00EF432E" w:rsidRDefault="00E76E57" w:rsidP="00C955CC">
      <w:pPr>
        <w:rPr>
          <w:rFonts w:eastAsiaTheme="minorEastAsia"/>
          <w:lang w:val="es-CO"/>
        </w:rPr>
      </w:pPr>
      <w:r w:rsidRPr="00EF432E">
        <w:rPr>
          <w:rFonts w:eastAsiaTheme="minorEastAsia"/>
          <w:lang w:val="es-CO"/>
        </w:rPr>
        <w:t>En términos técnicos, las hipótesis son planteadas bajo la siguiente notación:</w:t>
      </w:r>
    </w:p>
    <w:p w14:paraId="1BD8584C" w14:textId="77777777" w:rsidR="004D088C" w:rsidRPr="00EF432E" w:rsidRDefault="004D088C" w:rsidP="00C955CC">
      <w:pPr>
        <w:rPr>
          <w:rFonts w:eastAsiaTheme="minorEastAsia"/>
          <w:lang w:val="es-CO"/>
        </w:rPr>
      </w:pPr>
    </w:p>
    <w:p w14:paraId="14065F2C" w14:textId="13A108F0" w:rsidR="00E76E57" w:rsidRPr="00F07704" w:rsidRDefault="00000000" w:rsidP="00C955C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re</m:t>
                  </m:r>
                </m:sub>
              </m:sSub>
            </m:e>
          </m:d>
          <m:r>
            <w:rPr>
              <w:rFonts w:ascii="Cambria Math" w:eastAsiaTheme="minorEastAsia" w:hAnsi="Cambria Math"/>
            </w:rPr>
            <m:t>=0</m:t>
          </m:r>
        </m:oMath>
      </m:oMathPara>
    </w:p>
    <w:p w14:paraId="58D4E306" w14:textId="15B8148F" w:rsidR="00B11C0F" w:rsidRPr="00F07704" w:rsidRDefault="00000000" w:rsidP="00B11C0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re</m:t>
                  </m:r>
                </m:sub>
              </m:sSub>
            </m:e>
          </m:d>
          <m:r>
            <w:rPr>
              <w:rFonts w:ascii="Cambria Math" w:eastAsiaTheme="minorEastAsia" w:hAnsi="Cambria Math"/>
            </w:rPr>
            <m:t>≠0</m:t>
          </m:r>
        </m:oMath>
      </m:oMathPara>
    </w:p>
    <w:p w14:paraId="44B6492A" w14:textId="77777777" w:rsidR="004D088C" w:rsidRPr="00F07704" w:rsidRDefault="004D088C" w:rsidP="00B11C0F">
      <w:pPr>
        <w:rPr>
          <w:rFonts w:eastAsiaTheme="minorEastAsia"/>
        </w:rPr>
      </w:pPr>
    </w:p>
    <w:p w14:paraId="68F3E9EA" w14:textId="60453C9D" w:rsidR="00BB5F70" w:rsidRPr="00EF432E" w:rsidRDefault="00215AF4" w:rsidP="00B11C0F">
      <w:pPr>
        <w:rPr>
          <w:rFonts w:eastAsiaTheme="minorEastAsia"/>
          <w:lang w:val="es-CO"/>
        </w:rPr>
      </w:pPr>
      <w:r w:rsidRPr="00EF432E">
        <w:rPr>
          <w:rFonts w:eastAsiaTheme="minorEastAsia"/>
          <w:lang w:val="es-CO"/>
        </w:rPr>
        <w:t xml:space="preserve">La prueba de </w:t>
      </w:r>
      <w:proofErr w:type="spellStart"/>
      <w:r w:rsidRPr="00EF432E">
        <w:rPr>
          <w:rFonts w:eastAsiaTheme="minorEastAsia"/>
          <w:lang w:val="es-CO"/>
        </w:rPr>
        <w:t>Hausman</w:t>
      </w:r>
      <w:proofErr w:type="spellEnd"/>
      <w:r w:rsidRPr="00EF432E">
        <w:rPr>
          <w:rFonts w:eastAsiaTheme="minorEastAsia"/>
          <w:lang w:val="es-CO"/>
        </w:rPr>
        <w:t xml:space="preserve"> se </w:t>
      </w:r>
      <w:r w:rsidR="004F7621" w:rsidRPr="00EF432E">
        <w:rPr>
          <w:rFonts w:eastAsiaTheme="minorEastAsia"/>
          <w:lang w:val="es-CO"/>
        </w:rPr>
        <w:t>realizó</w:t>
      </w:r>
      <w:r w:rsidRPr="00EF432E">
        <w:rPr>
          <w:rFonts w:eastAsiaTheme="minorEastAsia"/>
          <w:lang w:val="es-CO"/>
        </w:rPr>
        <w:t xml:space="preserve"> mediante Stata</w:t>
      </w:r>
      <w:r w:rsidR="00FD1018" w:rsidRPr="00EF432E">
        <w:rPr>
          <w:rFonts w:eastAsiaTheme="minorEastAsia"/>
          <w:lang w:val="es-CO"/>
        </w:rPr>
        <w:t>, comparando el modelo completo como un</w:t>
      </w:r>
      <w:r w:rsidR="008F5448" w:rsidRPr="00EF432E">
        <w:rPr>
          <w:rFonts w:eastAsiaTheme="minorEastAsia"/>
          <w:lang w:val="es-CO"/>
        </w:rPr>
        <w:t>a regresión de efectos fijos, y una regresión de efectos aleatorios</w:t>
      </w:r>
      <w:r w:rsidR="00A60BD1" w:rsidRPr="00EF432E">
        <w:rPr>
          <w:rFonts w:eastAsiaTheme="minorEastAsia"/>
          <w:lang w:val="es-CO"/>
        </w:rPr>
        <w:t>. Los resultados</w:t>
      </w:r>
      <w:r w:rsidR="001C7D02" w:rsidRPr="00EF432E">
        <w:rPr>
          <w:rFonts w:eastAsiaTheme="minorEastAsia"/>
          <w:lang w:val="es-CO"/>
        </w:rPr>
        <w:t xml:space="preserve"> de los modelos</w:t>
      </w:r>
      <w:r w:rsidR="00A60BD1" w:rsidRPr="00EF432E">
        <w:rPr>
          <w:rFonts w:eastAsiaTheme="minorEastAsia"/>
          <w:lang w:val="es-CO"/>
        </w:rPr>
        <w:t xml:space="preserve"> se presentan a continuación:</w:t>
      </w:r>
    </w:p>
    <w:p w14:paraId="49B73918" w14:textId="77777777" w:rsidR="00836E79" w:rsidRPr="00EF432E" w:rsidRDefault="00836E79" w:rsidP="00B11C0F">
      <w:pPr>
        <w:rPr>
          <w:rFonts w:eastAsiaTheme="minorEastAsia"/>
          <w:lang w:val="es-CO"/>
        </w:rPr>
      </w:pPr>
    </w:p>
    <w:p w14:paraId="393ECB5F" w14:textId="7DB0E2E8" w:rsidR="00780818" w:rsidRPr="00EF432E" w:rsidRDefault="00154F92" w:rsidP="00C955CC">
      <w:pPr>
        <w:rPr>
          <w:rFonts w:eastAsiaTheme="minorEastAsia"/>
          <w:lang w:val="es-CO"/>
        </w:rPr>
      </w:pPr>
      <w:r w:rsidRPr="00EF432E">
        <w:rPr>
          <w:rFonts w:eastAsiaTheme="minorEastAsia"/>
          <w:lang w:val="es-CO"/>
        </w:rPr>
        <w:t xml:space="preserve">Tras realizar la prueba de </w:t>
      </w:r>
      <w:proofErr w:type="spellStart"/>
      <w:r w:rsidRPr="00EF432E">
        <w:rPr>
          <w:rFonts w:eastAsiaTheme="minorEastAsia"/>
          <w:lang w:val="es-CO"/>
        </w:rPr>
        <w:t>Hausman</w:t>
      </w:r>
      <w:proofErr w:type="spellEnd"/>
      <w:r w:rsidRPr="00EF432E">
        <w:rPr>
          <w:rFonts w:eastAsiaTheme="minorEastAsia"/>
          <w:lang w:val="es-CO"/>
        </w:rPr>
        <w:t xml:space="preserve"> con estos modelos se obtuv</w:t>
      </w:r>
      <w:r w:rsidR="0017759E" w:rsidRPr="00EF432E">
        <w:rPr>
          <w:rFonts w:eastAsiaTheme="minorEastAsia"/>
          <w:lang w:val="es-CO"/>
        </w:rPr>
        <w:t>o que</w:t>
      </w:r>
      <w:r w:rsidR="00B10FFA" w:rsidRPr="00EF432E">
        <w:rPr>
          <w:rFonts w:eastAsiaTheme="minorEastAsia"/>
          <w:lang w:val="es-CO"/>
        </w:rPr>
        <w:t>:</w:t>
      </w:r>
    </w:p>
    <w:p w14:paraId="751C9179" w14:textId="77777777" w:rsidR="00B10FFA" w:rsidRPr="00EF432E" w:rsidRDefault="00B10FFA" w:rsidP="00C955CC">
      <w:pPr>
        <w:rPr>
          <w:rFonts w:eastAsiaTheme="minorEastAsia"/>
          <w:lang w:val="es-CO"/>
        </w:rPr>
      </w:pPr>
    </w:p>
    <w:p w14:paraId="10DE0768" w14:textId="6D31C4BD" w:rsidR="00E9093C" w:rsidRPr="00F07704" w:rsidRDefault="00B716D2" w:rsidP="00C955CC">
      <w:pPr>
        <w:rPr>
          <w:rFonts w:eastAsiaTheme="minorEastAsia"/>
        </w:rPr>
      </w:pPr>
      <m:oMathPara>
        <m:oMath>
          <m:r>
            <w:rPr>
              <w:rFonts w:ascii="Cambria Math" w:eastAsiaTheme="minorEastAsia" w:hAnsi="Cambria Math"/>
            </w:rPr>
            <m:t>Ch</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10</m:t>
              </m:r>
            </m:sub>
            <m:sup>
              <m:r>
                <w:rPr>
                  <w:rFonts w:ascii="Cambria Math" w:eastAsiaTheme="minorEastAsia" w:hAnsi="Cambria Math"/>
                </w:rPr>
                <m:t>2</m:t>
              </m:r>
            </m:sup>
          </m:sSubSup>
          <m:r>
            <w:rPr>
              <w:rFonts w:ascii="Cambria Math" w:eastAsiaTheme="minorEastAsia" w:hAnsi="Cambria Math"/>
            </w:rPr>
            <m:t>=214.53</m:t>
          </m:r>
        </m:oMath>
      </m:oMathPara>
    </w:p>
    <w:p w14:paraId="4BA657AA" w14:textId="377A704B" w:rsidR="00B716D2" w:rsidRPr="00F07704" w:rsidRDefault="00B716D2" w:rsidP="00C955CC">
      <w:pPr>
        <w:rPr>
          <w:rFonts w:eastAsiaTheme="minorEastAsia"/>
        </w:rPr>
      </w:pPr>
      <m:oMathPara>
        <m:oMath>
          <m:r>
            <w:rPr>
              <w:rFonts w:ascii="Cambria Math" w:eastAsiaTheme="minorEastAsia" w:hAnsi="Cambria Math"/>
            </w:rPr>
            <m:t>P-Valu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Hausman</m:t>
              </m:r>
            </m:sub>
          </m:sSub>
          <m:r>
            <w:rPr>
              <w:rFonts w:ascii="Cambria Math" w:eastAsiaTheme="minorEastAsia" w:hAnsi="Cambria Math"/>
            </w:rPr>
            <m:t>=0.0000</m:t>
          </m:r>
        </m:oMath>
      </m:oMathPara>
    </w:p>
    <w:p w14:paraId="48E42F6A" w14:textId="348B4902" w:rsidR="00B716D2" w:rsidRPr="00F07704" w:rsidRDefault="00560372" w:rsidP="00C955CC">
      <w:pPr>
        <w:rPr>
          <w:rFonts w:eastAsiaTheme="minorEastAsia"/>
        </w:rPr>
      </w:pPr>
      <m:oMathPara>
        <m:oMath>
          <m:r>
            <w:rPr>
              <w:rFonts w:ascii="Cambria Math" w:eastAsiaTheme="minorEastAsia" w:hAnsi="Cambria Math"/>
            </w:rPr>
            <m:t>P-Valu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Hausman</m:t>
              </m:r>
            </m:sub>
          </m:sSub>
          <m:r>
            <w:rPr>
              <w:rFonts w:ascii="Cambria Math" w:eastAsiaTheme="minorEastAsia" w:hAnsi="Cambria Math"/>
            </w:rPr>
            <m:t>&lt;α</m:t>
          </m:r>
        </m:oMath>
      </m:oMathPara>
    </w:p>
    <w:p w14:paraId="4D620FA5" w14:textId="77777777" w:rsidR="00B10FFA" w:rsidRPr="00F07704" w:rsidRDefault="00B10FFA" w:rsidP="00C955CC">
      <w:pPr>
        <w:rPr>
          <w:rFonts w:eastAsiaTheme="minorEastAsia"/>
        </w:rPr>
      </w:pPr>
    </w:p>
    <w:p w14:paraId="469A3047" w14:textId="3361C518" w:rsidR="00627B90" w:rsidRPr="00EF432E" w:rsidRDefault="00627B90" w:rsidP="00C955CC">
      <w:pPr>
        <w:rPr>
          <w:rFonts w:eastAsiaTheme="minorEastAsia"/>
          <w:lang w:val="es-CO"/>
        </w:rPr>
      </w:pPr>
      <w:r w:rsidRPr="00EF432E">
        <w:rPr>
          <w:rFonts w:eastAsiaTheme="minorEastAsia"/>
          <w:lang w:val="es-CO"/>
        </w:rPr>
        <w:lastRenderedPageBreak/>
        <w:t xml:space="preserve">Dado que el P-Value obtenido es menor al nivel de significancia </w:t>
      </w:r>
      <m:oMath>
        <m:r>
          <w:rPr>
            <w:rFonts w:ascii="Cambria Math" w:eastAsiaTheme="minorEastAsia" w:hAnsi="Cambria Math"/>
          </w:rPr>
          <m:t>α</m:t>
        </m:r>
        <m:r>
          <w:rPr>
            <w:rFonts w:ascii="Cambria Math" w:eastAsiaTheme="minorEastAsia" w:hAnsi="Cambria Math"/>
            <w:lang w:val="es-CO"/>
          </w:rPr>
          <m:t>=5%</m:t>
        </m:r>
      </m:oMath>
      <w:r w:rsidRPr="00EF432E">
        <w:rPr>
          <w:rFonts w:eastAsiaTheme="minorEastAsia"/>
          <w:lang w:val="es-CO"/>
        </w:rPr>
        <w:t xml:space="preserve">, se rechaza la hipótesis nula, </w:t>
      </w:r>
      <w:r w:rsidR="00DA275A" w:rsidRPr="00EF432E">
        <w:rPr>
          <w:rFonts w:eastAsiaTheme="minorEastAsia"/>
          <w:lang w:val="es-CO"/>
        </w:rPr>
        <w:t>y se utilizara un modelo de regresión de efectos fijos para modelar el problema.</w:t>
      </w:r>
    </w:p>
    <w:p w14:paraId="1204DE5F" w14:textId="77777777" w:rsidR="00763C43" w:rsidRPr="00EF432E" w:rsidRDefault="00763C43" w:rsidP="00C955CC">
      <w:pPr>
        <w:rPr>
          <w:rFonts w:eastAsiaTheme="minorEastAsia"/>
          <w:lang w:val="es-CO"/>
        </w:rPr>
      </w:pPr>
    </w:p>
    <w:p w14:paraId="50A55960" w14:textId="1231F041" w:rsidR="00590684" w:rsidRPr="00F07704" w:rsidRDefault="00AF63F1" w:rsidP="007D0558">
      <w:pPr>
        <w:pStyle w:val="Tesis3"/>
        <w:rPr>
          <w:lang w:val="es-US"/>
        </w:rPr>
      </w:pPr>
      <w:bookmarkStart w:id="78" w:name="_Toc165284762"/>
      <w:bookmarkStart w:id="79" w:name="_Toc165963732"/>
      <w:r w:rsidRPr="00F07704">
        <w:rPr>
          <w:lang w:val="es-US"/>
        </w:rPr>
        <w:t>Validación</w:t>
      </w:r>
      <w:r w:rsidR="00590684" w:rsidRPr="00F07704">
        <w:rPr>
          <w:lang w:val="es-US"/>
        </w:rPr>
        <w:t xml:space="preserve"> de supuestos</w:t>
      </w:r>
      <w:r w:rsidR="004A6E02" w:rsidRPr="00F07704">
        <w:rPr>
          <w:lang w:val="es-US"/>
        </w:rPr>
        <w:t xml:space="preserve"> de los residuos</w:t>
      </w:r>
      <w:bookmarkEnd w:id="78"/>
      <w:bookmarkEnd w:id="79"/>
    </w:p>
    <w:p w14:paraId="4742E3A8" w14:textId="38180664" w:rsidR="00590684" w:rsidRPr="00EF432E" w:rsidRDefault="008435AD" w:rsidP="00BF40A8">
      <w:pPr>
        <w:rPr>
          <w:lang w:val="es-CO"/>
        </w:rPr>
      </w:pPr>
      <w:r w:rsidRPr="00EF432E">
        <w:rPr>
          <w:lang w:val="es-CO"/>
        </w:rPr>
        <w:t xml:space="preserve">Una vez establecido el modelo de efectos fijos como el modelo a ser utilizado, se procedió a realizar un análisis de residuos para validar </w:t>
      </w:r>
      <w:commentRangeStart w:id="80"/>
      <w:r w:rsidRPr="00EF432E">
        <w:rPr>
          <w:lang w:val="es-CO"/>
        </w:rPr>
        <w:t xml:space="preserve">los siguientes </w:t>
      </w:r>
      <w:r w:rsidR="001B70CB" w:rsidRPr="00EF432E">
        <w:rPr>
          <w:lang w:val="es-CO"/>
        </w:rPr>
        <w:t>supuestos</w:t>
      </w:r>
      <w:r w:rsidR="00263256" w:rsidRPr="00EF432E">
        <w:rPr>
          <w:lang w:val="es-CO"/>
        </w:rPr>
        <w:t>.</w:t>
      </w:r>
      <w:commentRangeEnd w:id="80"/>
      <w:r w:rsidR="00DA6E28">
        <w:rPr>
          <w:rStyle w:val="Refdecomentario"/>
        </w:rPr>
        <w:commentReference w:id="80"/>
      </w:r>
    </w:p>
    <w:p w14:paraId="584CEB23" w14:textId="77777777" w:rsidR="00263256" w:rsidRPr="00EF432E" w:rsidRDefault="00263256" w:rsidP="00BF40A8">
      <w:pPr>
        <w:rPr>
          <w:lang w:val="es-CO"/>
        </w:rPr>
      </w:pPr>
    </w:p>
    <w:p w14:paraId="6F0B26CB" w14:textId="11223A8A" w:rsidR="00B531DC" w:rsidRPr="00F07704" w:rsidRDefault="00BB692F" w:rsidP="007D0558">
      <w:pPr>
        <w:pStyle w:val="Tesis4"/>
        <w:rPr>
          <w:lang w:val="es-US"/>
        </w:rPr>
      </w:pPr>
      <w:bookmarkStart w:id="81" w:name="_Toc165963733"/>
      <w:r w:rsidRPr="00F07704">
        <w:rPr>
          <w:lang w:val="es-US"/>
        </w:rPr>
        <w:t>Normalidad</w:t>
      </w:r>
      <w:bookmarkEnd w:id="81"/>
    </w:p>
    <w:p w14:paraId="6D4DD34F" w14:textId="5A647B17" w:rsidR="00BB692F" w:rsidRPr="00F07704" w:rsidRDefault="006D65EC" w:rsidP="00BB692F">
      <w:r w:rsidRPr="00EF432E">
        <w:rPr>
          <w:lang w:val="es-CO"/>
        </w:rPr>
        <w:t xml:space="preserve">Para Validar el supuesto de normalidad de los residuos se le aplico </w:t>
      </w:r>
      <w:r w:rsidR="007C40C0" w:rsidRPr="00EF432E">
        <w:rPr>
          <w:lang w:val="es-CO"/>
        </w:rPr>
        <w:t>la prueba de Shapiro-Wilk a los residuos</w:t>
      </w:r>
      <w:r w:rsidR="00AD3C6C" w:rsidRPr="00EF432E">
        <w:rPr>
          <w:lang w:val="es-CO"/>
        </w:rPr>
        <w:t xml:space="preserve">. </w:t>
      </w:r>
      <w:r w:rsidR="00AD3C6C" w:rsidRPr="00F07704">
        <w:t xml:space="preserve">La </w:t>
      </w:r>
      <w:proofErr w:type="spellStart"/>
      <w:r w:rsidR="00AD3C6C" w:rsidRPr="00F07704">
        <w:t>prueba</w:t>
      </w:r>
      <w:proofErr w:type="spellEnd"/>
      <w:r w:rsidR="00AD3C6C" w:rsidRPr="00F07704">
        <w:t xml:space="preserve"> de Shapiro-Wilk establece </w:t>
      </w:r>
      <w:r w:rsidR="00C92983" w:rsidRPr="00F07704">
        <w:t>las siguientes hipótesis:</w:t>
      </w:r>
    </w:p>
    <w:p w14:paraId="406AA348" w14:textId="77777777" w:rsidR="00B10FFA" w:rsidRPr="00F07704" w:rsidRDefault="00B10FFA" w:rsidP="00BB692F"/>
    <w:p w14:paraId="4A5723AD" w14:textId="21D82253" w:rsidR="00C92983" w:rsidRPr="00F07704" w:rsidRDefault="00000000" w:rsidP="00BB692F">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w:rPr>
              <w:rFonts w:ascii="Cambria Math" w:hAnsi="Cambria Math"/>
            </w:rPr>
            <m:t>Los</m:t>
          </m:r>
          <m:r>
            <w:rPr>
              <w:rFonts w:ascii="Cambria Math" w:hAnsi="Cambria Math"/>
            </w:rPr>
            <m:t xml:space="preserve"> </m:t>
          </m:r>
          <m:r>
            <w:rPr>
              <w:rFonts w:ascii="Cambria Math" w:hAnsi="Cambria Math"/>
            </w:rPr>
            <m:t>residuos</m:t>
          </m:r>
          <m:r>
            <w:rPr>
              <w:rFonts w:ascii="Cambria Math" w:hAnsi="Cambria Math"/>
            </w:rPr>
            <m:t xml:space="preserve"> </m:t>
          </m:r>
          <m:r>
            <w:rPr>
              <w:rFonts w:ascii="Cambria Math" w:hAnsi="Cambria Math"/>
            </w:rPr>
            <m:t>pertenecen</m:t>
          </m:r>
          <m:r>
            <w:rPr>
              <w:rFonts w:ascii="Cambria Math" w:hAnsi="Cambria Math"/>
            </w:rPr>
            <m:t xml:space="preserve"> </m:t>
          </m:r>
          <m:r>
            <w:rPr>
              <w:rFonts w:ascii="Cambria Math" w:hAnsi="Cambria Math"/>
            </w:rPr>
            <m:t>a</m:t>
          </m:r>
          <m:r>
            <w:rPr>
              <w:rFonts w:ascii="Cambria Math" w:hAnsi="Cambria Math"/>
            </w:rPr>
            <m:t xml:space="preserve"> </m:t>
          </m:r>
          <m:r>
            <w:rPr>
              <w:rFonts w:ascii="Cambria Math" w:hAnsi="Cambria Math"/>
            </w:rPr>
            <m:t>una</m:t>
          </m:r>
          <m:r>
            <w:rPr>
              <w:rFonts w:ascii="Cambria Math" w:hAnsi="Cambria Math"/>
            </w:rPr>
            <m:t xml:space="preserve"> </m:t>
          </m:r>
          <m:r>
            <w:rPr>
              <w:rFonts w:ascii="Cambria Math" w:hAnsi="Cambria Math"/>
            </w:rPr>
            <m:t>distribucion</m:t>
          </m:r>
          <m:r>
            <w:rPr>
              <w:rFonts w:ascii="Cambria Math" w:hAnsi="Cambria Math"/>
            </w:rPr>
            <m:t xml:space="preserve"> </m:t>
          </m:r>
          <m:r>
            <w:rPr>
              <w:rFonts w:ascii="Cambria Math" w:hAnsi="Cambria Math"/>
            </w:rPr>
            <m:t>normal</m:t>
          </m:r>
        </m:oMath>
      </m:oMathPara>
    </w:p>
    <w:p w14:paraId="5051E831" w14:textId="637BF6A6" w:rsidR="00622FC8" w:rsidRPr="00F07704" w:rsidRDefault="00000000" w:rsidP="00BB692F">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Los</m:t>
          </m:r>
          <m:r>
            <w:rPr>
              <w:rFonts w:ascii="Cambria Math" w:hAnsi="Cambria Math"/>
            </w:rPr>
            <m:t xml:space="preserve"> </m:t>
          </m:r>
          <m:r>
            <w:rPr>
              <w:rFonts w:ascii="Cambria Math" w:hAnsi="Cambria Math"/>
            </w:rPr>
            <m:t>residuos</m:t>
          </m:r>
          <m:r>
            <w:rPr>
              <w:rFonts w:ascii="Cambria Math" w:hAnsi="Cambria Math"/>
            </w:rPr>
            <m:t xml:space="preserve"> </m:t>
          </m:r>
          <m:r>
            <w:rPr>
              <w:rFonts w:ascii="Cambria Math" w:hAnsi="Cambria Math"/>
            </w:rPr>
            <m:t>no</m:t>
          </m:r>
          <m:r>
            <w:rPr>
              <w:rFonts w:ascii="Cambria Math" w:hAnsi="Cambria Math"/>
            </w:rPr>
            <m:t xml:space="preserve"> </m:t>
          </m:r>
          <m:r>
            <w:rPr>
              <w:rFonts w:ascii="Cambria Math" w:hAnsi="Cambria Math"/>
            </w:rPr>
            <m:t>pertenecen</m:t>
          </m:r>
          <m:r>
            <w:rPr>
              <w:rFonts w:ascii="Cambria Math" w:hAnsi="Cambria Math"/>
            </w:rPr>
            <m:t xml:space="preserve"> </m:t>
          </m:r>
          <m:r>
            <w:rPr>
              <w:rFonts w:ascii="Cambria Math" w:hAnsi="Cambria Math"/>
            </w:rPr>
            <m:t>a</m:t>
          </m:r>
          <m:r>
            <w:rPr>
              <w:rFonts w:ascii="Cambria Math" w:hAnsi="Cambria Math"/>
            </w:rPr>
            <m:t xml:space="preserve"> </m:t>
          </m:r>
          <m:r>
            <w:rPr>
              <w:rFonts w:ascii="Cambria Math" w:hAnsi="Cambria Math"/>
            </w:rPr>
            <m:t>una</m:t>
          </m:r>
          <m:r>
            <w:rPr>
              <w:rFonts w:ascii="Cambria Math" w:hAnsi="Cambria Math"/>
            </w:rPr>
            <m:t xml:space="preserve"> </m:t>
          </m:r>
          <m:r>
            <w:rPr>
              <w:rFonts w:ascii="Cambria Math" w:hAnsi="Cambria Math"/>
            </w:rPr>
            <m:t>distribucion</m:t>
          </m:r>
          <m:r>
            <w:rPr>
              <w:rFonts w:ascii="Cambria Math" w:hAnsi="Cambria Math"/>
            </w:rPr>
            <m:t xml:space="preserve"> </m:t>
          </m:r>
          <m:r>
            <w:rPr>
              <w:rFonts w:ascii="Cambria Math" w:hAnsi="Cambria Math"/>
            </w:rPr>
            <m:t>normal</m:t>
          </m:r>
        </m:oMath>
      </m:oMathPara>
    </w:p>
    <w:p w14:paraId="018C47F3" w14:textId="77777777" w:rsidR="00B10FFA" w:rsidRPr="00F07704" w:rsidRDefault="00B10FFA" w:rsidP="00BB692F">
      <w:pPr>
        <w:rPr>
          <w:rFonts w:eastAsiaTheme="minorEastAsia"/>
        </w:rPr>
      </w:pPr>
    </w:p>
    <w:p w14:paraId="6ACD1224" w14:textId="40010F48" w:rsidR="00622FC8" w:rsidRPr="00EF432E" w:rsidRDefault="00C44092" w:rsidP="00BB692F">
      <w:pPr>
        <w:rPr>
          <w:rFonts w:eastAsiaTheme="minorEastAsia"/>
          <w:lang w:val="es-CO"/>
        </w:rPr>
      </w:pPr>
      <w:r w:rsidRPr="00EF432E">
        <w:rPr>
          <w:rFonts w:eastAsiaTheme="minorEastAsia"/>
          <w:lang w:val="es-CO"/>
        </w:rPr>
        <w:t xml:space="preserve">Una vez corrido el modelo </w:t>
      </w:r>
      <w:r w:rsidR="006B0EE6" w:rsidRPr="00EF432E">
        <w:rPr>
          <w:rFonts w:eastAsiaTheme="minorEastAsia"/>
          <w:lang w:val="es-CO"/>
        </w:rPr>
        <w:t>se estimaron y almacenaron los residuos de la regresión y se les aplico la prueba de Shapiro</w:t>
      </w:r>
      <w:r w:rsidR="00B10FFA" w:rsidRPr="00EF432E">
        <w:rPr>
          <w:rFonts w:eastAsiaTheme="minorEastAsia"/>
          <w:lang w:val="es-CO"/>
        </w:rPr>
        <w:t>-Wilk obteniendo los siguientes resultados:</w:t>
      </w:r>
    </w:p>
    <w:p w14:paraId="2C0BC708" w14:textId="77777777" w:rsidR="00B10FFA" w:rsidRPr="00EF432E" w:rsidRDefault="00B10FFA" w:rsidP="00BB692F">
      <w:pPr>
        <w:rPr>
          <w:lang w:val="es-CO"/>
        </w:rPr>
      </w:pPr>
    </w:p>
    <w:p w14:paraId="63EA95DE" w14:textId="679F9F26" w:rsidR="00B10FFA" w:rsidRPr="00F07704" w:rsidRDefault="00000000" w:rsidP="00BB692F">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est</m:t>
              </m:r>
            </m:sub>
          </m:sSub>
          <m:r>
            <w:rPr>
              <w:rFonts w:ascii="Cambria Math" w:hAnsi="Cambria Math"/>
            </w:rPr>
            <m:t>=2.212</m:t>
          </m:r>
        </m:oMath>
      </m:oMathPara>
    </w:p>
    <w:p w14:paraId="0853E4DB" w14:textId="2BBD37C8" w:rsidR="00C3526A" w:rsidRPr="00F07704" w:rsidRDefault="00C3526A" w:rsidP="00BB692F">
      <w:pPr>
        <w:rPr>
          <w:rFonts w:eastAsiaTheme="minorEastAsia"/>
        </w:rPr>
      </w:pPr>
      <m:oMathPara>
        <m:oMath>
          <m:r>
            <w:rPr>
              <w:rFonts w:ascii="Cambria Math" w:hAnsi="Cambria Math"/>
            </w:rPr>
            <m:t>P-Valu</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=0.01348</m:t>
          </m:r>
        </m:oMath>
      </m:oMathPara>
    </w:p>
    <w:p w14:paraId="4522E2CA" w14:textId="77777777" w:rsidR="004D088C" w:rsidRPr="00F07704" w:rsidRDefault="004D088C" w:rsidP="00BB692F">
      <w:pPr>
        <w:rPr>
          <w:rFonts w:eastAsiaTheme="minorEastAsia"/>
        </w:rPr>
      </w:pPr>
    </w:p>
    <w:p w14:paraId="308A2FB8" w14:textId="3378385F" w:rsidR="00C3526A" w:rsidRPr="00EF432E" w:rsidRDefault="00365848" w:rsidP="00BB692F">
      <w:pPr>
        <w:rPr>
          <w:rFonts w:eastAsiaTheme="minorEastAsia"/>
          <w:lang w:val="es-CO"/>
        </w:rPr>
      </w:pPr>
      <w:r w:rsidRPr="00EF432E">
        <w:rPr>
          <w:rFonts w:eastAsiaTheme="minorEastAsia"/>
          <w:lang w:val="es-CO"/>
        </w:rPr>
        <w:t>Con un P</w:t>
      </w:r>
      <w:r w:rsidR="00D2131A" w:rsidRPr="00EF432E">
        <w:rPr>
          <w:rFonts w:eastAsiaTheme="minorEastAsia"/>
          <w:lang w:val="es-CO"/>
        </w:rPr>
        <w:t xml:space="preserve">-Value menor al nivel de significancia </w:t>
      </w:r>
      <m:oMath>
        <m:r>
          <w:rPr>
            <w:rFonts w:ascii="Cambria Math" w:eastAsiaTheme="minorEastAsia" w:hAnsi="Cambria Math"/>
          </w:rPr>
          <m:t>α</m:t>
        </m:r>
        <m:r>
          <w:rPr>
            <w:rFonts w:ascii="Cambria Math" w:eastAsiaTheme="minorEastAsia" w:hAnsi="Cambria Math"/>
            <w:lang w:val="es-CO"/>
          </w:rPr>
          <m:t>=5%</m:t>
        </m:r>
      </m:oMath>
      <w:r w:rsidR="00D2131A" w:rsidRPr="00EF432E">
        <w:rPr>
          <w:rFonts w:eastAsiaTheme="minorEastAsia"/>
          <w:lang w:val="es-CO"/>
        </w:rPr>
        <w:t xml:space="preserve"> rechazamos la hipótesis nula y concluimos que los residuos de la regresión no siguen una distribución normal</w:t>
      </w:r>
      <w:r w:rsidR="004675E8" w:rsidRPr="00EF432E">
        <w:rPr>
          <w:rFonts w:eastAsiaTheme="minorEastAsia"/>
          <w:lang w:val="es-CO"/>
        </w:rPr>
        <w:t>.</w:t>
      </w:r>
    </w:p>
    <w:p w14:paraId="2D55EEF7" w14:textId="77777777" w:rsidR="00263256" w:rsidRPr="00EF432E" w:rsidRDefault="00263256" w:rsidP="00BB692F">
      <w:pPr>
        <w:rPr>
          <w:rFonts w:eastAsiaTheme="minorEastAsia"/>
          <w:lang w:val="es-CO"/>
        </w:rPr>
      </w:pPr>
    </w:p>
    <w:p w14:paraId="6B7E498A" w14:textId="14C6BA64" w:rsidR="004675E8" w:rsidRPr="00F07704" w:rsidRDefault="009D7F8E" w:rsidP="007D0558">
      <w:pPr>
        <w:pStyle w:val="Tesis4"/>
        <w:rPr>
          <w:lang w:val="es-US"/>
        </w:rPr>
      </w:pPr>
      <w:bookmarkStart w:id="82" w:name="_Toc165963734"/>
      <w:r w:rsidRPr="00F07704">
        <w:rPr>
          <w:lang w:val="es-US"/>
        </w:rPr>
        <w:t>Heterocedasticidad</w:t>
      </w:r>
      <w:bookmarkEnd w:id="82"/>
    </w:p>
    <w:p w14:paraId="5C6BFA91" w14:textId="1D4C75A4" w:rsidR="009D7F8E" w:rsidRPr="00EF432E" w:rsidRDefault="008B6B61" w:rsidP="009D7F8E">
      <w:pPr>
        <w:rPr>
          <w:lang w:val="es-CO"/>
        </w:rPr>
      </w:pPr>
      <w:r w:rsidRPr="00EF432E">
        <w:rPr>
          <w:lang w:val="es-CO"/>
        </w:rPr>
        <w:lastRenderedPageBreak/>
        <w:t>La presencia de het</w:t>
      </w:r>
      <w:r w:rsidR="004D248F" w:rsidRPr="00EF432E">
        <w:rPr>
          <w:lang w:val="es-CO"/>
        </w:rPr>
        <w:t>er</w:t>
      </w:r>
      <w:r w:rsidRPr="00EF432E">
        <w:rPr>
          <w:lang w:val="es-CO"/>
        </w:rPr>
        <w:t xml:space="preserve">ocedasticidad es convencionalmente calculada mediante la prueba de Levene. Sin embargo, </w:t>
      </w:r>
      <w:r w:rsidR="008C712E" w:rsidRPr="00EF432E">
        <w:rPr>
          <w:lang w:val="es-CO"/>
        </w:rPr>
        <w:t xml:space="preserve">dado que nos interesa interpretar el resultado por grupos, utilizamos </w:t>
      </w:r>
      <w:r w:rsidR="009B63B5" w:rsidRPr="00EF432E">
        <w:rPr>
          <w:lang w:val="es-CO"/>
        </w:rPr>
        <w:t xml:space="preserve">una estadística de Wald modificada para </w:t>
      </w:r>
      <w:r w:rsidR="00A408A1" w:rsidRPr="00EF432E">
        <w:rPr>
          <w:lang w:val="es-CO"/>
        </w:rPr>
        <w:t>calcular</w:t>
      </w:r>
      <w:r w:rsidR="009B63B5" w:rsidRPr="00EF432E">
        <w:rPr>
          <w:lang w:val="es-CO"/>
        </w:rPr>
        <w:t xml:space="preserve"> la presencia de heterocedasticidad en los residuos. </w:t>
      </w:r>
    </w:p>
    <w:p w14:paraId="71CA4615" w14:textId="0C8B5212" w:rsidR="001114A4" w:rsidRPr="00F07704" w:rsidRDefault="001114A4" w:rsidP="009D7F8E">
      <w:r w:rsidRPr="00EF432E">
        <w:rPr>
          <w:lang w:val="es-CO"/>
        </w:rPr>
        <w:t xml:space="preserve">La estadística de Wald busca comparar los residuos obtenidos </w:t>
      </w:r>
      <w:r w:rsidR="00960A1C" w:rsidRPr="00EF432E">
        <w:rPr>
          <w:lang w:val="es-CO"/>
        </w:rPr>
        <w:t>al cuadrado contra los residuos pred</w:t>
      </w:r>
      <w:r w:rsidR="00FC016C" w:rsidRPr="00EF432E">
        <w:rPr>
          <w:lang w:val="es-CO"/>
        </w:rPr>
        <w:t xml:space="preserve">ichos al cuadrado. </w:t>
      </w:r>
      <w:proofErr w:type="spellStart"/>
      <w:r w:rsidR="00FC016C" w:rsidRPr="00F07704">
        <w:t>Matemáticamente</w:t>
      </w:r>
      <w:proofErr w:type="spellEnd"/>
      <w:r w:rsidR="00FC016C" w:rsidRPr="00F07704">
        <w:t xml:space="preserve">, las </w:t>
      </w:r>
      <w:proofErr w:type="spellStart"/>
      <w:r w:rsidR="00FC016C" w:rsidRPr="00F07704">
        <w:t>hipótesis</w:t>
      </w:r>
      <w:proofErr w:type="spellEnd"/>
      <w:r w:rsidR="00FC016C" w:rsidRPr="00F07704">
        <w:t xml:space="preserve"> se plantean de la siguiente manera:</w:t>
      </w:r>
    </w:p>
    <w:p w14:paraId="1E51BD20" w14:textId="77777777" w:rsidR="00FC016C" w:rsidRPr="00F07704" w:rsidRDefault="00FC016C" w:rsidP="009D7F8E"/>
    <w:p w14:paraId="335DFAB9" w14:textId="1BBD4E9E" w:rsidR="00FC016C" w:rsidRPr="00F07704" w:rsidRDefault="00000000" w:rsidP="009D7F8E">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p</m:t>
              </m:r>
            </m:sub>
            <m:sup>
              <m:r>
                <w:rPr>
                  <w:rFonts w:ascii="Cambria Math" w:hAnsi="Cambria Math"/>
                </w:rPr>
                <m:t>2</m:t>
              </m:r>
            </m:sup>
          </m:sSubSup>
          <m:r>
            <w:rPr>
              <w:rFonts w:ascii="Cambria Math" w:hAnsi="Cambria Math"/>
            </w:rPr>
            <m:t xml:space="preserve">,  ∀ </m:t>
          </m:r>
          <m:r>
            <w:rPr>
              <w:rFonts w:ascii="Cambria Math" w:hAnsi="Cambria Math"/>
            </w:rPr>
            <m:t>i</m:t>
          </m:r>
        </m:oMath>
      </m:oMathPara>
    </w:p>
    <w:p w14:paraId="463A123D" w14:textId="57CEEFB3" w:rsidR="00FE2CD2" w:rsidRPr="00F07704" w:rsidRDefault="00000000" w:rsidP="00FE2CD2">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p</m:t>
              </m:r>
            </m:sub>
            <m:sup>
              <m:r>
                <w:rPr>
                  <w:rFonts w:ascii="Cambria Math" w:hAnsi="Cambria Math"/>
                </w:rPr>
                <m:t>2</m:t>
              </m:r>
            </m:sup>
          </m:sSubSup>
          <m:r>
            <w:rPr>
              <w:rFonts w:ascii="Cambria Math" w:hAnsi="Cambria Math"/>
            </w:rPr>
            <m:t xml:space="preserve">,  ∀ </m:t>
          </m:r>
          <m:r>
            <w:rPr>
              <w:rFonts w:ascii="Cambria Math" w:hAnsi="Cambria Math"/>
            </w:rPr>
            <m:t>i</m:t>
          </m:r>
        </m:oMath>
      </m:oMathPara>
    </w:p>
    <w:p w14:paraId="03998AF9" w14:textId="77777777" w:rsidR="00DC0059" w:rsidRPr="00F07704" w:rsidRDefault="00DC0059" w:rsidP="00FE2CD2">
      <w:pPr>
        <w:rPr>
          <w:rFonts w:eastAsiaTheme="minorEastAsia"/>
        </w:rPr>
      </w:pPr>
    </w:p>
    <w:p w14:paraId="202D891D" w14:textId="2A08437B" w:rsidR="00FE2CD2" w:rsidRPr="00EF432E" w:rsidRDefault="00FE2CD2" w:rsidP="00FE2CD2">
      <w:pPr>
        <w:rPr>
          <w:rFonts w:eastAsiaTheme="minorEastAsia"/>
          <w:lang w:val="es-CO"/>
        </w:rPr>
      </w:pPr>
      <w:r w:rsidRPr="00EF432E">
        <w:rPr>
          <w:rFonts w:eastAsiaTheme="minorEastAsia"/>
          <w:lang w:val="es-CO"/>
        </w:rPr>
        <w:t xml:space="preserve">Donde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oMath>
      <w:r w:rsidR="003C11EF" w:rsidRPr="00EF432E">
        <w:rPr>
          <w:rFonts w:eastAsiaTheme="minorEastAsia"/>
          <w:lang w:val="es-CO"/>
        </w:rPr>
        <w:t xml:space="preserve"> representa los residuos obtenidos</w:t>
      </w:r>
      <w:r w:rsidR="005570B6" w:rsidRPr="00EF432E">
        <w:rPr>
          <w:rFonts w:eastAsiaTheme="minorEastAsia"/>
          <w:lang w:val="es-CO"/>
        </w:rPr>
        <w:t xml:space="preserve"> para cada entidad bancaria</w:t>
      </w:r>
      <w:r w:rsidR="003C11EF" w:rsidRPr="00EF432E">
        <w:rPr>
          <w:rFonts w:eastAsiaTheme="minorEastAsia"/>
          <w:lang w:val="es-CO"/>
        </w:rPr>
        <w:t xml:space="preserve"> y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p</m:t>
            </m:r>
          </m:sub>
        </m:sSub>
      </m:oMath>
      <w:r w:rsidR="003C11EF" w:rsidRPr="00EF432E">
        <w:rPr>
          <w:rFonts w:eastAsiaTheme="minorEastAsia"/>
          <w:lang w:val="es-CO"/>
        </w:rPr>
        <w:t xml:space="preserve"> representa los residuos predichos</w:t>
      </w:r>
      <w:r w:rsidR="000122DA" w:rsidRPr="00EF432E">
        <w:rPr>
          <w:rFonts w:eastAsiaTheme="minorEastAsia"/>
          <w:lang w:val="es-CO"/>
        </w:rPr>
        <w:t>.</w:t>
      </w:r>
      <w:r w:rsidR="00FA1767" w:rsidRPr="00EF432E">
        <w:rPr>
          <w:rFonts w:eastAsiaTheme="minorEastAsia"/>
          <w:lang w:val="es-CO"/>
        </w:rPr>
        <w:t xml:space="preserve"> </w:t>
      </w:r>
    </w:p>
    <w:p w14:paraId="6F6E3EDC" w14:textId="5C7D1BDC" w:rsidR="000122DA" w:rsidRPr="00EF432E" w:rsidRDefault="000122DA" w:rsidP="00FE2CD2">
      <w:pPr>
        <w:rPr>
          <w:rFonts w:eastAsiaTheme="minorEastAsia"/>
          <w:lang w:val="es-CO"/>
        </w:rPr>
      </w:pPr>
      <w:r w:rsidRPr="00EF432E">
        <w:rPr>
          <w:rFonts w:eastAsiaTheme="minorEastAsia"/>
          <w:lang w:val="es-CO"/>
        </w:rPr>
        <w:t xml:space="preserve">La </w:t>
      </w:r>
      <w:r w:rsidR="00011FE0" w:rsidRPr="00EF432E">
        <w:rPr>
          <w:rFonts w:eastAsiaTheme="minorEastAsia"/>
          <w:lang w:val="es-CO"/>
        </w:rPr>
        <w:t>estadística</w:t>
      </w:r>
      <w:r w:rsidRPr="00EF432E">
        <w:rPr>
          <w:rFonts w:eastAsiaTheme="minorEastAsia"/>
          <w:lang w:val="es-CO"/>
        </w:rPr>
        <w:t xml:space="preserve"> de Wald se calcula </w:t>
      </w:r>
      <w:r w:rsidR="00011FE0" w:rsidRPr="00EF432E">
        <w:rPr>
          <w:rFonts w:eastAsiaTheme="minorEastAsia"/>
          <w:lang w:val="es-CO"/>
        </w:rPr>
        <w:t>mediante la siguiente formula</w:t>
      </w:r>
      <w:r w:rsidR="004A6CE3" w:rsidRPr="00EF432E">
        <w:rPr>
          <w:rFonts w:eastAsiaTheme="minorEastAsia"/>
          <w:lang w:val="es-CO"/>
        </w:rPr>
        <w:t>:</w:t>
      </w:r>
    </w:p>
    <w:p w14:paraId="0B48EA01" w14:textId="77777777" w:rsidR="00DC0059" w:rsidRPr="00EF432E" w:rsidRDefault="00DC0059" w:rsidP="00FE2CD2">
      <w:pPr>
        <w:rPr>
          <w:rFonts w:eastAsiaTheme="minorEastAsia"/>
          <w:lang w:val="es-CO"/>
        </w:rPr>
      </w:pPr>
    </w:p>
    <w:p w14:paraId="1C664569" w14:textId="6793CF4B" w:rsidR="00011FE0" w:rsidRPr="00F07704" w:rsidRDefault="00011FE0" w:rsidP="00FE2CD2">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p</m:t>
                          </m:r>
                        </m:sub>
                      </m:sSub>
                    </m:e>
                  </m:d>
                </m:e>
                <m:sup>
                  <m:r>
                    <w:rPr>
                      <w:rFonts w:ascii="Cambria Math" w:eastAsiaTheme="minorEastAsia" w:hAnsi="Cambria Math"/>
                    </w:rPr>
                    <m:t>2</m:t>
                  </m:r>
                </m:sup>
              </m:sSup>
            </m:num>
            <m:den>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o</m:t>
                      </m:r>
                    </m:sub>
                  </m:sSub>
                </m:e>
              </m:d>
            </m:den>
          </m:f>
        </m:oMath>
      </m:oMathPara>
    </w:p>
    <w:p w14:paraId="038DFD4E" w14:textId="77777777" w:rsidR="00011FE0" w:rsidRPr="00F07704" w:rsidRDefault="00011FE0" w:rsidP="00FE2CD2">
      <w:pPr>
        <w:rPr>
          <w:rFonts w:eastAsiaTheme="minorEastAsia"/>
        </w:rPr>
      </w:pPr>
    </w:p>
    <w:p w14:paraId="50D052C4" w14:textId="73B75E1D" w:rsidR="00FE2CD2" w:rsidRPr="00EF432E" w:rsidRDefault="00DB2AB1" w:rsidP="009D7F8E">
      <w:pPr>
        <w:rPr>
          <w:lang w:val="es-CO"/>
        </w:rPr>
      </w:pPr>
      <w:r w:rsidRPr="00EF432E">
        <w:rPr>
          <w:lang w:val="es-CO"/>
        </w:rPr>
        <w:t>Realizando la prueba en Stata se obtuvieron los siguientes resultados:</w:t>
      </w:r>
    </w:p>
    <w:p w14:paraId="01636C6F" w14:textId="77777777" w:rsidR="006D26E1" w:rsidRPr="00EF432E" w:rsidRDefault="006D26E1" w:rsidP="009D7F8E">
      <w:pPr>
        <w:rPr>
          <w:lang w:val="es-CO"/>
        </w:rPr>
      </w:pPr>
    </w:p>
    <w:p w14:paraId="5F247E95" w14:textId="0782BCE7" w:rsidR="00DB2AB1" w:rsidRPr="00F07704" w:rsidRDefault="006D26E1" w:rsidP="009D7F8E">
      <w:pPr>
        <w:rPr>
          <w:rFonts w:eastAsiaTheme="minorEastAsia"/>
        </w:rPr>
      </w:pPr>
      <m:oMathPara>
        <m:oMath>
          <m:r>
            <w:rPr>
              <w:rFonts w:ascii="Cambria Math" w:hAnsi="Cambria Math"/>
            </w:rPr>
            <m:t>W=117.97</m:t>
          </m:r>
        </m:oMath>
      </m:oMathPara>
    </w:p>
    <w:p w14:paraId="612ED7CA" w14:textId="77777777" w:rsidR="006D26E1" w:rsidRPr="00F07704" w:rsidRDefault="006D26E1" w:rsidP="009D7F8E">
      <w:pPr>
        <w:rPr>
          <w:rFonts w:eastAsiaTheme="minorEastAsia"/>
        </w:rPr>
      </w:pPr>
    </w:p>
    <w:p w14:paraId="5F7815F2" w14:textId="2D5F7566" w:rsidR="006D26E1" w:rsidRPr="00EF432E" w:rsidRDefault="006D26E1" w:rsidP="009D7F8E">
      <w:pPr>
        <w:rPr>
          <w:rFonts w:eastAsiaTheme="minorEastAsia"/>
          <w:lang w:val="es-CO"/>
        </w:rPr>
      </w:pPr>
      <w:r w:rsidRPr="00EF432E">
        <w:rPr>
          <w:rFonts w:eastAsiaTheme="minorEastAsia"/>
          <w:lang w:val="es-CO"/>
        </w:rPr>
        <w:t>La estadística de Wald sigue una distribución Chi-cuadrado, entonces tenemos que:</w:t>
      </w:r>
    </w:p>
    <w:p w14:paraId="309877CE" w14:textId="77777777" w:rsidR="006D26E1" w:rsidRPr="00EF432E" w:rsidRDefault="006D26E1" w:rsidP="009D7F8E">
      <w:pPr>
        <w:rPr>
          <w:rFonts w:eastAsiaTheme="minorEastAsia"/>
          <w:lang w:val="es-CO"/>
        </w:rPr>
      </w:pPr>
    </w:p>
    <w:p w14:paraId="75EF1C47" w14:textId="0AFDAC1C" w:rsidR="006D26E1" w:rsidRPr="00F07704" w:rsidRDefault="006D26E1" w:rsidP="009D7F8E">
      <w:pPr>
        <w:rPr>
          <w:rFonts w:eastAsiaTheme="minorEastAsia"/>
        </w:rPr>
      </w:pPr>
      <m:oMathPara>
        <m:oMath>
          <m:r>
            <w:rPr>
              <w:rFonts w:ascii="Cambria Math" w:hAnsi="Cambria Math"/>
            </w:rPr>
            <m:t>Ch</m:t>
          </m:r>
          <m:sSubSup>
            <m:sSubSupPr>
              <m:ctrlPr>
                <w:rPr>
                  <w:rFonts w:ascii="Cambria Math" w:hAnsi="Cambria Math"/>
                  <w:i/>
                </w:rPr>
              </m:ctrlPr>
            </m:sSubSupPr>
            <m:e>
              <m:r>
                <w:rPr>
                  <w:rFonts w:ascii="Cambria Math" w:hAnsi="Cambria Math"/>
                </w:rPr>
                <m:t>i</m:t>
              </m:r>
            </m:e>
            <m:sub>
              <m:r>
                <w:rPr>
                  <w:rFonts w:ascii="Cambria Math" w:hAnsi="Cambria Math"/>
                </w:rPr>
                <m:t>13</m:t>
              </m:r>
            </m:sub>
            <m:sup>
              <m:r>
                <w:rPr>
                  <w:rFonts w:ascii="Cambria Math" w:hAnsi="Cambria Math"/>
                </w:rPr>
                <m:t>2</m:t>
              </m:r>
            </m:sup>
          </m:sSubSup>
          <m:r>
            <w:rPr>
              <w:rFonts w:ascii="Cambria Math" w:hAnsi="Cambria Math"/>
            </w:rPr>
            <m:t>=117.97</m:t>
          </m:r>
        </m:oMath>
      </m:oMathPara>
    </w:p>
    <w:p w14:paraId="3655B5AD" w14:textId="6F3BD117" w:rsidR="006D26E1" w:rsidRPr="00F07704" w:rsidRDefault="006D26E1" w:rsidP="009D7F8E">
      <w:pPr>
        <w:rPr>
          <w:rFonts w:eastAsiaTheme="minorEastAsia"/>
        </w:rPr>
      </w:pPr>
      <m:oMathPara>
        <m:oMath>
          <m:r>
            <w:rPr>
              <w:rFonts w:ascii="Cambria Math" w:hAnsi="Cambria Math"/>
            </w:rPr>
            <m:t>P-Value=0.000</m:t>
          </m:r>
        </m:oMath>
      </m:oMathPara>
    </w:p>
    <w:p w14:paraId="095D3CF3" w14:textId="77777777" w:rsidR="004D088C" w:rsidRPr="00F07704" w:rsidRDefault="004D088C" w:rsidP="009D7F8E">
      <w:pPr>
        <w:rPr>
          <w:rFonts w:eastAsiaTheme="minorEastAsia"/>
        </w:rPr>
      </w:pPr>
    </w:p>
    <w:p w14:paraId="54AB0CCB" w14:textId="1508DD8E" w:rsidR="00414B56" w:rsidRPr="00EF432E" w:rsidRDefault="00EA6A2D" w:rsidP="009D7F8E">
      <w:pPr>
        <w:rPr>
          <w:rFonts w:eastAsiaTheme="minorEastAsia"/>
          <w:lang w:val="es-CO"/>
        </w:rPr>
      </w:pPr>
      <w:r w:rsidRPr="00EF432E">
        <w:rPr>
          <w:rFonts w:eastAsiaTheme="minorEastAsia"/>
          <w:lang w:val="es-CO"/>
        </w:rPr>
        <w:t xml:space="preserve">Dado que el P-Value es menor al nivel de significancia </w:t>
      </w:r>
      <m:oMath>
        <m:r>
          <w:rPr>
            <w:rFonts w:ascii="Cambria Math" w:eastAsiaTheme="minorEastAsia" w:hAnsi="Cambria Math"/>
          </w:rPr>
          <m:t>α</m:t>
        </m:r>
        <m:r>
          <w:rPr>
            <w:rFonts w:ascii="Cambria Math" w:eastAsiaTheme="minorEastAsia" w:hAnsi="Cambria Math"/>
            <w:lang w:val="es-CO"/>
          </w:rPr>
          <m:t>=5%</m:t>
        </m:r>
      </m:oMath>
      <w:r w:rsidR="005A39E9" w:rsidRPr="00EF432E">
        <w:rPr>
          <w:rFonts w:eastAsiaTheme="minorEastAsia"/>
          <w:lang w:val="es-CO"/>
        </w:rPr>
        <w:t>, se rechaza la hipótesis nula y se concluye que hay heterocedasticidad presente.</w:t>
      </w:r>
    </w:p>
    <w:p w14:paraId="72D681D9" w14:textId="77777777" w:rsidR="005A39E9" w:rsidRPr="00EF432E" w:rsidRDefault="005A39E9" w:rsidP="009D7F8E">
      <w:pPr>
        <w:rPr>
          <w:lang w:val="es-CO"/>
        </w:rPr>
      </w:pPr>
    </w:p>
    <w:p w14:paraId="1C382DFD" w14:textId="1B25A39F" w:rsidR="00DC0059" w:rsidRPr="00F07704" w:rsidRDefault="009F04AA" w:rsidP="007D0558">
      <w:pPr>
        <w:pStyle w:val="Tesis4"/>
        <w:rPr>
          <w:lang w:val="es-US"/>
        </w:rPr>
      </w:pPr>
      <w:bookmarkStart w:id="83" w:name="_Toc165963735"/>
      <w:r w:rsidRPr="00F07704">
        <w:rPr>
          <w:lang w:val="es-US"/>
        </w:rPr>
        <w:t>Autocorrelación</w:t>
      </w:r>
      <w:bookmarkEnd w:id="83"/>
    </w:p>
    <w:p w14:paraId="2ABD5742" w14:textId="135F1CE0" w:rsidR="009F04AA" w:rsidRPr="00EF432E" w:rsidRDefault="009F04AA" w:rsidP="009F04AA">
      <w:pPr>
        <w:rPr>
          <w:rFonts w:eastAsiaTheme="minorEastAsia"/>
          <w:lang w:val="es-CO"/>
        </w:rPr>
      </w:pPr>
      <w:r w:rsidRPr="00EF432E">
        <w:rPr>
          <w:lang w:val="es-CO"/>
        </w:rPr>
        <w:t>Para</w:t>
      </w:r>
      <w:r w:rsidR="00D50DA1" w:rsidRPr="00EF432E">
        <w:rPr>
          <w:lang w:val="es-CO"/>
        </w:rPr>
        <w:t xml:space="preserve"> evaluar el supuesto de autocorrelación utilizamos </w:t>
      </w:r>
      <w:r w:rsidR="00D65CF9" w:rsidRPr="00EF432E">
        <w:rPr>
          <w:lang w:val="es-CO"/>
        </w:rPr>
        <w:t xml:space="preserve">la prueba planteada por </w:t>
      </w:r>
      <w:r w:rsidR="005A212E" w:rsidRPr="00EF432E">
        <w:rPr>
          <w:lang w:val="es-CO"/>
        </w:rPr>
        <w:t xml:space="preserve">Born y </w:t>
      </w:r>
      <w:proofErr w:type="spellStart"/>
      <w:r w:rsidR="005A212E" w:rsidRPr="00EF432E">
        <w:rPr>
          <w:lang w:val="es-CO"/>
        </w:rPr>
        <w:t>Breitung</w:t>
      </w:r>
      <w:proofErr w:type="spellEnd"/>
      <w:r w:rsidR="005A212E" w:rsidRPr="00EF432E">
        <w:rPr>
          <w:lang w:val="es-CO"/>
        </w:rPr>
        <w:t xml:space="preserve"> (2006)</w:t>
      </w:r>
      <w:r w:rsidR="00500D54" w:rsidRPr="00EF432E">
        <w:rPr>
          <w:lang w:val="es-CO"/>
        </w:rPr>
        <w:t>,</w:t>
      </w:r>
      <w:r w:rsidR="002461BB" w:rsidRPr="00EF432E">
        <w:rPr>
          <w:lang w:val="es-CO"/>
        </w:rPr>
        <w:t xml:space="preserve"> conocida </w:t>
      </w:r>
      <w:r w:rsidR="009222B4" w:rsidRPr="00EF432E">
        <w:rPr>
          <w:lang w:val="es-CO"/>
        </w:rPr>
        <w:t>como la prueba del multiplicador de Lagrange (LM).</w:t>
      </w:r>
      <w:r w:rsidR="00500D54" w:rsidRPr="00EF432E">
        <w:rPr>
          <w:lang w:val="es-CO"/>
        </w:rPr>
        <w:t xml:space="preserve"> </w:t>
      </w:r>
      <w:r w:rsidR="009222B4" w:rsidRPr="00EF432E">
        <w:rPr>
          <w:lang w:val="es-CO"/>
        </w:rPr>
        <w:t xml:space="preserve">Esta </w:t>
      </w:r>
      <w:r w:rsidR="00500D54" w:rsidRPr="00EF432E">
        <w:rPr>
          <w:lang w:val="es-CO"/>
        </w:rPr>
        <w:t xml:space="preserve">consiste en una </w:t>
      </w:r>
      <w:r w:rsidR="00482EAC" w:rsidRPr="00EF432E">
        <w:rPr>
          <w:lang w:val="es-CO"/>
        </w:rPr>
        <w:t>prueba d</w:t>
      </w:r>
      <w:r w:rsidR="009222B4" w:rsidRPr="00EF432E">
        <w:rPr>
          <w:lang w:val="es-CO"/>
        </w:rPr>
        <w:t>e</w:t>
      </w:r>
      <w:r w:rsidR="00482EAC" w:rsidRPr="00EF432E">
        <w:rPr>
          <w:lang w:val="es-CO"/>
        </w:rPr>
        <w:t xml:space="preserve"> heterocedasticidad y autocorrelación-robusta </w:t>
      </w:r>
      <m:oMath>
        <m:r>
          <w:rPr>
            <w:rFonts w:ascii="Cambria Math" w:hAnsi="Cambria Math"/>
          </w:rPr>
          <m:t>t</m:t>
        </m:r>
      </m:oMath>
      <w:r w:rsidR="00482EAC" w:rsidRPr="00EF432E">
        <w:rPr>
          <w:rFonts w:eastAsiaTheme="minorEastAsia"/>
          <w:lang w:val="es-CO"/>
        </w:rPr>
        <w:t xml:space="preserve"> de </w:t>
      </w:r>
      <m:oMath>
        <m:r>
          <w:rPr>
            <w:rFonts w:ascii="Cambria Math" w:eastAsiaTheme="minorEastAsia" w:hAnsi="Cambria Math"/>
          </w:rPr>
          <m:t>σ</m:t>
        </m:r>
        <m:r>
          <w:rPr>
            <w:rFonts w:ascii="Cambria Math" w:eastAsiaTheme="minorEastAsia" w:hAnsi="Cambria Math"/>
            <w:lang w:val="es-CO"/>
          </w:rPr>
          <m:t>=-</m:t>
        </m:r>
        <m:f>
          <m:fPr>
            <m:ctrlPr>
              <w:rPr>
                <w:rFonts w:ascii="Cambria Math" w:eastAsiaTheme="minorEastAsia" w:hAnsi="Cambria Math"/>
                <w:i/>
              </w:rPr>
            </m:ctrlPr>
          </m:fPr>
          <m:num>
            <m:r>
              <w:rPr>
                <w:rFonts w:ascii="Cambria Math" w:eastAsiaTheme="minorEastAsia" w:hAnsi="Cambria Math"/>
                <w:lang w:val="es-CO"/>
              </w:rPr>
              <m:t>1</m:t>
            </m:r>
          </m:num>
          <m:den>
            <m:r>
              <w:rPr>
                <w:rFonts w:ascii="Cambria Math" w:eastAsiaTheme="minorEastAsia" w:hAnsi="Cambria Math"/>
              </w:rPr>
              <m:t>T</m:t>
            </m:r>
            <m:r>
              <w:rPr>
                <w:rFonts w:ascii="Cambria Math" w:eastAsiaTheme="minorEastAsia" w:hAnsi="Cambria Math"/>
                <w:lang w:val="es-CO"/>
              </w:rPr>
              <m:t>-1</m:t>
            </m:r>
          </m:den>
        </m:f>
      </m:oMath>
      <w:r w:rsidR="00946FD4" w:rsidRPr="00EF432E">
        <w:rPr>
          <w:rFonts w:eastAsiaTheme="minorEastAsia"/>
          <w:lang w:val="es-CO"/>
        </w:rPr>
        <w:t xml:space="preserve"> en la cual </w:t>
      </w:r>
      <m:oMath>
        <m:r>
          <w:rPr>
            <w:rFonts w:ascii="Cambria Math" w:eastAsiaTheme="minorEastAsia" w:hAnsi="Cambria Math"/>
          </w:rPr>
          <m:t>σ</m:t>
        </m:r>
      </m:oMath>
      <w:r w:rsidR="00946FD4" w:rsidRPr="00EF432E">
        <w:rPr>
          <w:rFonts w:eastAsiaTheme="minorEastAsia"/>
          <w:lang w:val="es-CO"/>
        </w:rPr>
        <w:t xml:space="preserve"> </w:t>
      </w:r>
      <w:r w:rsidR="00815520" w:rsidRPr="00EF432E">
        <w:rPr>
          <w:rFonts w:eastAsiaTheme="minorEastAsia"/>
          <w:lang w:val="es-CO"/>
        </w:rPr>
        <w:t>el coeficiente de los residuos con media cero de orden k</w:t>
      </w:r>
      <w:r w:rsidR="00185CE3" w:rsidRPr="00EF432E">
        <w:rPr>
          <w:rFonts w:eastAsiaTheme="minorEastAsia"/>
          <w:lang w:val="es-CO"/>
        </w:rPr>
        <w:t xml:space="preserve"> en la siguiente ecuación:</w:t>
      </w:r>
    </w:p>
    <w:p w14:paraId="0AE8F65F" w14:textId="77777777" w:rsidR="009222B4" w:rsidRPr="00EF432E" w:rsidRDefault="009222B4" w:rsidP="009F04AA">
      <w:pPr>
        <w:rPr>
          <w:rFonts w:eastAsiaTheme="minorEastAsia"/>
          <w:lang w:val="es-CO"/>
        </w:rPr>
      </w:pPr>
    </w:p>
    <w:p w14:paraId="0D589070" w14:textId="2288C762" w:rsidR="009222B4" w:rsidRPr="00F07704" w:rsidRDefault="00000000" w:rsidP="009F04AA">
      <w:pPr>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it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i</m:t>
              </m:r>
            </m:sub>
          </m:sSub>
          <m:r>
            <w:rPr>
              <w:rFonts w:ascii="Cambria Math" w:hAnsi="Cambria Math"/>
            </w:rPr>
            <m:t>=</m:t>
          </m:r>
          <m:r>
            <w:rPr>
              <w:rFonts w:ascii="Cambria Math" w:hAnsi="Cambria Math"/>
            </w:rPr>
            <m:t>σ</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77E1BAF6" w14:textId="77777777" w:rsidR="00333394" w:rsidRPr="00F07704" w:rsidRDefault="00333394" w:rsidP="009F04AA">
      <w:pPr>
        <w:rPr>
          <w:rFonts w:eastAsiaTheme="minorEastAsia"/>
        </w:rPr>
      </w:pPr>
    </w:p>
    <w:p w14:paraId="5D9B1EA0" w14:textId="551198F3" w:rsidR="00A96FA6" w:rsidRPr="00EF432E" w:rsidRDefault="00DF5159" w:rsidP="009F04AA">
      <w:pPr>
        <w:rPr>
          <w:lang w:val="es-CO"/>
        </w:rPr>
      </w:pPr>
      <w:r w:rsidRPr="00EF432E">
        <w:rPr>
          <w:lang w:val="es-CO"/>
        </w:rPr>
        <w:t xml:space="preserve">Esto nos </w:t>
      </w:r>
      <w:r w:rsidR="00234FB5" w:rsidRPr="00EF432E">
        <w:rPr>
          <w:lang w:val="es-CO"/>
        </w:rPr>
        <w:t>lleva a</w:t>
      </w:r>
      <w:r w:rsidR="00307CC2" w:rsidRPr="00EF432E">
        <w:rPr>
          <w:lang w:val="es-CO"/>
        </w:rPr>
        <w:t xml:space="preserve"> la definición de la hipótesis</w:t>
      </w:r>
      <w:r w:rsidR="003C5CE5" w:rsidRPr="00EF432E">
        <w:rPr>
          <w:lang w:val="es-CO"/>
        </w:rPr>
        <w:t xml:space="preserve"> nula </w:t>
      </w:r>
      <w:r w:rsidR="00936103" w:rsidRPr="00EF432E">
        <w:rPr>
          <w:lang w:val="es-CO"/>
        </w:rPr>
        <w:t xml:space="preserve">de ausencia de correlación serial de orden k, tiene una distribución normal estándar límite </w:t>
      </w:r>
      <w:r w:rsidR="00CA2D5F" w:rsidRPr="00EF432E">
        <w:rPr>
          <w:lang w:val="es-CO"/>
        </w:rPr>
        <w:t>k</w:t>
      </w:r>
      <w:r w:rsidR="004D0DEE" w:rsidRPr="00EF432E">
        <w:rPr>
          <w:lang w:val="es-CO"/>
        </w:rPr>
        <w:t xml:space="preserve"> definido por la siguiente </w:t>
      </w:r>
      <w:r w:rsidR="00FD1EB4" w:rsidRPr="00EF432E">
        <w:rPr>
          <w:lang w:val="es-CO"/>
        </w:rPr>
        <w:t>fórmula</w:t>
      </w:r>
      <w:r w:rsidR="004D0DEE" w:rsidRPr="00EF432E">
        <w:rPr>
          <w:lang w:val="es-CO"/>
        </w:rPr>
        <w:t>:</w:t>
      </w:r>
    </w:p>
    <w:p w14:paraId="5AD99C60" w14:textId="77777777" w:rsidR="00234FB5" w:rsidRPr="00EF432E" w:rsidRDefault="00234FB5" w:rsidP="009F04AA">
      <w:pPr>
        <w:rPr>
          <w:lang w:val="es-CO"/>
        </w:rPr>
      </w:pPr>
    </w:p>
    <w:p w14:paraId="60F3C67E" w14:textId="6A2D285A" w:rsidR="00234FB5" w:rsidRPr="00F07704" w:rsidRDefault="00000000" w:rsidP="009F04AA">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k</m:t>
              </m:r>
              <m:r>
                <w:rPr>
                  <w:rFonts w:ascii="Cambria Math" w:hAnsi="Cambria Math"/>
                </w:rPr>
                <m:t>,</m:t>
              </m:r>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up>
              <m:r>
                <w:rPr>
                  <w:rFonts w:ascii="Cambria Math" w:hAnsi="Cambria Math"/>
                </w:rPr>
                <m:t>T</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r>
                        <w:rPr>
                          <w:rFonts w:ascii="Cambria Math" w:hAnsi="Cambria Math"/>
                        </w:rPr>
                        <m:t>-</m:t>
                      </m:r>
                      <m:r>
                        <w:rPr>
                          <w:rFonts w:ascii="Cambria Math" w:hAnsi="Cambria Math"/>
                        </w:rPr>
                        <m:t>1</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r>
                                <w:rPr>
                                  <w:rFonts w:ascii="Cambria Math" w:hAnsi="Cambria Math"/>
                                </w:rPr>
                                <m:t>-</m:t>
                              </m:r>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i</m:t>
                              </m:r>
                            </m:sub>
                          </m:sSub>
                        </m:e>
                      </m:d>
                    </m:e>
                    <m:sup>
                      <m:r>
                        <w:rPr>
                          <w:rFonts w:ascii="Cambria Math" w:hAnsi="Cambria Math"/>
                        </w:rPr>
                        <m:t>2</m:t>
                      </m:r>
                    </m:sup>
                  </m:sSup>
                </m:e>
              </m:d>
            </m:e>
          </m:nary>
        </m:oMath>
      </m:oMathPara>
    </w:p>
    <w:p w14:paraId="5A03AE03" w14:textId="77777777" w:rsidR="004D0DEE" w:rsidRPr="00F07704" w:rsidRDefault="004D0DEE" w:rsidP="009F04AA">
      <w:pPr>
        <w:rPr>
          <w:rFonts w:eastAsiaTheme="minorEastAsia"/>
        </w:rPr>
      </w:pPr>
    </w:p>
    <w:p w14:paraId="1AA273A8" w14:textId="00A4FEBB" w:rsidR="00991862" w:rsidRPr="00F07704" w:rsidRDefault="00000000" w:rsidP="009F04A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ausencia</m:t>
          </m:r>
          <m:r>
            <w:rPr>
              <w:rFonts w:ascii="Cambria Math" w:eastAsiaTheme="minorEastAsia" w:hAnsi="Cambria Math"/>
            </w:rPr>
            <m:t xml:space="preserve"> </m:t>
          </m:r>
          <m:r>
            <w:rPr>
              <w:rFonts w:ascii="Cambria Math" w:eastAsiaTheme="minorEastAsia" w:hAnsi="Cambria Math"/>
            </w:rPr>
            <m:t>de</m:t>
          </m:r>
          <m:r>
            <w:rPr>
              <w:rFonts w:ascii="Cambria Math" w:eastAsiaTheme="minorEastAsia" w:hAnsi="Cambria Math"/>
            </w:rPr>
            <m:t xml:space="preserve"> </m:t>
          </m:r>
          <m:r>
            <w:rPr>
              <w:rFonts w:ascii="Cambria Math" w:eastAsiaTheme="minorEastAsia" w:hAnsi="Cambria Math"/>
            </w:rPr>
            <m:t>correlacion</m:t>
          </m:r>
          <m:r>
            <w:rPr>
              <w:rFonts w:ascii="Cambria Math" w:eastAsiaTheme="minorEastAsia" w:hAnsi="Cambria Math"/>
            </w:rPr>
            <m:t xml:space="preserve"> </m:t>
          </m:r>
          <m:r>
            <w:rPr>
              <w:rFonts w:ascii="Cambria Math" w:eastAsiaTheme="minorEastAsia" w:hAnsi="Cambria Math"/>
            </w:rPr>
            <m:t>en</m:t>
          </m:r>
          <m:r>
            <w:rPr>
              <w:rFonts w:ascii="Cambria Math" w:eastAsiaTheme="minorEastAsia" w:hAnsi="Cambria Math"/>
            </w:rPr>
            <m:t xml:space="preserve"> </m:t>
          </m:r>
          <m:r>
            <w:rPr>
              <w:rFonts w:ascii="Cambria Math" w:eastAsiaTheme="minorEastAsia" w:hAnsi="Cambria Math"/>
            </w:rPr>
            <m:t>serie</m:t>
          </m:r>
          <m:r>
            <w:rPr>
              <w:rFonts w:ascii="Cambria Math" w:eastAsiaTheme="minorEastAsia" w:hAnsi="Cambria Math"/>
            </w:rPr>
            <m:t xml:space="preserve"> </m:t>
          </m:r>
          <m:r>
            <w:rPr>
              <w:rFonts w:ascii="Cambria Math" w:eastAsiaTheme="minorEastAsia" w:hAnsi="Cambria Math"/>
            </w:rPr>
            <m:t>de</m:t>
          </m:r>
          <m:r>
            <w:rPr>
              <w:rFonts w:ascii="Cambria Math" w:eastAsiaTheme="minorEastAsia" w:hAnsi="Cambria Math"/>
            </w:rPr>
            <m:t xml:space="preserve"> </m:t>
          </m:r>
          <m:r>
            <w:rPr>
              <w:rFonts w:ascii="Cambria Math" w:eastAsiaTheme="minorEastAsia" w:hAnsi="Cambria Math"/>
            </w:rPr>
            <m:t>orden</m:t>
          </m:r>
          <m:r>
            <w:rPr>
              <w:rFonts w:ascii="Cambria Math" w:eastAsiaTheme="minorEastAsia" w:hAnsi="Cambria Math"/>
            </w:rPr>
            <m:t xml:space="preserve"> </m:t>
          </m:r>
          <m:r>
            <w:rPr>
              <w:rFonts w:ascii="Cambria Math" w:eastAsiaTheme="minorEastAsia" w:hAnsi="Cambria Math"/>
            </w:rPr>
            <m:t>k</m:t>
          </m:r>
        </m:oMath>
      </m:oMathPara>
    </w:p>
    <w:p w14:paraId="0CC4B209" w14:textId="1182047F" w:rsidR="00991862" w:rsidRPr="00F07704" w:rsidRDefault="00000000" w:rsidP="009F04A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presencia</m:t>
          </m:r>
          <m:r>
            <w:rPr>
              <w:rFonts w:ascii="Cambria Math" w:eastAsiaTheme="minorEastAsia" w:hAnsi="Cambria Math"/>
            </w:rPr>
            <m:t xml:space="preserve"> </m:t>
          </m:r>
          <m:r>
            <w:rPr>
              <w:rFonts w:ascii="Cambria Math" w:eastAsiaTheme="minorEastAsia" w:hAnsi="Cambria Math"/>
            </w:rPr>
            <m:t>de</m:t>
          </m:r>
          <m:r>
            <w:rPr>
              <w:rFonts w:ascii="Cambria Math" w:eastAsiaTheme="minorEastAsia" w:hAnsi="Cambria Math"/>
            </w:rPr>
            <m:t xml:space="preserve"> </m:t>
          </m:r>
          <m:r>
            <w:rPr>
              <w:rFonts w:ascii="Cambria Math" w:eastAsiaTheme="minorEastAsia" w:hAnsi="Cambria Math"/>
            </w:rPr>
            <m:t>correlacion</m:t>
          </m:r>
          <m:r>
            <w:rPr>
              <w:rFonts w:ascii="Cambria Math" w:eastAsiaTheme="minorEastAsia" w:hAnsi="Cambria Math"/>
            </w:rPr>
            <m:t xml:space="preserve"> </m:t>
          </m:r>
          <m:r>
            <w:rPr>
              <w:rFonts w:ascii="Cambria Math" w:eastAsiaTheme="minorEastAsia" w:hAnsi="Cambria Math"/>
            </w:rPr>
            <m:t>en</m:t>
          </m:r>
          <m:r>
            <w:rPr>
              <w:rFonts w:ascii="Cambria Math" w:eastAsiaTheme="minorEastAsia" w:hAnsi="Cambria Math"/>
            </w:rPr>
            <m:t xml:space="preserve"> </m:t>
          </m:r>
          <m:r>
            <w:rPr>
              <w:rFonts w:ascii="Cambria Math" w:eastAsiaTheme="minorEastAsia" w:hAnsi="Cambria Math"/>
            </w:rPr>
            <m:t>serie</m:t>
          </m:r>
          <m:r>
            <w:rPr>
              <w:rFonts w:ascii="Cambria Math" w:eastAsiaTheme="minorEastAsia" w:hAnsi="Cambria Math"/>
            </w:rPr>
            <m:t xml:space="preserve"> </m:t>
          </m:r>
          <m:r>
            <w:rPr>
              <w:rFonts w:ascii="Cambria Math" w:eastAsiaTheme="minorEastAsia" w:hAnsi="Cambria Math"/>
            </w:rPr>
            <m:t>de</m:t>
          </m:r>
          <m:r>
            <w:rPr>
              <w:rFonts w:ascii="Cambria Math" w:eastAsiaTheme="minorEastAsia" w:hAnsi="Cambria Math"/>
            </w:rPr>
            <m:t xml:space="preserve"> </m:t>
          </m:r>
          <m:r>
            <w:rPr>
              <w:rFonts w:ascii="Cambria Math" w:eastAsiaTheme="minorEastAsia" w:hAnsi="Cambria Math"/>
            </w:rPr>
            <m:t>orden</m:t>
          </m:r>
          <m:r>
            <w:rPr>
              <w:rFonts w:ascii="Cambria Math" w:eastAsiaTheme="minorEastAsia" w:hAnsi="Cambria Math"/>
            </w:rPr>
            <m:t xml:space="preserve"> </m:t>
          </m:r>
          <m:r>
            <w:rPr>
              <w:rFonts w:ascii="Cambria Math" w:eastAsiaTheme="minorEastAsia" w:hAnsi="Cambria Math"/>
            </w:rPr>
            <m:t>k</m:t>
          </m:r>
        </m:oMath>
      </m:oMathPara>
    </w:p>
    <w:p w14:paraId="17EA3B5C" w14:textId="77777777" w:rsidR="00DE796E" w:rsidRPr="00F07704" w:rsidRDefault="00DE796E" w:rsidP="009F04AA">
      <w:pPr>
        <w:rPr>
          <w:rFonts w:eastAsiaTheme="minorEastAsia"/>
        </w:rPr>
      </w:pPr>
    </w:p>
    <w:p w14:paraId="7A588B6A" w14:textId="29797A16" w:rsidR="00991862" w:rsidRPr="00EF432E" w:rsidRDefault="00991862" w:rsidP="009F04AA">
      <w:pPr>
        <w:rPr>
          <w:rFonts w:eastAsiaTheme="minorEastAsia"/>
          <w:lang w:val="es-CO"/>
        </w:rPr>
      </w:pPr>
      <w:r w:rsidRPr="00EF432E">
        <w:rPr>
          <w:rFonts w:eastAsiaTheme="minorEastAsia"/>
          <w:lang w:val="es-CO"/>
        </w:rPr>
        <w:t>Una vez definida la distribución normal</w:t>
      </w:r>
      <w:r w:rsidR="002161ED" w:rsidRPr="00EF432E">
        <w:rPr>
          <w:rFonts w:eastAsiaTheme="minorEastAsia"/>
          <w:lang w:val="es-CO"/>
        </w:rPr>
        <w:t xml:space="preserve"> estándar limite, se define el estadístico </w:t>
      </w:r>
      <m:oMath>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oMath>
      <w:r w:rsidR="00DE796E" w:rsidRPr="00EF432E">
        <w:rPr>
          <w:rFonts w:eastAsiaTheme="minorEastAsia"/>
          <w:lang w:val="es-CO"/>
        </w:rPr>
        <w:t xml:space="preserve"> como:</w:t>
      </w:r>
    </w:p>
    <w:p w14:paraId="6F338A70" w14:textId="77777777" w:rsidR="00333394" w:rsidRPr="00EF432E" w:rsidRDefault="00333394" w:rsidP="009F04AA">
      <w:pPr>
        <w:rPr>
          <w:rFonts w:eastAsiaTheme="minorEastAsia"/>
          <w:lang w:val="es-CO"/>
        </w:rPr>
      </w:pPr>
    </w:p>
    <w:p w14:paraId="3A10623E" w14:textId="6CB333F0" w:rsidR="003E3F70" w:rsidRPr="00F07704" w:rsidRDefault="003D1595" w:rsidP="0002793A">
      <w:pPr>
        <w:ind w:firstLine="0"/>
        <w:rPr>
          <w:rFonts w:eastAsiaTheme="minorEastAsia"/>
        </w:rPr>
      </w:pPr>
      <m:oMathPara>
        <m:oMathParaPr>
          <m:jc m:val="center"/>
        </m:oMathParaPr>
        <m:oMath>
          <m:r>
            <w:rPr>
              <w:rFonts w:ascii="Cambria Math" w:hAnsi="Cambria Math"/>
            </w:rPr>
            <w:lastRenderedPageBreak/>
            <m:t>L</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k,i</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k,i</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z</m:t>
                                  </m:r>
                                </m:e>
                                <m:sub>
                                  <m:r>
                                    <w:rPr>
                                      <w:rFonts w:ascii="Cambria Math" w:hAnsi="Cambria Math"/>
                                    </w:rPr>
                                    <m:t>k,i</m:t>
                                  </m:r>
                                </m:sub>
                              </m:sSub>
                            </m:e>
                          </m:nary>
                        </m:e>
                      </m:d>
                    </m:e>
                    <m:sup>
                      <m:r>
                        <w:rPr>
                          <w:rFonts w:ascii="Cambria Math" w:hAnsi="Cambria Math"/>
                        </w:rPr>
                        <m:t>2</m:t>
                      </m:r>
                    </m:sup>
                  </m:sSup>
                </m:e>
              </m:rad>
              <m:ctrlPr>
                <w:rPr>
                  <w:rFonts w:ascii="Cambria Math" w:hAnsi="Cambria Math"/>
                  <w:i/>
                  <w:lang w:val="es-ES"/>
                </w:rPr>
              </m:ctrlPr>
            </m:den>
          </m:f>
        </m:oMath>
      </m:oMathPara>
    </w:p>
    <w:p w14:paraId="33409C32" w14:textId="77777777" w:rsidR="00333394" w:rsidRPr="00F07704" w:rsidRDefault="00333394" w:rsidP="009F04AA"/>
    <w:p w14:paraId="1C626B8C" w14:textId="4052EEFF" w:rsidR="00333394" w:rsidRPr="00EF432E" w:rsidRDefault="00444481" w:rsidP="009F04AA">
      <w:pPr>
        <w:rPr>
          <w:rFonts w:eastAsiaTheme="minorEastAsia"/>
          <w:lang w:val="es-CO"/>
        </w:rPr>
      </w:pPr>
      <w:r w:rsidRPr="00EF432E">
        <w:rPr>
          <w:lang w:val="es-CO"/>
        </w:rPr>
        <w:t xml:space="preserve">La prueba LM sirve de base para el desarrollo de la prueba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Pr="00EF432E">
        <w:rPr>
          <w:rFonts w:eastAsiaTheme="minorEastAsia"/>
          <w:lang w:val="es-CO"/>
        </w:rPr>
        <w:t>, la cual prueba por autocorrelación hasta el orden p</w:t>
      </w:r>
      <w:r w:rsidR="00314E08" w:rsidRPr="00EF432E">
        <w:rPr>
          <w:rFonts w:eastAsiaTheme="minorEastAsia"/>
          <w:lang w:val="es-CO"/>
        </w:rPr>
        <w:t xml:space="preserve">. Dado que </w:t>
      </w:r>
      <w:r w:rsidR="00630D97" w:rsidRPr="00EF432E">
        <w:rPr>
          <w:rFonts w:eastAsiaTheme="minorEastAsia"/>
          <w:lang w:val="es-CO"/>
        </w:rPr>
        <w:t xml:space="preserve">nuestro análisis </w:t>
      </w:r>
      <w:r w:rsidR="007800E3" w:rsidRPr="00EF432E">
        <w:rPr>
          <w:rFonts w:eastAsiaTheme="minorEastAsia"/>
          <w:lang w:val="es-CO"/>
        </w:rPr>
        <w:t>está</w:t>
      </w:r>
      <w:r w:rsidR="00630D97" w:rsidRPr="00EF432E">
        <w:rPr>
          <w:rFonts w:eastAsiaTheme="minorEastAsia"/>
          <w:lang w:val="es-CO"/>
        </w:rPr>
        <w:t xml:space="preserve"> interesado en autocorrelación de ano a ano, </w:t>
      </w:r>
      <w:r w:rsidR="001E711B" w:rsidRPr="00EF432E">
        <w:rPr>
          <w:rFonts w:eastAsiaTheme="minorEastAsia"/>
          <w:lang w:val="es-CO"/>
        </w:rPr>
        <w:t xml:space="preserve">nos interesa un análisis </w:t>
      </w:r>
      <m:oMath>
        <m:r>
          <w:rPr>
            <w:rFonts w:ascii="Cambria Math" w:eastAsiaTheme="minorEastAsia" w:hAnsi="Cambria Math"/>
          </w:rPr>
          <m:t>k</m:t>
        </m:r>
        <m:r>
          <w:rPr>
            <w:rFonts w:ascii="Cambria Math" w:eastAsiaTheme="minorEastAsia" w:hAnsi="Cambria Math"/>
            <w:lang w:val="es-CO"/>
          </w:rPr>
          <m:t>=</m:t>
        </m:r>
        <m:r>
          <w:rPr>
            <w:rFonts w:ascii="Cambria Math" w:eastAsiaTheme="minorEastAsia" w:hAnsi="Cambria Math"/>
          </w:rPr>
          <m:t>p</m:t>
        </m:r>
        <m:r>
          <w:rPr>
            <w:rFonts w:ascii="Cambria Math" w:eastAsiaTheme="minorEastAsia" w:hAnsi="Cambria Math"/>
            <w:lang w:val="es-CO"/>
          </w:rPr>
          <m:t>=1</m:t>
        </m:r>
      </m:oMath>
      <w:r w:rsidR="001E711B" w:rsidRPr="00EF432E">
        <w:rPr>
          <w:rFonts w:eastAsiaTheme="minorEastAsia"/>
          <w:lang w:val="es-CO"/>
        </w:rPr>
        <w:t xml:space="preserve">, por </w:t>
      </w:r>
      <w:r w:rsidR="007800E3" w:rsidRPr="00EF432E">
        <w:rPr>
          <w:rFonts w:eastAsiaTheme="minorEastAsia"/>
          <w:lang w:val="es-CO"/>
        </w:rPr>
        <w:t>ende,</w:t>
      </w:r>
      <w:r w:rsidR="001E711B" w:rsidRPr="00EF432E">
        <w:rPr>
          <w:rFonts w:eastAsiaTheme="minorEastAsia"/>
          <w:lang w:val="es-CO"/>
        </w:rPr>
        <w:t xml:space="preserve"> no se </w:t>
      </w:r>
      <w:r w:rsidR="004D248F" w:rsidRPr="00EF432E">
        <w:rPr>
          <w:rFonts w:eastAsiaTheme="minorEastAsia"/>
          <w:lang w:val="es-CO"/>
        </w:rPr>
        <w:t>entrará</w:t>
      </w:r>
      <w:r w:rsidR="001E711B" w:rsidRPr="00EF432E">
        <w:rPr>
          <w:rFonts w:eastAsiaTheme="minorEastAsia"/>
          <w:lang w:val="es-CO"/>
        </w:rPr>
        <w:t xml:space="preserve"> en detalle </w:t>
      </w:r>
      <w:r w:rsidR="00671377" w:rsidRPr="00EF432E">
        <w:rPr>
          <w:rFonts w:eastAsiaTheme="minorEastAsia"/>
          <w:lang w:val="es-CO"/>
        </w:rPr>
        <w:t xml:space="preserve">en la explicación de la prueba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oMath>
      <w:r w:rsidR="00671377" w:rsidRPr="00EF432E">
        <w:rPr>
          <w:rFonts w:eastAsiaTheme="minorEastAsia"/>
          <w:lang w:val="es-CO"/>
        </w:rPr>
        <w:t xml:space="preserve"> ni su funcionamiento.</w:t>
      </w:r>
    </w:p>
    <w:p w14:paraId="2454BED5" w14:textId="77777777" w:rsidR="00333394" w:rsidRPr="00EF432E" w:rsidRDefault="00333394" w:rsidP="009F04AA">
      <w:pPr>
        <w:rPr>
          <w:rFonts w:eastAsiaTheme="minorEastAsia"/>
          <w:lang w:val="es-CO"/>
        </w:rPr>
      </w:pPr>
    </w:p>
    <w:p w14:paraId="66A73950" w14:textId="588139E1" w:rsidR="00A96FA6" w:rsidRPr="00EF432E" w:rsidRDefault="00333394" w:rsidP="004D41DB">
      <w:pPr>
        <w:rPr>
          <w:rFonts w:eastAsiaTheme="minorEastAsia"/>
          <w:lang w:val="es-CO"/>
        </w:rPr>
      </w:pPr>
      <w:r w:rsidRPr="00EF432E">
        <w:rPr>
          <w:rFonts w:eastAsiaTheme="minorEastAsia"/>
          <w:lang w:val="es-CO"/>
        </w:rPr>
        <w:t>Tras realizar la prueba, se obtuvieron los siguientes resultados:</w:t>
      </w:r>
    </w:p>
    <w:p w14:paraId="33B8B9F2" w14:textId="77777777" w:rsidR="007800E3" w:rsidRPr="00EF432E" w:rsidRDefault="007800E3" w:rsidP="004D41DB">
      <w:pPr>
        <w:rPr>
          <w:rFonts w:eastAsiaTheme="minorEastAsia"/>
          <w:lang w:val="es-CO"/>
        </w:rPr>
      </w:pPr>
    </w:p>
    <w:p w14:paraId="4F32B80B" w14:textId="46505596" w:rsidR="004D41DB" w:rsidRPr="00F07704" w:rsidRDefault="00000000" w:rsidP="004D41D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r>
            <w:rPr>
              <w:rFonts w:ascii="Cambria Math" w:eastAsiaTheme="minorEastAsia" w:hAnsi="Cambria Math"/>
            </w:rPr>
            <m:t>=6.21</m:t>
          </m:r>
        </m:oMath>
      </m:oMathPara>
    </w:p>
    <w:p w14:paraId="2D62AB5D" w14:textId="05BC7914" w:rsidR="004D41DB" w:rsidRPr="00F07704" w:rsidRDefault="004D41DB" w:rsidP="004D41DB">
      <w:pPr>
        <w:rPr>
          <w:rFonts w:eastAsiaTheme="minorEastAsia"/>
        </w:rPr>
      </w:pPr>
      <m:oMathPara>
        <m:oMath>
          <m:r>
            <w:rPr>
              <w:rFonts w:ascii="Cambria Math" w:eastAsiaTheme="minorEastAsia" w:hAnsi="Cambria Math"/>
            </w:rPr>
            <m:t>P-Value=0.013</m:t>
          </m:r>
        </m:oMath>
      </m:oMathPara>
    </w:p>
    <w:p w14:paraId="4586BA7B" w14:textId="77777777" w:rsidR="007800E3" w:rsidRPr="00F07704" w:rsidRDefault="007800E3" w:rsidP="004D41DB">
      <w:pPr>
        <w:rPr>
          <w:rFonts w:eastAsiaTheme="minorEastAsia"/>
        </w:rPr>
      </w:pPr>
    </w:p>
    <w:p w14:paraId="48FCE2FE" w14:textId="0B926096" w:rsidR="004D41DB" w:rsidRPr="00EF432E" w:rsidRDefault="002C06E6" w:rsidP="004D41DB">
      <w:pPr>
        <w:rPr>
          <w:rFonts w:eastAsiaTheme="minorEastAsia"/>
          <w:lang w:val="es-CO"/>
        </w:rPr>
      </w:pPr>
      <w:r w:rsidRPr="00EF432E">
        <w:rPr>
          <w:rFonts w:eastAsiaTheme="minorEastAsia"/>
          <w:lang w:val="es-CO"/>
        </w:rPr>
        <w:t xml:space="preserve">Dado que el P-Value es menor al </w:t>
      </w:r>
      <w:r w:rsidR="00B91640" w:rsidRPr="00EF432E">
        <w:rPr>
          <w:rFonts w:eastAsiaTheme="minorEastAsia"/>
          <w:lang w:val="es-CO"/>
        </w:rPr>
        <w:t>nivel</w:t>
      </w:r>
      <w:r w:rsidRPr="00EF432E">
        <w:rPr>
          <w:rFonts w:eastAsiaTheme="minorEastAsia"/>
          <w:lang w:val="es-CO"/>
        </w:rPr>
        <w:t xml:space="preserve"> de significancia </w:t>
      </w:r>
      <m:oMath>
        <m:r>
          <w:rPr>
            <w:rFonts w:ascii="Cambria Math" w:eastAsiaTheme="minorEastAsia" w:hAnsi="Cambria Math"/>
          </w:rPr>
          <m:t>α</m:t>
        </m:r>
        <m:r>
          <w:rPr>
            <w:rFonts w:ascii="Cambria Math" w:eastAsiaTheme="minorEastAsia" w:hAnsi="Cambria Math"/>
            <w:lang w:val="es-CO"/>
          </w:rPr>
          <m:t>=5%</m:t>
        </m:r>
      </m:oMath>
      <w:r w:rsidR="00B91640" w:rsidRPr="00EF432E">
        <w:rPr>
          <w:rFonts w:eastAsiaTheme="minorEastAsia"/>
          <w:lang w:val="es-CO"/>
        </w:rPr>
        <w:t>, se rechaza la hipótesis nula y se concluye que existe evidencia estadística de autocorrelación en los residuos del modelo completo.</w:t>
      </w:r>
    </w:p>
    <w:p w14:paraId="0B06C1C9" w14:textId="77777777" w:rsidR="00372057" w:rsidRPr="00EF432E" w:rsidRDefault="00372057" w:rsidP="009F04AA">
      <w:pPr>
        <w:rPr>
          <w:lang w:val="es-CO"/>
        </w:rPr>
      </w:pPr>
    </w:p>
    <w:p w14:paraId="0CF5FC0B" w14:textId="12EBD531" w:rsidR="00590684" w:rsidRPr="00F07704" w:rsidRDefault="00E83D28" w:rsidP="007D0558">
      <w:pPr>
        <w:pStyle w:val="Tesis3"/>
        <w:rPr>
          <w:lang w:val="es-US"/>
        </w:rPr>
      </w:pPr>
      <w:bookmarkStart w:id="84" w:name="_Toc165284763"/>
      <w:bookmarkStart w:id="85" w:name="_Toc165963736"/>
      <w:r w:rsidRPr="00F07704">
        <w:rPr>
          <w:lang w:val="es-US"/>
        </w:rPr>
        <w:t>Modelo</w:t>
      </w:r>
      <w:r w:rsidR="00590684" w:rsidRPr="00F07704">
        <w:rPr>
          <w:lang w:val="es-US"/>
        </w:rPr>
        <w:t xml:space="preserve"> final</w:t>
      </w:r>
      <w:bookmarkEnd w:id="84"/>
      <w:bookmarkEnd w:id="85"/>
    </w:p>
    <w:p w14:paraId="55D5F12E" w14:textId="13D913B4" w:rsidR="00CD6A65" w:rsidRPr="00EF432E" w:rsidRDefault="00CD6A65" w:rsidP="00CD6A65">
      <w:pPr>
        <w:rPr>
          <w:lang w:val="es-CO"/>
        </w:rPr>
      </w:pPr>
      <w:r w:rsidRPr="00EF432E">
        <w:rPr>
          <w:lang w:val="es-CO"/>
        </w:rPr>
        <w:t xml:space="preserve">Tras determinar el modelo a ser utilizado como un modelo de regresión de efectos fijos, </w:t>
      </w:r>
      <w:r w:rsidR="00671485" w:rsidRPr="00EF432E">
        <w:rPr>
          <w:lang w:val="es-CO"/>
        </w:rPr>
        <w:t>se procedió a evaluar que variables incluir en el modelo. Para esto</w:t>
      </w:r>
      <w:r w:rsidR="004E4ECE" w:rsidRPr="00EF432E">
        <w:rPr>
          <w:lang w:val="es-CO"/>
        </w:rPr>
        <w:t xml:space="preserve">, </w:t>
      </w:r>
      <w:r w:rsidR="00671485" w:rsidRPr="00EF432E">
        <w:rPr>
          <w:lang w:val="es-CO"/>
        </w:rPr>
        <w:t>se t</w:t>
      </w:r>
      <w:r w:rsidR="004E4ECE" w:rsidRPr="00EF432E">
        <w:rPr>
          <w:lang w:val="es-CO"/>
        </w:rPr>
        <w:t>omaron</w:t>
      </w:r>
      <w:r w:rsidR="00671485" w:rsidRPr="00EF432E">
        <w:rPr>
          <w:lang w:val="es-CO"/>
        </w:rPr>
        <w:t xml:space="preserve"> en cuenta varios factores, principalmente los siguientes:</w:t>
      </w:r>
    </w:p>
    <w:p w14:paraId="129D1188" w14:textId="45763334" w:rsidR="00671485" w:rsidRPr="00EF432E" w:rsidRDefault="004E4ECE" w:rsidP="00671485">
      <w:pPr>
        <w:pStyle w:val="Prrafodelista"/>
        <w:numPr>
          <w:ilvl w:val="0"/>
          <w:numId w:val="3"/>
        </w:numPr>
        <w:rPr>
          <w:lang w:val="es-CO"/>
        </w:rPr>
      </w:pPr>
      <w:r w:rsidRPr="00EF432E">
        <w:rPr>
          <w:lang w:val="es-CO"/>
        </w:rPr>
        <w:t xml:space="preserve">P-Value </w:t>
      </w:r>
      <w:r w:rsidR="002E4F70" w:rsidRPr="00EF432E">
        <w:rPr>
          <w:lang w:val="es-CO"/>
        </w:rPr>
        <w:t xml:space="preserve">individual </w:t>
      </w:r>
      <w:r w:rsidRPr="00EF432E">
        <w:rPr>
          <w:lang w:val="es-CO"/>
        </w:rPr>
        <w:t>tras correr el modelo</w:t>
      </w:r>
    </w:p>
    <w:p w14:paraId="53713B0D" w14:textId="7D40E7CF" w:rsidR="004E4ECE" w:rsidRPr="00F07704" w:rsidRDefault="00DC5D14" w:rsidP="00671485">
      <w:pPr>
        <w:pStyle w:val="Prrafodelista"/>
        <w:numPr>
          <w:ilvl w:val="0"/>
          <w:numId w:val="3"/>
        </w:numPr>
      </w:pPr>
      <w:proofErr w:type="spellStart"/>
      <w:r w:rsidRPr="00F07704">
        <w:t>Importancia</w:t>
      </w:r>
      <w:proofErr w:type="spellEnd"/>
      <w:r w:rsidR="002E4F70" w:rsidRPr="00F07704">
        <w:t xml:space="preserve"> </w:t>
      </w:r>
      <w:proofErr w:type="spellStart"/>
      <w:r w:rsidR="002E4F70" w:rsidRPr="00F07704">
        <w:t>teórica</w:t>
      </w:r>
      <w:proofErr w:type="spellEnd"/>
      <w:r w:rsidR="002E4F70" w:rsidRPr="00F07704">
        <w:t xml:space="preserve"> de las variables</w:t>
      </w:r>
    </w:p>
    <w:p w14:paraId="23036448" w14:textId="0A9F5763" w:rsidR="002E4F70" w:rsidRPr="00EF432E" w:rsidRDefault="00EB19D7" w:rsidP="00671485">
      <w:pPr>
        <w:pStyle w:val="Prrafodelista"/>
        <w:numPr>
          <w:ilvl w:val="0"/>
          <w:numId w:val="3"/>
        </w:numPr>
        <w:rPr>
          <w:lang w:val="es-CO"/>
        </w:rPr>
      </w:pPr>
      <w:r w:rsidRPr="00EF432E">
        <w:rPr>
          <w:lang w:val="es-CO"/>
        </w:rPr>
        <w:t>Estudio del contexto trabajado</w:t>
      </w:r>
      <w:r w:rsidR="00EF7ED4" w:rsidRPr="00EF432E">
        <w:rPr>
          <w:lang w:val="es-CO"/>
        </w:rPr>
        <w:t xml:space="preserve"> durante la tesis</w:t>
      </w:r>
    </w:p>
    <w:p w14:paraId="7A41C14C" w14:textId="1D765869" w:rsidR="004D088C" w:rsidRPr="00EF432E" w:rsidRDefault="00330E73" w:rsidP="00330E73">
      <w:pPr>
        <w:ind w:firstLine="0"/>
        <w:rPr>
          <w:lang w:val="es-CO"/>
        </w:rPr>
      </w:pPr>
      <w:r w:rsidRPr="00EF432E">
        <w:rPr>
          <w:lang w:val="es-CO"/>
        </w:rPr>
        <w:lastRenderedPageBreak/>
        <w:t xml:space="preserve">Dado </w:t>
      </w:r>
      <w:r w:rsidR="00F440F5" w:rsidRPr="00EF432E">
        <w:rPr>
          <w:lang w:val="es-CO"/>
        </w:rPr>
        <w:t>que el modelo</w:t>
      </w:r>
      <w:r w:rsidR="00D92A4F" w:rsidRPr="00EF432E">
        <w:rPr>
          <w:lang w:val="es-CO"/>
        </w:rPr>
        <w:t xml:space="preserve"> presenta</w:t>
      </w:r>
      <w:r w:rsidR="00F440F5" w:rsidRPr="00EF432E">
        <w:rPr>
          <w:lang w:val="es-CO"/>
        </w:rPr>
        <w:t xml:space="preserve"> problemas de </w:t>
      </w:r>
      <w:r w:rsidR="003E6662" w:rsidRPr="00EF432E">
        <w:rPr>
          <w:lang w:val="es-CO"/>
        </w:rPr>
        <w:t>heteroscedasticidad</w:t>
      </w:r>
      <w:r w:rsidR="00D92A4F" w:rsidRPr="00EF432E">
        <w:rPr>
          <w:lang w:val="es-CO"/>
        </w:rPr>
        <w:t xml:space="preserve"> y autocorrelación, el modelo completo fue corrido </w:t>
      </w:r>
      <w:r w:rsidR="00FD0E56" w:rsidRPr="00EF432E">
        <w:rPr>
          <w:lang w:val="es-CO"/>
        </w:rPr>
        <w:t xml:space="preserve">con la opción </w:t>
      </w:r>
      <w:proofErr w:type="spellStart"/>
      <w:r w:rsidR="00E663FC" w:rsidRPr="00EF432E">
        <w:rPr>
          <w:lang w:val="es-CO"/>
        </w:rPr>
        <w:t>vce</w:t>
      </w:r>
      <w:proofErr w:type="spellEnd"/>
      <w:r w:rsidR="00E663FC" w:rsidRPr="00EF432E">
        <w:rPr>
          <w:lang w:val="es-CO"/>
        </w:rPr>
        <w:t>(</w:t>
      </w:r>
      <w:proofErr w:type="spellStart"/>
      <w:r w:rsidR="00E663FC" w:rsidRPr="00EF432E">
        <w:rPr>
          <w:lang w:val="es-CO"/>
        </w:rPr>
        <w:t>robust</w:t>
      </w:r>
      <w:proofErr w:type="spellEnd"/>
      <w:r w:rsidR="00E663FC" w:rsidRPr="00EF432E">
        <w:rPr>
          <w:lang w:val="es-CO"/>
        </w:rPr>
        <w:t xml:space="preserve">) del comando </w:t>
      </w:r>
      <w:proofErr w:type="spellStart"/>
      <w:r w:rsidR="00E663FC" w:rsidRPr="00EF432E">
        <w:rPr>
          <w:lang w:val="es-CO"/>
        </w:rPr>
        <w:t>xtreg</w:t>
      </w:r>
      <w:proofErr w:type="spellEnd"/>
      <w:r w:rsidR="00E663FC" w:rsidRPr="00EF432E">
        <w:rPr>
          <w:lang w:val="es-CO"/>
        </w:rPr>
        <w:t xml:space="preserve"> en Stata. </w:t>
      </w:r>
      <w:r w:rsidR="003E6662" w:rsidRPr="00EF432E">
        <w:rPr>
          <w:lang w:val="es-CO"/>
        </w:rPr>
        <w:t>Es</w:t>
      </w:r>
      <w:r w:rsidR="00E663FC" w:rsidRPr="00EF432E">
        <w:rPr>
          <w:lang w:val="es-CO"/>
        </w:rPr>
        <w:t xml:space="preserve">ta adición corrige tanto el modelo en términos de autocorrelación como en términos de </w:t>
      </w:r>
      <w:r w:rsidR="002118C0" w:rsidRPr="00EF432E">
        <w:rPr>
          <w:lang w:val="es-CO"/>
        </w:rPr>
        <w:t>heteroscedasticidad, incrementando significativamente la exactitud y confiabilidad del modelo.</w:t>
      </w:r>
      <w:r w:rsidR="003D4AE0" w:rsidRPr="00EF432E">
        <w:rPr>
          <w:lang w:val="es-CO"/>
        </w:rPr>
        <w:t xml:space="preserve"> Los resultados del modelo completo se presentan </w:t>
      </w:r>
      <w:r w:rsidR="004D088C" w:rsidRPr="00EF432E">
        <w:rPr>
          <w:lang w:val="es-CO"/>
        </w:rPr>
        <w:t>en la tabla 3.</w:t>
      </w:r>
    </w:p>
    <w:p w14:paraId="472A3F9C" w14:textId="77777777" w:rsidR="0076710A" w:rsidRPr="00EF432E" w:rsidRDefault="0076710A" w:rsidP="00330E73">
      <w:pPr>
        <w:ind w:firstLine="0"/>
        <w:rPr>
          <w:lang w:val="es-CO"/>
        </w:rPr>
      </w:pPr>
    </w:p>
    <w:tbl>
      <w:tblPr>
        <w:tblW w:w="9360" w:type="dxa"/>
        <w:jc w:val="center"/>
        <w:tblLook w:val="04A0" w:firstRow="1" w:lastRow="0" w:firstColumn="1" w:lastColumn="0" w:noHBand="0" w:noVBand="1"/>
      </w:tblPr>
      <w:tblGrid>
        <w:gridCol w:w="1620"/>
        <w:gridCol w:w="1301"/>
        <w:gridCol w:w="1555"/>
        <w:gridCol w:w="1221"/>
        <w:gridCol w:w="1221"/>
        <w:gridCol w:w="1221"/>
        <w:gridCol w:w="1221"/>
      </w:tblGrid>
      <w:tr w:rsidR="00FA54F9" w:rsidRPr="00946467" w14:paraId="0E40FD83" w14:textId="77777777" w:rsidTr="005645C4">
        <w:trPr>
          <w:trHeight w:val="317"/>
          <w:jc w:val="center"/>
        </w:trPr>
        <w:tc>
          <w:tcPr>
            <w:tcW w:w="1620" w:type="dxa"/>
            <w:vMerge w:val="restart"/>
            <w:tcBorders>
              <w:top w:val="single" w:sz="4" w:space="0" w:color="auto"/>
              <w:left w:val="nil"/>
              <w:bottom w:val="single" w:sz="4" w:space="0" w:color="000000"/>
              <w:right w:val="single" w:sz="4" w:space="0" w:color="auto"/>
            </w:tcBorders>
            <w:shd w:val="clear" w:color="auto" w:fill="auto"/>
            <w:noWrap/>
            <w:vAlign w:val="center"/>
            <w:hideMark/>
          </w:tcPr>
          <w:p w14:paraId="53C3C9A3"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1301"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191B446A"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Coefficient</w:t>
            </w:r>
          </w:p>
        </w:tc>
        <w:tc>
          <w:tcPr>
            <w:tcW w:w="1555" w:type="dxa"/>
            <w:vMerge w:val="restart"/>
            <w:tcBorders>
              <w:top w:val="single" w:sz="4" w:space="0" w:color="auto"/>
              <w:left w:val="nil"/>
              <w:bottom w:val="single" w:sz="4" w:space="0" w:color="000000"/>
              <w:right w:val="nil"/>
            </w:tcBorders>
            <w:shd w:val="clear" w:color="auto" w:fill="auto"/>
            <w:noWrap/>
            <w:vAlign w:val="center"/>
            <w:hideMark/>
          </w:tcPr>
          <w:p w14:paraId="461C53F3"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Robust Std. Err.</w:t>
            </w:r>
          </w:p>
        </w:tc>
        <w:tc>
          <w:tcPr>
            <w:tcW w:w="1221" w:type="dxa"/>
            <w:vMerge w:val="restart"/>
            <w:tcBorders>
              <w:top w:val="single" w:sz="4" w:space="0" w:color="auto"/>
              <w:left w:val="nil"/>
              <w:bottom w:val="single" w:sz="4" w:space="0" w:color="000000"/>
              <w:right w:val="nil"/>
            </w:tcBorders>
            <w:shd w:val="clear" w:color="auto" w:fill="auto"/>
            <w:noWrap/>
            <w:vAlign w:val="center"/>
            <w:hideMark/>
          </w:tcPr>
          <w:p w14:paraId="47CD6905"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t</w:t>
            </w:r>
          </w:p>
        </w:tc>
        <w:tc>
          <w:tcPr>
            <w:tcW w:w="1221" w:type="dxa"/>
            <w:vMerge w:val="restart"/>
            <w:tcBorders>
              <w:top w:val="single" w:sz="4" w:space="0" w:color="auto"/>
              <w:left w:val="nil"/>
              <w:bottom w:val="single" w:sz="4" w:space="0" w:color="000000"/>
              <w:right w:val="nil"/>
            </w:tcBorders>
            <w:shd w:val="clear" w:color="auto" w:fill="auto"/>
            <w:noWrap/>
            <w:vAlign w:val="center"/>
            <w:hideMark/>
          </w:tcPr>
          <w:p w14:paraId="2E42B331" w14:textId="36DBA724" w:rsidR="00FA54F9" w:rsidRPr="00F07704" w:rsidRDefault="00FA54F9" w:rsidP="00FA54F9">
            <w:pPr>
              <w:spacing w:line="240" w:lineRule="auto"/>
              <w:ind w:firstLine="0"/>
              <w:jc w:val="center"/>
              <w:rPr>
                <w:rFonts w:eastAsia="Times New Roman" w:cs="Times New Roman"/>
                <w:b/>
                <w:color w:val="000000"/>
                <w:sz w:val="22"/>
              </w:rPr>
            </w:pPr>
            <m:oMathPara>
              <m:oMath>
                <m:r>
                  <m:rPr>
                    <m:sty m:val="bi"/>
                  </m:rPr>
                  <w:rPr>
                    <w:rFonts w:ascii="Cambria Math" w:eastAsia="Times New Roman" w:hAnsi="Cambria Math" w:cs="Times New Roman"/>
                    <w:color w:val="000000"/>
                    <w:sz w:val="22"/>
                  </w:rPr>
                  <m:t>p&gt;|t|</m:t>
                </m:r>
              </m:oMath>
            </m:oMathPara>
          </w:p>
        </w:tc>
        <w:tc>
          <w:tcPr>
            <w:tcW w:w="2442" w:type="dxa"/>
            <w:gridSpan w:val="2"/>
            <w:tcBorders>
              <w:top w:val="single" w:sz="4" w:space="0" w:color="auto"/>
              <w:left w:val="nil"/>
              <w:bottom w:val="nil"/>
              <w:right w:val="nil"/>
            </w:tcBorders>
            <w:shd w:val="clear" w:color="auto" w:fill="auto"/>
            <w:noWrap/>
            <w:vAlign w:val="bottom"/>
            <w:hideMark/>
          </w:tcPr>
          <w:p w14:paraId="4FE1387D"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95% conf. interval</w:t>
            </w:r>
          </w:p>
        </w:tc>
      </w:tr>
      <w:tr w:rsidR="00FA54F9" w:rsidRPr="00946467" w14:paraId="1FD949B1" w14:textId="77777777" w:rsidTr="005645C4">
        <w:trPr>
          <w:trHeight w:val="317"/>
          <w:jc w:val="center"/>
        </w:trPr>
        <w:tc>
          <w:tcPr>
            <w:tcW w:w="1620" w:type="dxa"/>
            <w:vMerge/>
            <w:tcBorders>
              <w:top w:val="single" w:sz="4" w:space="0" w:color="auto"/>
              <w:left w:val="nil"/>
              <w:bottom w:val="single" w:sz="4" w:space="0" w:color="000000"/>
              <w:right w:val="single" w:sz="4" w:space="0" w:color="auto"/>
            </w:tcBorders>
            <w:vAlign w:val="center"/>
            <w:hideMark/>
          </w:tcPr>
          <w:p w14:paraId="6E4A45DB" w14:textId="77777777" w:rsidR="00FA54F9" w:rsidRPr="00F07704" w:rsidRDefault="00FA54F9" w:rsidP="00FA54F9">
            <w:pPr>
              <w:spacing w:line="240" w:lineRule="auto"/>
              <w:ind w:firstLine="0"/>
              <w:jc w:val="left"/>
              <w:rPr>
                <w:rFonts w:eastAsia="Times New Roman" w:cs="Times New Roman"/>
                <w:b/>
                <w:color w:val="000000"/>
                <w:sz w:val="22"/>
              </w:rPr>
            </w:pPr>
          </w:p>
        </w:tc>
        <w:tc>
          <w:tcPr>
            <w:tcW w:w="1301" w:type="dxa"/>
            <w:vMerge/>
            <w:tcBorders>
              <w:top w:val="single" w:sz="4" w:space="0" w:color="auto"/>
              <w:left w:val="single" w:sz="4" w:space="0" w:color="auto"/>
              <w:bottom w:val="single" w:sz="4" w:space="0" w:color="000000"/>
              <w:right w:val="nil"/>
            </w:tcBorders>
            <w:vAlign w:val="center"/>
            <w:hideMark/>
          </w:tcPr>
          <w:p w14:paraId="3266D666" w14:textId="77777777" w:rsidR="00FA54F9" w:rsidRPr="00F07704" w:rsidRDefault="00FA54F9" w:rsidP="00FA54F9">
            <w:pPr>
              <w:spacing w:line="240" w:lineRule="auto"/>
              <w:ind w:firstLine="0"/>
              <w:jc w:val="left"/>
              <w:rPr>
                <w:rFonts w:eastAsia="Times New Roman" w:cs="Times New Roman"/>
                <w:b/>
                <w:color w:val="000000"/>
                <w:sz w:val="22"/>
              </w:rPr>
            </w:pPr>
          </w:p>
        </w:tc>
        <w:tc>
          <w:tcPr>
            <w:tcW w:w="1555" w:type="dxa"/>
            <w:vMerge/>
            <w:tcBorders>
              <w:top w:val="single" w:sz="4" w:space="0" w:color="auto"/>
              <w:left w:val="nil"/>
              <w:bottom w:val="single" w:sz="4" w:space="0" w:color="000000"/>
              <w:right w:val="nil"/>
            </w:tcBorders>
            <w:vAlign w:val="center"/>
            <w:hideMark/>
          </w:tcPr>
          <w:p w14:paraId="2E3BDA00" w14:textId="77777777" w:rsidR="00FA54F9" w:rsidRPr="00F07704" w:rsidRDefault="00FA54F9" w:rsidP="00FA54F9">
            <w:pPr>
              <w:spacing w:line="240" w:lineRule="auto"/>
              <w:ind w:firstLine="0"/>
              <w:jc w:val="left"/>
              <w:rPr>
                <w:rFonts w:eastAsia="Times New Roman" w:cs="Times New Roman"/>
                <w:b/>
                <w:color w:val="000000"/>
                <w:sz w:val="22"/>
              </w:rPr>
            </w:pPr>
          </w:p>
        </w:tc>
        <w:tc>
          <w:tcPr>
            <w:tcW w:w="1221" w:type="dxa"/>
            <w:vMerge/>
            <w:tcBorders>
              <w:top w:val="single" w:sz="4" w:space="0" w:color="auto"/>
              <w:left w:val="nil"/>
              <w:bottom w:val="single" w:sz="4" w:space="0" w:color="000000"/>
              <w:right w:val="nil"/>
            </w:tcBorders>
            <w:vAlign w:val="center"/>
            <w:hideMark/>
          </w:tcPr>
          <w:p w14:paraId="49270EC3" w14:textId="77777777" w:rsidR="00FA54F9" w:rsidRPr="00F07704" w:rsidRDefault="00FA54F9" w:rsidP="00FA54F9">
            <w:pPr>
              <w:spacing w:line="240" w:lineRule="auto"/>
              <w:ind w:firstLine="0"/>
              <w:jc w:val="left"/>
              <w:rPr>
                <w:rFonts w:eastAsia="Times New Roman" w:cs="Times New Roman"/>
                <w:b/>
                <w:color w:val="000000"/>
                <w:sz w:val="22"/>
              </w:rPr>
            </w:pPr>
          </w:p>
        </w:tc>
        <w:tc>
          <w:tcPr>
            <w:tcW w:w="1221" w:type="dxa"/>
            <w:vMerge/>
            <w:tcBorders>
              <w:top w:val="single" w:sz="4" w:space="0" w:color="auto"/>
              <w:left w:val="nil"/>
              <w:bottom w:val="single" w:sz="4" w:space="0" w:color="000000"/>
              <w:right w:val="nil"/>
            </w:tcBorders>
            <w:vAlign w:val="center"/>
            <w:hideMark/>
          </w:tcPr>
          <w:p w14:paraId="7A6E23BB" w14:textId="77777777" w:rsidR="00FA54F9" w:rsidRPr="00F07704" w:rsidRDefault="00FA54F9" w:rsidP="00FA54F9">
            <w:pPr>
              <w:spacing w:line="240" w:lineRule="auto"/>
              <w:ind w:firstLine="0"/>
              <w:jc w:val="left"/>
              <w:rPr>
                <w:rFonts w:eastAsia="Times New Roman" w:cs="Times New Roman"/>
                <w:b/>
                <w:color w:val="000000"/>
                <w:sz w:val="22"/>
              </w:rPr>
            </w:pPr>
          </w:p>
        </w:tc>
        <w:tc>
          <w:tcPr>
            <w:tcW w:w="1221" w:type="dxa"/>
            <w:tcBorders>
              <w:top w:val="nil"/>
              <w:left w:val="nil"/>
              <w:bottom w:val="single" w:sz="4" w:space="0" w:color="auto"/>
              <w:right w:val="nil"/>
            </w:tcBorders>
            <w:shd w:val="clear" w:color="auto" w:fill="auto"/>
            <w:noWrap/>
            <w:vAlign w:val="bottom"/>
            <w:hideMark/>
          </w:tcPr>
          <w:p w14:paraId="6E5DB56A"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Lower lim.</w:t>
            </w:r>
          </w:p>
        </w:tc>
        <w:tc>
          <w:tcPr>
            <w:tcW w:w="1221" w:type="dxa"/>
            <w:tcBorders>
              <w:top w:val="nil"/>
              <w:left w:val="nil"/>
              <w:bottom w:val="single" w:sz="4" w:space="0" w:color="auto"/>
              <w:right w:val="nil"/>
            </w:tcBorders>
            <w:shd w:val="clear" w:color="auto" w:fill="auto"/>
            <w:noWrap/>
            <w:vAlign w:val="bottom"/>
            <w:hideMark/>
          </w:tcPr>
          <w:p w14:paraId="1C05A6B6"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Upper lim.</w:t>
            </w:r>
          </w:p>
        </w:tc>
      </w:tr>
      <w:tr w:rsidR="00FA54F9" w:rsidRPr="00946467" w14:paraId="08807044"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6DECE044"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CorrAct</w:t>
            </w:r>
          </w:p>
        </w:tc>
        <w:tc>
          <w:tcPr>
            <w:tcW w:w="1301" w:type="dxa"/>
            <w:tcBorders>
              <w:top w:val="nil"/>
              <w:left w:val="nil"/>
              <w:bottom w:val="nil"/>
              <w:right w:val="nil"/>
            </w:tcBorders>
            <w:shd w:val="clear" w:color="auto" w:fill="auto"/>
            <w:noWrap/>
            <w:vAlign w:val="bottom"/>
            <w:hideMark/>
          </w:tcPr>
          <w:p w14:paraId="3364902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6.87E-06</w:t>
            </w:r>
          </w:p>
        </w:tc>
        <w:tc>
          <w:tcPr>
            <w:tcW w:w="1555" w:type="dxa"/>
            <w:tcBorders>
              <w:top w:val="nil"/>
              <w:left w:val="nil"/>
              <w:bottom w:val="nil"/>
              <w:right w:val="nil"/>
            </w:tcBorders>
            <w:shd w:val="clear" w:color="auto" w:fill="auto"/>
            <w:noWrap/>
            <w:vAlign w:val="bottom"/>
            <w:hideMark/>
          </w:tcPr>
          <w:p w14:paraId="33FB2753"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2.52E-06</w:t>
            </w:r>
          </w:p>
        </w:tc>
        <w:tc>
          <w:tcPr>
            <w:tcW w:w="1221" w:type="dxa"/>
            <w:tcBorders>
              <w:top w:val="nil"/>
              <w:left w:val="nil"/>
              <w:bottom w:val="nil"/>
              <w:right w:val="nil"/>
            </w:tcBorders>
            <w:shd w:val="clear" w:color="auto" w:fill="auto"/>
            <w:noWrap/>
            <w:vAlign w:val="bottom"/>
            <w:hideMark/>
          </w:tcPr>
          <w:p w14:paraId="452057FE"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2.72</w:t>
            </w:r>
          </w:p>
        </w:tc>
        <w:tc>
          <w:tcPr>
            <w:tcW w:w="1221" w:type="dxa"/>
            <w:tcBorders>
              <w:top w:val="nil"/>
              <w:left w:val="nil"/>
              <w:bottom w:val="nil"/>
              <w:right w:val="nil"/>
            </w:tcBorders>
            <w:shd w:val="clear" w:color="auto" w:fill="auto"/>
            <w:noWrap/>
            <w:vAlign w:val="bottom"/>
            <w:hideMark/>
          </w:tcPr>
          <w:p w14:paraId="04DC9800" w14:textId="5BAFFB40"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0.019</w:t>
            </w:r>
          </w:p>
        </w:tc>
        <w:tc>
          <w:tcPr>
            <w:tcW w:w="1221" w:type="dxa"/>
            <w:tcBorders>
              <w:top w:val="nil"/>
              <w:left w:val="nil"/>
              <w:bottom w:val="nil"/>
              <w:right w:val="nil"/>
            </w:tcBorders>
            <w:shd w:val="clear" w:color="auto" w:fill="auto"/>
            <w:noWrap/>
            <w:vAlign w:val="bottom"/>
            <w:hideMark/>
          </w:tcPr>
          <w:p w14:paraId="1DBFDA9F"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1.37E-06</w:t>
            </w:r>
          </w:p>
        </w:tc>
        <w:tc>
          <w:tcPr>
            <w:tcW w:w="1221" w:type="dxa"/>
            <w:tcBorders>
              <w:top w:val="nil"/>
              <w:left w:val="nil"/>
              <w:bottom w:val="nil"/>
              <w:right w:val="nil"/>
            </w:tcBorders>
            <w:shd w:val="clear" w:color="auto" w:fill="auto"/>
            <w:noWrap/>
            <w:vAlign w:val="bottom"/>
            <w:hideMark/>
          </w:tcPr>
          <w:p w14:paraId="6432B617"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0.0000124</w:t>
            </w:r>
          </w:p>
        </w:tc>
      </w:tr>
      <w:tr w:rsidR="00FA54F9" w:rsidRPr="00946467" w14:paraId="4F2E737E"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425FA75C"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PorcCtasAct</w:t>
            </w:r>
            <w:proofErr w:type="spellEnd"/>
          </w:p>
        </w:tc>
        <w:tc>
          <w:tcPr>
            <w:tcW w:w="1301" w:type="dxa"/>
            <w:tcBorders>
              <w:top w:val="nil"/>
              <w:left w:val="nil"/>
              <w:bottom w:val="nil"/>
              <w:right w:val="nil"/>
            </w:tcBorders>
            <w:shd w:val="clear" w:color="auto" w:fill="auto"/>
            <w:noWrap/>
            <w:vAlign w:val="bottom"/>
            <w:hideMark/>
          </w:tcPr>
          <w:p w14:paraId="6AA45946"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-0.0002464</w:t>
            </w:r>
          </w:p>
        </w:tc>
        <w:tc>
          <w:tcPr>
            <w:tcW w:w="1555" w:type="dxa"/>
            <w:tcBorders>
              <w:top w:val="nil"/>
              <w:left w:val="nil"/>
              <w:bottom w:val="nil"/>
              <w:right w:val="nil"/>
            </w:tcBorders>
            <w:shd w:val="clear" w:color="auto" w:fill="auto"/>
            <w:noWrap/>
            <w:vAlign w:val="bottom"/>
            <w:hideMark/>
          </w:tcPr>
          <w:p w14:paraId="3E01BF00"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0.0000644</w:t>
            </w:r>
          </w:p>
        </w:tc>
        <w:tc>
          <w:tcPr>
            <w:tcW w:w="1221" w:type="dxa"/>
            <w:tcBorders>
              <w:top w:val="nil"/>
              <w:left w:val="nil"/>
              <w:bottom w:val="nil"/>
              <w:right w:val="nil"/>
            </w:tcBorders>
            <w:shd w:val="clear" w:color="auto" w:fill="auto"/>
            <w:noWrap/>
            <w:vAlign w:val="bottom"/>
            <w:hideMark/>
          </w:tcPr>
          <w:p w14:paraId="6409446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-3.82</w:t>
            </w:r>
          </w:p>
        </w:tc>
        <w:tc>
          <w:tcPr>
            <w:tcW w:w="1221" w:type="dxa"/>
            <w:tcBorders>
              <w:top w:val="nil"/>
              <w:left w:val="nil"/>
              <w:bottom w:val="nil"/>
              <w:right w:val="nil"/>
            </w:tcBorders>
            <w:shd w:val="clear" w:color="auto" w:fill="auto"/>
            <w:noWrap/>
            <w:vAlign w:val="bottom"/>
            <w:hideMark/>
          </w:tcPr>
          <w:p w14:paraId="529228B7" w14:textId="3CC48F08"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0.002</w:t>
            </w:r>
          </w:p>
        </w:tc>
        <w:tc>
          <w:tcPr>
            <w:tcW w:w="1221" w:type="dxa"/>
            <w:tcBorders>
              <w:top w:val="nil"/>
              <w:left w:val="nil"/>
              <w:bottom w:val="nil"/>
              <w:right w:val="nil"/>
            </w:tcBorders>
            <w:shd w:val="clear" w:color="auto" w:fill="auto"/>
            <w:noWrap/>
            <w:vAlign w:val="bottom"/>
            <w:hideMark/>
          </w:tcPr>
          <w:p w14:paraId="4C30D3A4"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-0.0003868</w:t>
            </w:r>
          </w:p>
        </w:tc>
        <w:tc>
          <w:tcPr>
            <w:tcW w:w="1221" w:type="dxa"/>
            <w:tcBorders>
              <w:top w:val="nil"/>
              <w:left w:val="nil"/>
              <w:bottom w:val="nil"/>
              <w:right w:val="nil"/>
            </w:tcBorders>
            <w:shd w:val="clear" w:color="auto" w:fill="auto"/>
            <w:noWrap/>
            <w:vAlign w:val="bottom"/>
            <w:hideMark/>
          </w:tcPr>
          <w:p w14:paraId="0834084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-0.000106</w:t>
            </w:r>
          </w:p>
        </w:tc>
      </w:tr>
      <w:tr w:rsidR="00FA54F9" w:rsidRPr="00946467" w14:paraId="750E4746"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44119199"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CtasMuj</w:t>
            </w:r>
            <w:proofErr w:type="spellEnd"/>
          </w:p>
        </w:tc>
        <w:tc>
          <w:tcPr>
            <w:tcW w:w="1301" w:type="dxa"/>
            <w:tcBorders>
              <w:top w:val="nil"/>
              <w:left w:val="nil"/>
              <w:bottom w:val="nil"/>
              <w:right w:val="nil"/>
            </w:tcBorders>
            <w:shd w:val="clear" w:color="auto" w:fill="auto"/>
            <w:noWrap/>
            <w:vAlign w:val="bottom"/>
            <w:hideMark/>
          </w:tcPr>
          <w:p w14:paraId="710B78D7"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-7.58E-08</w:t>
            </w:r>
          </w:p>
        </w:tc>
        <w:tc>
          <w:tcPr>
            <w:tcW w:w="1555" w:type="dxa"/>
            <w:tcBorders>
              <w:top w:val="nil"/>
              <w:left w:val="nil"/>
              <w:bottom w:val="nil"/>
              <w:right w:val="nil"/>
            </w:tcBorders>
            <w:shd w:val="clear" w:color="auto" w:fill="auto"/>
            <w:noWrap/>
            <w:vAlign w:val="bottom"/>
            <w:hideMark/>
          </w:tcPr>
          <w:p w14:paraId="6027BD46"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1.14E-07</w:t>
            </w:r>
          </w:p>
        </w:tc>
        <w:tc>
          <w:tcPr>
            <w:tcW w:w="1221" w:type="dxa"/>
            <w:tcBorders>
              <w:top w:val="nil"/>
              <w:left w:val="nil"/>
              <w:bottom w:val="nil"/>
              <w:right w:val="nil"/>
            </w:tcBorders>
            <w:shd w:val="clear" w:color="auto" w:fill="auto"/>
            <w:noWrap/>
            <w:vAlign w:val="bottom"/>
            <w:hideMark/>
          </w:tcPr>
          <w:p w14:paraId="6F95194B"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-0.67</w:t>
            </w:r>
          </w:p>
        </w:tc>
        <w:tc>
          <w:tcPr>
            <w:tcW w:w="1221" w:type="dxa"/>
            <w:tcBorders>
              <w:top w:val="nil"/>
              <w:left w:val="nil"/>
              <w:bottom w:val="nil"/>
              <w:right w:val="nil"/>
            </w:tcBorders>
            <w:shd w:val="clear" w:color="auto" w:fill="auto"/>
            <w:noWrap/>
            <w:vAlign w:val="bottom"/>
            <w:hideMark/>
          </w:tcPr>
          <w:p w14:paraId="45F83D8B"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0.518</w:t>
            </w:r>
          </w:p>
        </w:tc>
        <w:tc>
          <w:tcPr>
            <w:tcW w:w="1221" w:type="dxa"/>
            <w:tcBorders>
              <w:top w:val="nil"/>
              <w:left w:val="nil"/>
              <w:bottom w:val="nil"/>
              <w:right w:val="nil"/>
            </w:tcBorders>
            <w:shd w:val="clear" w:color="auto" w:fill="auto"/>
            <w:noWrap/>
            <w:vAlign w:val="bottom"/>
            <w:hideMark/>
          </w:tcPr>
          <w:p w14:paraId="5F5DDB8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-3.24E-07</w:t>
            </w:r>
          </w:p>
        </w:tc>
        <w:tc>
          <w:tcPr>
            <w:tcW w:w="1221" w:type="dxa"/>
            <w:tcBorders>
              <w:top w:val="nil"/>
              <w:left w:val="nil"/>
              <w:bottom w:val="nil"/>
              <w:right w:val="nil"/>
            </w:tcBorders>
            <w:shd w:val="clear" w:color="auto" w:fill="auto"/>
            <w:noWrap/>
            <w:vAlign w:val="bottom"/>
            <w:hideMark/>
          </w:tcPr>
          <w:p w14:paraId="2EBBC8AC"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1.72E-07</w:t>
            </w:r>
          </w:p>
        </w:tc>
      </w:tr>
      <w:tr w:rsidR="00FA54F9" w:rsidRPr="00946467" w14:paraId="75D59752"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3FD12BA3"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CtasHom</w:t>
            </w:r>
            <w:proofErr w:type="spellEnd"/>
          </w:p>
        </w:tc>
        <w:tc>
          <w:tcPr>
            <w:tcW w:w="1301" w:type="dxa"/>
            <w:tcBorders>
              <w:top w:val="nil"/>
              <w:left w:val="nil"/>
              <w:bottom w:val="nil"/>
              <w:right w:val="nil"/>
            </w:tcBorders>
            <w:shd w:val="clear" w:color="auto" w:fill="auto"/>
            <w:noWrap/>
            <w:vAlign w:val="bottom"/>
            <w:hideMark/>
          </w:tcPr>
          <w:p w14:paraId="5683D292"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2.51E-07</w:t>
            </w:r>
          </w:p>
        </w:tc>
        <w:tc>
          <w:tcPr>
            <w:tcW w:w="1555" w:type="dxa"/>
            <w:tcBorders>
              <w:top w:val="nil"/>
              <w:left w:val="nil"/>
              <w:bottom w:val="nil"/>
              <w:right w:val="nil"/>
            </w:tcBorders>
            <w:shd w:val="clear" w:color="auto" w:fill="auto"/>
            <w:noWrap/>
            <w:vAlign w:val="bottom"/>
            <w:hideMark/>
          </w:tcPr>
          <w:p w14:paraId="1A321A63"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1.03E-07</w:t>
            </w:r>
          </w:p>
        </w:tc>
        <w:tc>
          <w:tcPr>
            <w:tcW w:w="1221" w:type="dxa"/>
            <w:tcBorders>
              <w:top w:val="nil"/>
              <w:left w:val="nil"/>
              <w:bottom w:val="nil"/>
              <w:right w:val="nil"/>
            </w:tcBorders>
            <w:shd w:val="clear" w:color="auto" w:fill="auto"/>
            <w:noWrap/>
            <w:vAlign w:val="bottom"/>
            <w:hideMark/>
          </w:tcPr>
          <w:p w14:paraId="0F2AF84C"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2.44</w:t>
            </w:r>
          </w:p>
        </w:tc>
        <w:tc>
          <w:tcPr>
            <w:tcW w:w="1221" w:type="dxa"/>
            <w:tcBorders>
              <w:top w:val="nil"/>
              <w:left w:val="nil"/>
              <w:bottom w:val="nil"/>
              <w:right w:val="nil"/>
            </w:tcBorders>
            <w:shd w:val="clear" w:color="auto" w:fill="auto"/>
            <w:noWrap/>
            <w:vAlign w:val="bottom"/>
            <w:hideMark/>
          </w:tcPr>
          <w:p w14:paraId="7E843527" w14:textId="15A848DD"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0.031</w:t>
            </w:r>
          </w:p>
        </w:tc>
        <w:tc>
          <w:tcPr>
            <w:tcW w:w="1221" w:type="dxa"/>
            <w:tcBorders>
              <w:top w:val="nil"/>
              <w:left w:val="nil"/>
              <w:bottom w:val="nil"/>
              <w:right w:val="nil"/>
            </w:tcBorders>
            <w:shd w:val="clear" w:color="auto" w:fill="auto"/>
            <w:noWrap/>
            <w:vAlign w:val="bottom"/>
            <w:hideMark/>
          </w:tcPr>
          <w:p w14:paraId="30F80631"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2.68E-08</w:t>
            </w:r>
          </w:p>
        </w:tc>
        <w:tc>
          <w:tcPr>
            <w:tcW w:w="1221" w:type="dxa"/>
            <w:tcBorders>
              <w:top w:val="nil"/>
              <w:left w:val="nil"/>
              <w:bottom w:val="nil"/>
              <w:right w:val="nil"/>
            </w:tcBorders>
            <w:shd w:val="clear" w:color="auto" w:fill="auto"/>
            <w:noWrap/>
            <w:vAlign w:val="bottom"/>
            <w:hideMark/>
          </w:tcPr>
          <w:p w14:paraId="3612445E"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4.76E-07</w:t>
            </w:r>
          </w:p>
        </w:tc>
      </w:tr>
      <w:tr w:rsidR="00FA54F9" w:rsidRPr="00946467" w14:paraId="577A6ADC"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1E1B2871"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CrConMuj</w:t>
            </w:r>
            <w:proofErr w:type="spellEnd"/>
          </w:p>
        </w:tc>
        <w:tc>
          <w:tcPr>
            <w:tcW w:w="1301" w:type="dxa"/>
            <w:tcBorders>
              <w:top w:val="nil"/>
              <w:left w:val="nil"/>
              <w:bottom w:val="nil"/>
              <w:right w:val="nil"/>
            </w:tcBorders>
            <w:shd w:val="clear" w:color="auto" w:fill="auto"/>
            <w:noWrap/>
            <w:vAlign w:val="bottom"/>
            <w:hideMark/>
          </w:tcPr>
          <w:p w14:paraId="12EB3013"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3.91E-07</w:t>
            </w:r>
          </w:p>
        </w:tc>
        <w:tc>
          <w:tcPr>
            <w:tcW w:w="1555" w:type="dxa"/>
            <w:tcBorders>
              <w:top w:val="nil"/>
              <w:left w:val="nil"/>
              <w:bottom w:val="nil"/>
              <w:right w:val="nil"/>
            </w:tcBorders>
            <w:shd w:val="clear" w:color="auto" w:fill="auto"/>
            <w:noWrap/>
            <w:vAlign w:val="bottom"/>
            <w:hideMark/>
          </w:tcPr>
          <w:p w14:paraId="63A00525"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3.04E-07</w:t>
            </w:r>
          </w:p>
        </w:tc>
        <w:tc>
          <w:tcPr>
            <w:tcW w:w="1221" w:type="dxa"/>
            <w:tcBorders>
              <w:top w:val="nil"/>
              <w:left w:val="nil"/>
              <w:bottom w:val="nil"/>
              <w:right w:val="nil"/>
            </w:tcBorders>
            <w:shd w:val="clear" w:color="auto" w:fill="auto"/>
            <w:noWrap/>
            <w:vAlign w:val="bottom"/>
            <w:hideMark/>
          </w:tcPr>
          <w:p w14:paraId="0CF237C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1.28</w:t>
            </w:r>
          </w:p>
        </w:tc>
        <w:tc>
          <w:tcPr>
            <w:tcW w:w="1221" w:type="dxa"/>
            <w:tcBorders>
              <w:top w:val="nil"/>
              <w:left w:val="nil"/>
              <w:bottom w:val="nil"/>
              <w:right w:val="nil"/>
            </w:tcBorders>
            <w:shd w:val="clear" w:color="auto" w:fill="auto"/>
            <w:noWrap/>
            <w:vAlign w:val="bottom"/>
            <w:hideMark/>
          </w:tcPr>
          <w:p w14:paraId="4352B73E"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0.223</w:t>
            </w:r>
          </w:p>
        </w:tc>
        <w:tc>
          <w:tcPr>
            <w:tcW w:w="1221" w:type="dxa"/>
            <w:tcBorders>
              <w:top w:val="nil"/>
              <w:left w:val="nil"/>
              <w:bottom w:val="nil"/>
              <w:right w:val="nil"/>
            </w:tcBorders>
            <w:shd w:val="clear" w:color="auto" w:fill="auto"/>
            <w:noWrap/>
            <w:vAlign w:val="bottom"/>
            <w:hideMark/>
          </w:tcPr>
          <w:p w14:paraId="574C993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-2.72E-07</w:t>
            </w:r>
          </w:p>
        </w:tc>
        <w:tc>
          <w:tcPr>
            <w:tcW w:w="1221" w:type="dxa"/>
            <w:tcBorders>
              <w:top w:val="nil"/>
              <w:left w:val="nil"/>
              <w:bottom w:val="nil"/>
              <w:right w:val="nil"/>
            </w:tcBorders>
            <w:shd w:val="clear" w:color="auto" w:fill="auto"/>
            <w:noWrap/>
            <w:vAlign w:val="bottom"/>
            <w:hideMark/>
          </w:tcPr>
          <w:p w14:paraId="309ECF10"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1.05E-06</w:t>
            </w:r>
          </w:p>
        </w:tc>
      </w:tr>
      <w:tr w:rsidR="00FA54F9" w:rsidRPr="00946467" w14:paraId="4EA84042"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0E624FCB"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CrConHom</w:t>
            </w:r>
            <w:proofErr w:type="spellEnd"/>
          </w:p>
        </w:tc>
        <w:tc>
          <w:tcPr>
            <w:tcW w:w="1301" w:type="dxa"/>
            <w:tcBorders>
              <w:top w:val="nil"/>
              <w:left w:val="nil"/>
              <w:bottom w:val="nil"/>
              <w:right w:val="nil"/>
            </w:tcBorders>
            <w:shd w:val="clear" w:color="auto" w:fill="auto"/>
            <w:noWrap/>
            <w:vAlign w:val="bottom"/>
            <w:hideMark/>
          </w:tcPr>
          <w:p w14:paraId="6C9BD85D"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-3.34E-07</w:t>
            </w:r>
          </w:p>
        </w:tc>
        <w:tc>
          <w:tcPr>
            <w:tcW w:w="1555" w:type="dxa"/>
            <w:tcBorders>
              <w:top w:val="nil"/>
              <w:left w:val="nil"/>
              <w:bottom w:val="nil"/>
              <w:right w:val="nil"/>
            </w:tcBorders>
            <w:shd w:val="clear" w:color="auto" w:fill="auto"/>
            <w:noWrap/>
            <w:vAlign w:val="bottom"/>
            <w:hideMark/>
          </w:tcPr>
          <w:p w14:paraId="31C85BC6"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2.75E-07</w:t>
            </w:r>
          </w:p>
        </w:tc>
        <w:tc>
          <w:tcPr>
            <w:tcW w:w="1221" w:type="dxa"/>
            <w:tcBorders>
              <w:top w:val="nil"/>
              <w:left w:val="nil"/>
              <w:bottom w:val="nil"/>
              <w:right w:val="nil"/>
            </w:tcBorders>
            <w:shd w:val="clear" w:color="auto" w:fill="auto"/>
            <w:noWrap/>
            <w:vAlign w:val="bottom"/>
            <w:hideMark/>
          </w:tcPr>
          <w:p w14:paraId="6E759BA9"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-1.22</w:t>
            </w:r>
          </w:p>
        </w:tc>
        <w:tc>
          <w:tcPr>
            <w:tcW w:w="1221" w:type="dxa"/>
            <w:tcBorders>
              <w:top w:val="nil"/>
              <w:left w:val="nil"/>
              <w:bottom w:val="nil"/>
              <w:right w:val="nil"/>
            </w:tcBorders>
            <w:shd w:val="clear" w:color="auto" w:fill="auto"/>
            <w:noWrap/>
            <w:vAlign w:val="bottom"/>
            <w:hideMark/>
          </w:tcPr>
          <w:p w14:paraId="30E18F57"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0.247</w:t>
            </w:r>
          </w:p>
        </w:tc>
        <w:tc>
          <w:tcPr>
            <w:tcW w:w="1221" w:type="dxa"/>
            <w:tcBorders>
              <w:top w:val="nil"/>
              <w:left w:val="nil"/>
              <w:bottom w:val="nil"/>
              <w:right w:val="nil"/>
            </w:tcBorders>
            <w:shd w:val="clear" w:color="auto" w:fill="auto"/>
            <w:noWrap/>
            <w:vAlign w:val="bottom"/>
            <w:hideMark/>
          </w:tcPr>
          <w:p w14:paraId="5844DAA4"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-9.33E-07</w:t>
            </w:r>
          </w:p>
        </w:tc>
        <w:tc>
          <w:tcPr>
            <w:tcW w:w="1221" w:type="dxa"/>
            <w:tcBorders>
              <w:top w:val="nil"/>
              <w:left w:val="nil"/>
              <w:bottom w:val="nil"/>
              <w:right w:val="nil"/>
            </w:tcBorders>
            <w:shd w:val="clear" w:color="auto" w:fill="auto"/>
            <w:noWrap/>
            <w:vAlign w:val="bottom"/>
            <w:hideMark/>
          </w:tcPr>
          <w:p w14:paraId="64849DD7"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2.64E-07</w:t>
            </w:r>
          </w:p>
        </w:tc>
      </w:tr>
      <w:tr w:rsidR="00FA54F9" w:rsidRPr="00946467" w14:paraId="4D58EDF0"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27B6072F"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CrVivMuj</w:t>
            </w:r>
            <w:proofErr w:type="spellEnd"/>
          </w:p>
        </w:tc>
        <w:tc>
          <w:tcPr>
            <w:tcW w:w="1301" w:type="dxa"/>
            <w:tcBorders>
              <w:top w:val="nil"/>
              <w:left w:val="nil"/>
              <w:bottom w:val="nil"/>
              <w:right w:val="nil"/>
            </w:tcBorders>
            <w:shd w:val="clear" w:color="auto" w:fill="auto"/>
            <w:noWrap/>
            <w:vAlign w:val="bottom"/>
            <w:hideMark/>
          </w:tcPr>
          <w:p w14:paraId="0D3E5C6F"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0.0003514</w:t>
            </w:r>
          </w:p>
        </w:tc>
        <w:tc>
          <w:tcPr>
            <w:tcW w:w="1555" w:type="dxa"/>
            <w:tcBorders>
              <w:top w:val="nil"/>
              <w:left w:val="nil"/>
              <w:bottom w:val="nil"/>
              <w:right w:val="nil"/>
            </w:tcBorders>
            <w:shd w:val="clear" w:color="auto" w:fill="auto"/>
            <w:noWrap/>
            <w:vAlign w:val="bottom"/>
            <w:hideMark/>
          </w:tcPr>
          <w:p w14:paraId="2C6CD74E"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0.0000726</w:t>
            </w:r>
          </w:p>
        </w:tc>
        <w:tc>
          <w:tcPr>
            <w:tcW w:w="1221" w:type="dxa"/>
            <w:tcBorders>
              <w:top w:val="nil"/>
              <w:left w:val="nil"/>
              <w:bottom w:val="nil"/>
              <w:right w:val="nil"/>
            </w:tcBorders>
            <w:shd w:val="clear" w:color="auto" w:fill="auto"/>
            <w:noWrap/>
            <w:vAlign w:val="bottom"/>
            <w:hideMark/>
          </w:tcPr>
          <w:p w14:paraId="668CA207"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4.84</w:t>
            </w:r>
          </w:p>
        </w:tc>
        <w:tc>
          <w:tcPr>
            <w:tcW w:w="1221" w:type="dxa"/>
            <w:tcBorders>
              <w:top w:val="nil"/>
              <w:left w:val="nil"/>
              <w:bottom w:val="nil"/>
              <w:right w:val="nil"/>
            </w:tcBorders>
            <w:shd w:val="clear" w:color="auto" w:fill="auto"/>
            <w:noWrap/>
            <w:vAlign w:val="bottom"/>
            <w:hideMark/>
          </w:tcPr>
          <w:p w14:paraId="3C30C674" w14:textId="35303684"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w:t>
            </w:r>
          </w:p>
        </w:tc>
        <w:tc>
          <w:tcPr>
            <w:tcW w:w="1221" w:type="dxa"/>
            <w:tcBorders>
              <w:top w:val="nil"/>
              <w:left w:val="nil"/>
              <w:bottom w:val="nil"/>
              <w:right w:val="nil"/>
            </w:tcBorders>
            <w:shd w:val="clear" w:color="auto" w:fill="auto"/>
            <w:noWrap/>
            <w:vAlign w:val="bottom"/>
            <w:hideMark/>
          </w:tcPr>
          <w:p w14:paraId="363A16CD"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0.0001932</w:t>
            </w:r>
          </w:p>
        </w:tc>
        <w:tc>
          <w:tcPr>
            <w:tcW w:w="1221" w:type="dxa"/>
            <w:tcBorders>
              <w:top w:val="nil"/>
              <w:left w:val="nil"/>
              <w:bottom w:val="nil"/>
              <w:right w:val="nil"/>
            </w:tcBorders>
            <w:shd w:val="clear" w:color="auto" w:fill="auto"/>
            <w:noWrap/>
            <w:vAlign w:val="bottom"/>
            <w:hideMark/>
          </w:tcPr>
          <w:p w14:paraId="6D8974F6"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0.0005096</w:t>
            </w:r>
          </w:p>
        </w:tc>
      </w:tr>
      <w:tr w:rsidR="00FA54F9" w:rsidRPr="00946467" w14:paraId="25441A70"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67ACF1AB"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CrVivHom</w:t>
            </w:r>
            <w:proofErr w:type="spellEnd"/>
          </w:p>
        </w:tc>
        <w:tc>
          <w:tcPr>
            <w:tcW w:w="1301" w:type="dxa"/>
            <w:tcBorders>
              <w:top w:val="nil"/>
              <w:left w:val="nil"/>
              <w:bottom w:val="nil"/>
              <w:right w:val="nil"/>
            </w:tcBorders>
            <w:shd w:val="clear" w:color="auto" w:fill="auto"/>
            <w:noWrap/>
            <w:vAlign w:val="bottom"/>
            <w:hideMark/>
          </w:tcPr>
          <w:p w14:paraId="70C01305"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-0.0004145</w:t>
            </w:r>
          </w:p>
        </w:tc>
        <w:tc>
          <w:tcPr>
            <w:tcW w:w="1555" w:type="dxa"/>
            <w:tcBorders>
              <w:top w:val="nil"/>
              <w:left w:val="nil"/>
              <w:bottom w:val="nil"/>
              <w:right w:val="nil"/>
            </w:tcBorders>
            <w:shd w:val="clear" w:color="auto" w:fill="auto"/>
            <w:noWrap/>
            <w:vAlign w:val="bottom"/>
            <w:hideMark/>
          </w:tcPr>
          <w:p w14:paraId="13A6A83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0.0000813</w:t>
            </w:r>
          </w:p>
        </w:tc>
        <w:tc>
          <w:tcPr>
            <w:tcW w:w="1221" w:type="dxa"/>
            <w:tcBorders>
              <w:top w:val="nil"/>
              <w:left w:val="nil"/>
              <w:bottom w:val="nil"/>
              <w:right w:val="nil"/>
            </w:tcBorders>
            <w:shd w:val="clear" w:color="auto" w:fill="auto"/>
            <w:noWrap/>
            <w:vAlign w:val="bottom"/>
            <w:hideMark/>
          </w:tcPr>
          <w:p w14:paraId="7B903A7E"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-5.10</w:t>
            </w:r>
          </w:p>
        </w:tc>
        <w:tc>
          <w:tcPr>
            <w:tcW w:w="1221" w:type="dxa"/>
            <w:tcBorders>
              <w:top w:val="nil"/>
              <w:left w:val="nil"/>
              <w:bottom w:val="nil"/>
              <w:right w:val="nil"/>
            </w:tcBorders>
            <w:shd w:val="clear" w:color="auto" w:fill="auto"/>
            <w:noWrap/>
            <w:vAlign w:val="bottom"/>
            <w:hideMark/>
          </w:tcPr>
          <w:p w14:paraId="6720DEEB" w14:textId="12F23932"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w:t>
            </w:r>
          </w:p>
        </w:tc>
        <w:tc>
          <w:tcPr>
            <w:tcW w:w="1221" w:type="dxa"/>
            <w:tcBorders>
              <w:top w:val="nil"/>
              <w:left w:val="nil"/>
              <w:bottom w:val="nil"/>
              <w:right w:val="nil"/>
            </w:tcBorders>
            <w:shd w:val="clear" w:color="auto" w:fill="auto"/>
            <w:noWrap/>
            <w:vAlign w:val="bottom"/>
            <w:hideMark/>
          </w:tcPr>
          <w:p w14:paraId="7314D3FB"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-0.0005916</w:t>
            </w:r>
          </w:p>
        </w:tc>
        <w:tc>
          <w:tcPr>
            <w:tcW w:w="1221" w:type="dxa"/>
            <w:tcBorders>
              <w:top w:val="nil"/>
              <w:left w:val="nil"/>
              <w:bottom w:val="nil"/>
              <w:right w:val="nil"/>
            </w:tcBorders>
            <w:shd w:val="clear" w:color="auto" w:fill="auto"/>
            <w:noWrap/>
            <w:vAlign w:val="bottom"/>
            <w:hideMark/>
          </w:tcPr>
          <w:p w14:paraId="011532A2"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-0.0002374</w:t>
            </w:r>
          </w:p>
        </w:tc>
      </w:tr>
      <w:tr w:rsidR="00FA54F9" w:rsidRPr="00946467" w14:paraId="0E4AA94F"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40B70D43"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MicroCrMuj</w:t>
            </w:r>
            <w:proofErr w:type="spellEnd"/>
          </w:p>
        </w:tc>
        <w:tc>
          <w:tcPr>
            <w:tcW w:w="1301" w:type="dxa"/>
            <w:tcBorders>
              <w:top w:val="nil"/>
              <w:left w:val="nil"/>
              <w:bottom w:val="nil"/>
              <w:right w:val="nil"/>
            </w:tcBorders>
            <w:shd w:val="clear" w:color="auto" w:fill="auto"/>
            <w:noWrap/>
            <w:vAlign w:val="bottom"/>
            <w:hideMark/>
          </w:tcPr>
          <w:p w14:paraId="498488C3"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-5.52E-06</w:t>
            </w:r>
          </w:p>
        </w:tc>
        <w:tc>
          <w:tcPr>
            <w:tcW w:w="1555" w:type="dxa"/>
            <w:tcBorders>
              <w:top w:val="nil"/>
              <w:left w:val="nil"/>
              <w:bottom w:val="nil"/>
              <w:right w:val="nil"/>
            </w:tcBorders>
            <w:shd w:val="clear" w:color="auto" w:fill="auto"/>
            <w:noWrap/>
            <w:vAlign w:val="bottom"/>
            <w:hideMark/>
          </w:tcPr>
          <w:p w14:paraId="7C7F72A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0.0000197</w:t>
            </w:r>
          </w:p>
        </w:tc>
        <w:tc>
          <w:tcPr>
            <w:tcW w:w="1221" w:type="dxa"/>
            <w:tcBorders>
              <w:top w:val="nil"/>
              <w:left w:val="nil"/>
              <w:bottom w:val="nil"/>
              <w:right w:val="nil"/>
            </w:tcBorders>
            <w:shd w:val="clear" w:color="auto" w:fill="auto"/>
            <w:noWrap/>
            <w:vAlign w:val="bottom"/>
            <w:hideMark/>
          </w:tcPr>
          <w:p w14:paraId="405EA4B9"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-0.28</w:t>
            </w:r>
          </w:p>
        </w:tc>
        <w:tc>
          <w:tcPr>
            <w:tcW w:w="1221" w:type="dxa"/>
            <w:tcBorders>
              <w:top w:val="nil"/>
              <w:left w:val="nil"/>
              <w:bottom w:val="nil"/>
              <w:right w:val="nil"/>
            </w:tcBorders>
            <w:shd w:val="clear" w:color="auto" w:fill="auto"/>
            <w:noWrap/>
            <w:vAlign w:val="bottom"/>
            <w:hideMark/>
          </w:tcPr>
          <w:p w14:paraId="09E21345"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0.785</w:t>
            </w:r>
          </w:p>
        </w:tc>
        <w:tc>
          <w:tcPr>
            <w:tcW w:w="1221" w:type="dxa"/>
            <w:tcBorders>
              <w:top w:val="nil"/>
              <w:left w:val="nil"/>
              <w:bottom w:val="nil"/>
              <w:right w:val="nil"/>
            </w:tcBorders>
            <w:shd w:val="clear" w:color="auto" w:fill="auto"/>
            <w:noWrap/>
            <w:vAlign w:val="bottom"/>
            <w:hideMark/>
          </w:tcPr>
          <w:p w14:paraId="4109EB2C"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-0.0000485</w:t>
            </w:r>
          </w:p>
        </w:tc>
        <w:tc>
          <w:tcPr>
            <w:tcW w:w="1221" w:type="dxa"/>
            <w:tcBorders>
              <w:top w:val="nil"/>
              <w:left w:val="nil"/>
              <w:bottom w:val="nil"/>
              <w:right w:val="nil"/>
            </w:tcBorders>
            <w:shd w:val="clear" w:color="auto" w:fill="auto"/>
            <w:noWrap/>
            <w:vAlign w:val="bottom"/>
            <w:hideMark/>
          </w:tcPr>
          <w:p w14:paraId="348FDE29"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0.0000375</w:t>
            </w:r>
          </w:p>
        </w:tc>
      </w:tr>
      <w:tr w:rsidR="00FA54F9" w:rsidRPr="00946467" w14:paraId="2BC02A5E" w14:textId="77777777" w:rsidTr="005645C4">
        <w:trPr>
          <w:trHeight w:val="317"/>
          <w:jc w:val="center"/>
        </w:trPr>
        <w:tc>
          <w:tcPr>
            <w:tcW w:w="1620" w:type="dxa"/>
            <w:tcBorders>
              <w:top w:val="nil"/>
              <w:left w:val="nil"/>
              <w:bottom w:val="nil"/>
              <w:right w:val="single" w:sz="4" w:space="0" w:color="auto"/>
            </w:tcBorders>
            <w:shd w:val="clear" w:color="auto" w:fill="auto"/>
            <w:noWrap/>
            <w:vAlign w:val="center"/>
            <w:hideMark/>
          </w:tcPr>
          <w:p w14:paraId="614DEA14" w14:textId="77777777" w:rsidR="00FA54F9" w:rsidRPr="00F07704" w:rsidRDefault="00FA54F9" w:rsidP="00FA54F9">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MicroCrHom</w:t>
            </w:r>
            <w:proofErr w:type="spellEnd"/>
          </w:p>
        </w:tc>
        <w:tc>
          <w:tcPr>
            <w:tcW w:w="1301" w:type="dxa"/>
            <w:tcBorders>
              <w:top w:val="nil"/>
              <w:left w:val="nil"/>
              <w:bottom w:val="nil"/>
              <w:right w:val="nil"/>
            </w:tcBorders>
            <w:shd w:val="clear" w:color="auto" w:fill="auto"/>
            <w:noWrap/>
            <w:vAlign w:val="bottom"/>
            <w:hideMark/>
          </w:tcPr>
          <w:p w14:paraId="0519EBD1"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3.92E-06</w:t>
            </w:r>
          </w:p>
        </w:tc>
        <w:tc>
          <w:tcPr>
            <w:tcW w:w="1555" w:type="dxa"/>
            <w:tcBorders>
              <w:top w:val="nil"/>
              <w:left w:val="nil"/>
              <w:bottom w:val="nil"/>
              <w:right w:val="nil"/>
            </w:tcBorders>
            <w:shd w:val="clear" w:color="auto" w:fill="auto"/>
            <w:noWrap/>
            <w:vAlign w:val="bottom"/>
            <w:hideMark/>
          </w:tcPr>
          <w:p w14:paraId="4E786FA4"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0.0000194</w:t>
            </w:r>
          </w:p>
        </w:tc>
        <w:tc>
          <w:tcPr>
            <w:tcW w:w="1221" w:type="dxa"/>
            <w:tcBorders>
              <w:top w:val="nil"/>
              <w:left w:val="nil"/>
              <w:bottom w:val="nil"/>
              <w:right w:val="nil"/>
            </w:tcBorders>
            <w:shd w:val="clear" w:color="auto" w:fill="auto"/>
            <w:noWrap/>
            <w:vAlign w:val="bottom"/>
            <w:hideMark/>
          </w:tcPr>
          <w:p w14:paraId="7D5FC1B0"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0.20</w:t>
            </w:r>
          </w:p>
        </w:tc>
        <w:tc>
          <w:tcPr>
            <w:tcW w:w="1221" w:type="dxa"/>
            <w:tcBorders>
              <w:top w:val="nil"/>
              <w:left w:val="nil"/>
              <w:bottom w:val="nil"/>
              <w:right w:val="nil"/>
            </w:tcBorders>
            <w:shd w:val="clear" w:color="auto" w:fill="auto"/>
            <w:noWrap/>
            <w:vAlign w:val="bottom"/>
            <w:hideMark/>
          </w:tcPr>
          <w:p w14:paraId="5D96785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0.843</w:t>
            </w:r>
          </w:p>
        </w:tc>
        <w:tc>
          <w:tcPr>
            <w:tcW w:w="1221" w:type="dxa"/>
            <w:tcBorders>
              <w:top w:val="nil"/>
              <w:left w:val="nil"/>
              <w:bottom w:val="nil"/>
              <w:right w:val="nil"/>
            </w:tcBorders>
            <w:shd w:val="clear" w:color="auto" w:fill="auto"/>
            <w:noWrap/>
            <w:vAlign w:val="bottom"/>
            <w:hideMark/>
          </w:tcPr>
          <w:p w14:paraId="7093A819"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-0.0000383</w:t>
            </w:r>
          </w:p>
        </w:tc>
        <w:tc>
          <w:tcPr>
            <w:tcW w:w="1221" w:type="dxa"/>
            <w:tcBorders>
              <w:top w:val="nil"/>
              <w:left w:val="nil"/>
              <w:bottom w:val="nil"/>
              <w:right w:val="nil"/>
            </w:tcBorders>
            <w:shd w:val="clear" w:color="auto" w:fill="auto"/>
            <w:noWrap/>
            <w:vAlign w:val="bottom"/>
            <w:hideMark/>
          </w:tcPr>
          <w:p w14:paraId="6BA4C901"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0.0000462</w:t>
            </w:r>
          </w:p>
        </w:tc>
      </w:tr>
      <w:tr w:rsidR="00FA54F9" w:rsidRPr="00946467" w14:paraId="04D9E0E6" w14:textId="77777777" w:rsidTr="005645C4">
        <w:trPr>
          <w:trHeight w:val="317"/>
          <w:jc w:val="center"/>
        </w:trPr>
        <w:tc>
          <w:tcPr>
            <w:tcW w:w="1620" w:type="dxa"/>
            <w:tcBorders>
              <w:top w:val="nil"/>
              <w:left w:val="nil"/>
              <w:bottom w:val="single" w:sz="4" w:space="0" w:color="auto"/>
              <w:right w:val="single" w:sz="4" w:space="0" w:color="auto"/>
            </w:tcBorders>
            <w:shd w:val="clear" w:color="auto" w:fill="auto"/>
            <w:noWrap/>
            <w:vAlign w:val="center"/>
            <w:hideMark/>
          </w:tcPr>
          <w:p w14:paraId="06262D7F" w14:textId="77777777" w:rsidR="00FA54F9" w:rsidRPr="00F07704" w:rsidRDefault="00FA54F9" w:rsidP="00FA54F9">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Constant</w:t>
            </w:r>
          </w:p>
        </w:tc>
        <w:tc>
          <w:tcPr>
            <w:tcW w:w="1301" w:type="dxa"/>
            <w:tcBorders>
              <w:top w:val="nil"/>
              <w:left w:val="nil"/>
              <w:bottom w:val="single" w:sz="4" w:space="0" w:color="auto"/>
              <w:right w:val="nil"/>
            </w:tcBorders>
            <w:shd w:val="clear" w:color="auto" w:fill="auto"/>
            <w:noWrap/>
            <w:vAlign w:val="bottom"/>
            <w:hideMark/>
          </w:tcPr>
          <w:p w14:paraId="01AC1058"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47.02608</w:t>
            </w:r>
          </w:p>
        </w:tc>
        <w:tc>
          <w:tcPr>
            <w:tcW w:w="1555" w:type="dxa"/>
            <w:tcBorders>
              <w:top w:val="nil"/>
              <w:left w:val="nil"/>
              <w:bottom w:val="single" w:sz="4" w:space="0" w:color="auto"/>
              <w:right w:val="nil"/>
            </w:tcBorders>
            <w:shd w:val="clear" w:color="auto" w:fill="auto"/>
            <w:noWrap/>
            <w:vAlign w:val="bottom"/>
            <w:hideMark/>
          </w:tcPr>
          <w:p w14:paraId="40FBC414"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2.452803</w:t>
            </w:r>
          </w:p>
        </w:tc>
        <w:tc>
          <w:tcPr>
            <w:tcW w:w="1221" w:type="dxa"/>
            <w:tcBorders>
              <w:top w:val="nil"/>
              <w:left w:val="nil"/>
              <w:bottom w:val="single" w:sz="4" w:space="0" w:color="auto"/>
              <w:right w:val="nil"/>
            </w:tcBorders>
            <w:shd w:val="clear" w:color="auto" w:fill="auto"/>
            <w:noWrap/>
            <w:vAlign w:val="bottom"/>
            <w:hideMark/>
          </w:tcPr>
          <w:p w14:paraId="159E1161"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19.17</w:t>
            </w:r>
          </w:p>
        </w:tc>
        <w:tc>
          <w:tcPr>
            <w:tcW w:w="1221" w:type="dxa"/>
            <w:tcBorders>
              <w:top w:val="nil"/>
              <w:left w:val="nil"/>
              <w:bottom w:val="single" w:sz="4" w:space="0" w:color="auto"/>
              <w:right w:val="nil"/>
            </w:tcBorders>
            <w:shd w:val="clear" w:color="auto" w:fill="auto"/>
            <w:noWrap/>
            <w:vAlign w:val="bottom"/>
            <w:hideMark/>
          </w:tcPr>
          <w:p w14:paraId="6C0D861C"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w:t>
            </w:r>
          </w:p>
        </w:tc>
        <w:tc>
          <w:tcPr>
            <w:tcW w:w="1221" w:type="dxa"/>
            <w:tcBorders>
              <w:top w:val="nil"/>
              <w:left w:val="nil"/>
              <w:bottom w:val="single" w:sz="4" w:space="0" w:color="auto"/>
              <w:right w:val="nil"/>
            </w:tcBorders>
            <w:shd w:val="clear" w:color="auto" w:fill="auto"/>
            <w:noWrap/>
            <w:vAlign w:val="bottom"/>
            <w:hideMark/>
          </w:tcPr>
          <w:p w14:paraId="5DDED223"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41.68188</w:t>
            </w:r>
          </w:p>
        </w:tc>
        <w:tc>
          <w:tcPr>
            <w:tcW w:w="1221" w:type="dxa"/>
            <w:tcBorders>
              <w:top w:val="nil"/>
              <w:left w:val="nil"/>
              <w:bottom w:val="single" w:sz="4" w:space="0" w:color="auto"/>
              <w:right w:val="nil"/>
            </w:tcBorders>
            <w:shd w:val="clear" w:color="auto" w:fill="auto"/>
            <w:noWrap/>
            <w:vAlign w:val="bottom"/>
            <w:hideMark/>
          </w:tcPr>
          <w:p w14:paraId="48306D32" w14:textId="77777777" w:rsidR="00FA54F9" w:rsidRPr="00F07704" w:rsidRDefault="00FA54F9" w:rsidP="00FA54F9">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52.37028</w:t>
            </w:r>
          </w:p>
        </w:tc>
      </w:tr>
    </w:tbl>
    <w:p w14:paraId="56E44447" w14:textId="07727DF8" w:rsidR="004D088C" w:rsidRPr="00F07704" w:rsidRDefault="00FA54F9" w:rsidP="00FE2E62">
      <w:pPr>
        <w:pStyle w:val="CitarTablas"/>
        <w:rPr>
          <w:lang w:val="es-US"/>
        </w:rPr>
      </w:pPr>
      <w:commentRangeStart w:id="86"/>
      <w:r w:rsidRPr="00F07704">
        <w:rPr>
          <w:lang w:val="es-US"/>
        </w:rPr>
        <w:t xml:space="preserve">Tabla 3: resultados </w:t>
      </w:r>
      <w:r w:rsidR="001240C6" w:rsidRPr="00F07704">
        <w:rPr>
          <w:lang w:val="es-US"/>
        </w:rPr>
        <w:t>del modelo completo</w:t>
      </w:r>
      <w:commentRangeEnd w:id="86"/>
      <w:r w:rsidR="00515D0C">
        <w:rPr>
          <w:rStyle w:val="Refdecomentario"/>
          <w:bCs w:val="0"/>
          <w:i w:val="0"/>
          <w:lang w:val="en-US"/>
        </w:rPr>
        <w:commentReference w:id="86"/>
      </w:r>
    </w:p>
    <w:p w14:paraId="5396C743" w14:textId="77777777" w:rsidR="0076710A" w:rsidRPr="00F07704" w:rsidRDefault="0076710A" w:rsidP="00E22119"/>
    <w:p w14:paraId="780155D1" w14:textId="477F955B" w:rsidR="000406F7" w:rsidRPr="00EF432E" w:rsidRDefault="00FF7679" w:rsidP="00FF7679">
      <w:pPr>
        <w:rPr>
          <w:rFonts w:eastAsiaTheme="minorEastAsia"/>
          <w:lang w:val="es-CO"/>
        </w:rPr>
      </w:pPr>
      <w:r w:rsidRPr="00EF432E">
        <w:rPr>
          <w:lang w:val="es-CO"/>
        </w:rPr>
        <w:t xml:space="preserve">Como se puede observar en los resultados, hay 5 variables las cuales presentan </w:t>
      </w:r>
      <w:r w:rsidR="00894470" w:rsidRPr="00EF432E">
        <w:rPr>
          <w:lang w:val="es-CO"/>
        </w:rPr>
        <w:t xml:space="preserve">un nivel de significancia menor al nivel </w:t>
      </w:r>
      <m:oMath>
        <m:r>
          <w:rPr>
            <w:rFonts w:ascii="Cambria Math" w:hAnsi="Cambria Math"/>
          </w:rPr>
          <m:t>α</m:t>
        </m:r>
        <m:r>
          <w:rPr>
            <w:rFonts w:ascii="Cambria Math" w:hAnsi="Cambria Math"/>
            <w:lang w:val="es-CO"/>
          </w:rPr>
          <m:t>=5%</m:t>
        </m:r>
      </m:oMath>
      <w:r w:rsidR="00894470" w:rsidRPr="00EF432E">
        <w:rPr>
          <w:rFonts w:eastAsiaTheme="minorEastAsia"/>
          <w:lang w:val="es-CO"/>
        </w:rPr>
        <w:t xml:space="preserve">. </w:t>
      </w:r>
      <w:r w:rsidR="00E57204" w:rsidRPr="00EF432E">
        <w:rPr>
          <w:rFonts w:eastAsiaTheme="minorEastAsia"/>
          <w:lang w:val="es-CO"/>
        </w:rPr>
        <w:t xml:space="preserve">Con los resultados obtenidos, </w:t>
      </w:r>
      <w:commentRangeStart w:id="87"/>
      <w:r w:rsidR="00E57204" w:rsidRPr="00EF432E">
        <w:rPr>
          <w:rFonts w:eastAsiaTheme="minorEastAsia"/>
          <w:lang w:val="es-CO"/>
        </w:rPr>
        <w:t xml:space="preserve">se </w:t>
      </w:r>
      <w:r w:rsidR="00F93CA5" w:rsidRPr="00EF432E">
        <w:rPr>
          <w:rFonts w:eastAsiaTheme="minorEastAsia"/>
          <w:lang w:val="es-CO"/>
        </w:rPr>
        <w:t>aplicó</w:t>
      </w:r>
      <w:r w:rsidR="00E57204" w:rsidRPr="00EF432E">
        <w:rPr>
          <w:rFonts w:eastAsiaTheme="minorEastAsia"/>
          <w:lang w:val="es-CO"/>
        </w:rPr>
        <w:t xml:space="preserve"> una prueba de significancia a las variables no significativas</w:t>
      </w:r>
      <w:commentRangeEnd w:id="87"/>
      <w:r w:rsidR="00515D0C">
        <w:rPr>
          <w:rStyle w:val="Refdecomentario"/>
        </w:rPr>
        <w:commentReference w:id="87"/>
      </w:r>
      <w:r w:rsidR="00E57204" w:rsidRPr="00EF432E">
        <w:rPr>
          <w:rFonts w:eastAsiaTheme="minorEastAsia"/>
          <w:lang w:val="es-CO"/>
        </w:rPr>
        <w:t xml:space="preserve"> para validar si </w:t>
      </w:r>
      <w:r w:rsidR="00B07ABC" w:rsidRPr="00EF432E">
        <w:rPr>
          <w:rFonts w:eastAsiaTheme="minorEastAsia"/>
          <w:lang w:val="es-CO"/>
        </w:rPr>
        <w:t>el conjunto de variables no significativas presenta</w:t>
      </w:r>
      <w:r w:rsidR="00611813" w:rsidRPr="00EF432E">
        <w:rPr>
          <w:rFonts w:eastAsiaTheme="minorEastAsia"/>
          <w:lang w:val="es-CO"/>
        </w:rPr>
        <w:t xml:space="preserve"> significancia conjunta sobre el modelo, pero esta hipótesis fue rechazada, sugiriendo así un mejor ajuste por un modelo reducido</w:t>
      </w:r>
      <w:r w:rsidR="009A1805" w:rsidRPr="00EF432E">
        <w:rPr>
          <w:rFonts w:eastAsiaTheme="minorEastAsia"/>
          <w:lang w:val="es-CO"/>
        </w:rPr>
        <w:t>, incluyendo solamente las variables significativas.</w:t>
      </w:r>
    </w:p>
    <w:p w14:paraId="67F6308A" w14:textId="77777777" w:rsidR="008B3ADD" w:rsidRPr="00EF432E" w:rsidRDefault="008B3ADD" w:rsidP="00FF7679">
      <w:pPr>
        <w:rPr>
          <w:rFonts w:eastAsiaTheme="minorEastAsia"/>
          <w:lang w:val="es-CO"/>
        </w:rPr>
      </w:pPr>
    </w:p>
    <w:p w14:paraId="02D14325" w14:textId="4C56355E" w:rsidR="00421FC6" w:rsidRPr="00EF432E" w:rsidRDefault="009A1805" w:rsidP="0076710A">
      <w:pPr>
        <w:rPr>
          <w:rFonts w:eastAsiaTheme="minorEastAsia"/>
          <w:lang w:val="es-CO"/>
        </w:rPr>
      </w:pPr>
      <w:r w:rsidRPr="00EF432E">
        <w:rPr>
          <w:rFonts w:eastAsiaTheme="minorEastAsia"/>
          <w:lang w:val="es-CO"/>
        </w:rPr>
        <w:t>Dada la importancia teórica de las Cuentas de Mujeres, consideramos incluir</w:t>
      </w:r>
      <w:r w:rsidR="00971610" w:rsidRPr="00EF432E">
        <w:rPr>
          <w:rFonts w:eastAsiaTheme="minorEastAsia"/>
          <w:lang w:val="es-CO"/>
        </w:rPr>
        <w:t xml:space="preserve"> la variable pese a su fuerte indicio de poca significancia. Esta hipótesis se </w:t>
      </w:r>
      <w:r w:rsidR="00AC657F" w:rsidRPr="00EF432E">
        <w:rPr>
          <w:rFonts w:eastAsiaTheme="minorEastAsia"/>
          <w:lang w:val="es-CO"/>
        </w:rPr>
        <w:t>validó</w:t>
      </w:r>
      <w:r w:rsidR="00971610" w:rsidRPr="00EF432E">
        <w:rPr>
          <w:rFonts w:eastAsiaTheme="minorEastAsia"/>
          <w:lang w:val="es-CO"/>
        </w:rPr>
        <w:t xml:space="preserve"> mediante un análisis de sensibilidad</w:t>
      </w:r>
      <w:r w:rsidR="00AC657F" w:rsidRPr="00EF432E">
        <w:rPr>
          <w:rFonts w:eastAsiaTheme="minorEastAsia"/>
          <w:lang w:val="es-CO"/>
        </w:rPr>
        <w:t xml:space="preserve"> de </w:t>
      </w:r>
      <w:r w:rsidR="00AC657F" w:rsidRPr="00EF432E">
        <w:rPr>
          <w:rFonts w:eastAsiaTheme="minorEastAsia"/>
          <w:lang w:val="es-CO"/>
        </w:rPr>
        <w:lastRenderedPageBreak/>
        <w:t>ambos modelos reducidos, incluyendo y sin incluir la variable</w:t>
      </w:r>
      <w:r w:rsidR="00C0490C" w:rsidRPr="00EF432E">
        <w:rPr>
          <w:rFonts w:eastAsiaTheme="minorEastAsia"/>
          <w:lang w:val="es-CO"/>
        </w:rPr>
        <w:t xml:space="preserve">. Al incluir la variable, </w:t>
      </w:r>
      <w:r w:rsidR="00421FC6" w:rsidRPr="00EF432E">
        <w:rPr>
          <w:rFonts w:eastAsiaTheme="minorEastAsia"/>
          <w:lang w:val="es-CO"/>
        </w:rPr>
        <w:t xml:space="preserve">el resultado presento una disminución </w:t>
      </w:r>
      <w:commentRangeStart w:id="88"/>
      <w:commentRangeStart w:id="89"/>
      <w:r w:rsidR="00421FC6" w:rsidRPr="00EF432E">
        <w:rPr>
          <w:rFonts w:eastAsiaTheme="minorEastAsia"/>
          <w:lang w:val="es-CO"/>
        </w:rPr>
        <w:t xml:space="preserve">sobre el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lang w:val="es-CO"/>
              </w:rPr>
              <m:t>2</m:t>
            </m:r>
          </m:sup>
        </m:sSup>
      </m:oMath>
      <w:r w:rsidR="00421FC6" w:rsidRPr="00EF432E">
        <w:rPr>
          <w:rFonts w:eastAsiaTheme="minorEastAsia"/>
          <w:lang w:val="es-CO"/>
        </w:rPr>
        <w:t xml:space="preserve"> del m</w:t>
      </w:r>
      <w:commentRangeEnd w:id="88"/>
      <w:r w:rsidR="00515D0C">
        <w:rPr>
          <w:rStyle w:val="Refdecomentario"/>
        </w:rPr>
        <w:commentReference w:id="88"/>
      </w:r>
      <w:commentRangeEnd w:id="89"/>
      <w:r w:rsidR="00515D0C">
        <w:rPr>
          <w:rStyle w:val="Refdecomentario"/>
        </w:rPr>
        <w:commentReference w:id="89"/>
      </w:r>
      <w:r w:rsidR="00421FC6" w:rsidRPr="00EF432E">
        <w:rPr>
          <w:rFonts w:eastAsiaTheme="minorEastAsia"/>
          <w:lang w:val="es-CO"/>
        </w:rPr>
        <w:t xml:space="preserve">odelo, por </w:t>
      </w:r>
      <w:r w:rsidR="008B3ADD" w:rsidRPr="00EF432E">
        <w:rPr>
          <w:rFonts w:eastAsiaTheme="minorEastAsia"/>
          <w:lang w:val="es-CO"/>
        </w:rPr>
        <w:t>ende,</w:t>
      </w:r>
      <w:r w:rsidR="00421FC6" w:rsidRPr="00EF432E">
        <w:rPr>
          <w:rFonts w:eastAsiaTheme="minorEastAsia"/>
          <w:lang w:val="es-CO"/>
        </w:rPr>
        <w:t xml:space="preserve"> se decidió excluir la variable para el modelo final.</w:t>
      </w:r>
    </w:p>
    <w:p w14:paraId="15C892C5" w14:textId="59B7CECB" w:rsidR="008B3ADD" w:rsidRPr="00EF432E" w:rsidRDefault="001D4781" w:rsidP="00FF7679">
      <w:pPr>
        <w:rPr>
          <w:lang w:val="es-CO"/>
        </w:rPr>
      </w:pPr>
      <w:r w:rsidRPr="00EF432E">
        <w:rPr>
          <w:lang w:val="es-CO"/>
        </w:rPr>
        <w:t xml:space="preserve">En la tabla 4 se presentan los resultados del modelo </w:t>
      </w:r>
      <w:r w:rsidR="004C42ED" w:rsidRPr="00EF432E">
        <w:rPr>
          <w:lang w:val="es-CO"/>
        </w:rPr>
        <w:t>reducido.</w:t>
      </w:r>
      <w:r w:rsidR="00EF4744" w:rsidRPr="00EF432E">
        <w:rPr>
          <w:lang w:val="es-CO"/>
        </w:rPr>
        <w:t xml:space="preserve"> En esta podemos evidenciar que las </w:t>
      </w:r>
      <w:r w:rsidR="006D350E" w:rsidRPr="00EF432E">
        <w:rPr>
          <w:lang w:val="es-CO"/>
        </w:rPr>
        <w:t>variables</w:t>
      </w:r>
      <w:r w:rsidR="00EF4744" w:rsidRPr="00EF432E">
        <w:rPr>
          <w:lang w:val="es-CO"/>
        </w:rPr>
        <w:t xml:space="preserve"> seleccionadas presentan una fuerte significancia </w:t>
      </w:r>
      <w:r w:rsidR="00BF196E" w:rsidRPr="00EF432E">
        <w:rPr>
          <w:lang w:val="es-CO"/>
        </w:rPr>
        <w:t>estadística, estando todas por deba</w:t>
      </w:r>
      <w:r w:rsidR="006D350E" w:rsidRPr="00EF432E">
        <w:rPr>
          <w:lang w:val="es-CO"/>
        </w:rPr>
        <w:t>j</w:t>
      </w:r>
      <w:r w:rsidR="00BF196E" w:rsidRPr="00EF432E">
        <w:rPr>
          <w:lang w:val="es-CO"/>
        </w:rPr>
        <w:t xml:space="preserve">o de un nivel de significancia </w:t>
      </w:r>
      <m:oMath>
        <m:r>
          <w:rPr>
            <w:rFonts w:ascii="Cambria Math" w:hAnsi="Cambria Math"/>
          </w:rPr>
          <m:t>α</m:t>
        </m:r>
        <m:r>
          <w:rPr>
            <w:rFonts w:ascii="Cambria Math" w:hAnsi="Cambria Math"/>
            <w:lang w:val="es-CO"/>
          </w:rPr>
          <m:t>=1%</m:t>
        </m:r>
      </m:oMath>
      <w:r w:rsidR="00FE159F" w:rsidRPr="00EF432E">
        <w:rPr>
          <w:rFonts w:eastAsiaTheme="minorEastAsia"/>
          <w:lang w:val="es-CO"/>
        </w:rPr>
        <w:t>.</w:t>
      </w:r>
    </w:p>
    <w:p w14:paraId="6B4048FD" w14:textId="77777777" w:rsidR="0076710A" w:rsidRPr="00EF432E" w:rsidRDefault="0076710A" w:rsidP="00FF7679">
      <w:pPr>
        <w:rPr>
          <w:lang w:val="es-CO"/>
        </w:rPr>
      </w:pPr>
    </w:p>
    <w:tbl>
      <w:tblPr>
        <w:tblW w:w="9360" w:type="dxa"/>
        <w:jc w:val="center"/>
        <w:tblLook w:val="04A0" w:firstRow="1" w:lastRow="0" w:firstColumn="1" w:lastColumn="0" w:noHBand="0" w:noVBand="1"/>
      </w:tblPr>
      <w:tblGrid>
        <w:gridCol w:w="1530"/>
        <w:gridCol w:w="1316"/>
        <w:gridCol w:w="1574"/>
        <w:gridCol w:w="1235"/>
        <w:gridCol w:w="1235"/>
        <w:gridCol w:w="1235"/>
        <w:gridCol w:w="1235"/>
      </w:tblGrid>
      <w:tr w:rsidR="0076710A" w:rsidRPr="00946467" w14:paraId="335CBDDE" w14:textId="77777777" w:rsidTr="00785B3E">
        <w:trPr>
          <w:trHeight w:val="317"/>
          <w:jc w:val="center"/>
        </w:trPr>
        <w:tc>
          <w:tcPr>
            <w:tcW w:w="1530" w:type="dxa"/>
            <w:vMerge w:val="restart"/>
            <w:tcBorders>
              <w:top w:val="single" w:sz="4" w:space="0" w:color="auto"/>
              <w:left w:val="nil"/>
              <w:bottom w:val="single" w:sz="4" w:space="0" w:color="000000"/>
              <w:right w:val="single" w:sz="4" w:space="0" w:color="auto"/>
            </w:tcBorders>
            <w:shd w:val="clear" w:color="auto" w:fill="auto"/>
            <w:noWrap/>
            <w:vAlign w:val="center"/>
            <w:hideMark/>
          </w:tcPr>
          <w:p w14:paraId="54598DF0"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1316"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0AA72035"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Coefficient</w:t>
            </w:r>
          </w:p>
        </w:tc>
        <w:tc>
          <w:tcPr>
            <w:tcW w:w="1574" w:type="dxa"/>
            <w:vMerge w:val="restart"/>
            <w:tcBorders>
              <w:top w:val="single" w:sz="4" w:space="0" w:color="auto"/>
              <w:left w:val="nil"/>
              <w:bottom w:val="single" w:sz="4" w:space="0" w:color="000000"/>
              <w:right w:val="nil"/>
            </w:tcBorders>
            <w:shd w:val="clear" w:color="auto" w:fill="auto"/>
            <w:noWrap/>
            <w:vAlign w:val="center"/>
            <w:hideMark/>
          </w:tcPr>
          <w:p w14:paraId="488B59EF"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Robust Std. Err.</w:t>
            </w:r>
          </w:p>
        </w:tc>
        <w:tc>
          <w:tcPr>
            <w:tcW w:w="1235" w:type="dxa"/>
            <w:vMerge w:val="restart"/>
            <w:tcBorders>
              <w:top w:val="single" w:sz="4" w:space="0" w:color="auto"/>
              <w:left w:val="nil"/>
              <w:bottom w:val="single" w:sz="4" w:space="0" w:color="000000"/>
              <w:right w:val="nil"/>
            </w:tcBorders>
            <w:shd w:val="clear" w:color="auto" w:fill="auto"/>
            <w:noWrap/>
            <w:vAlign w:val="center"/>
            <w:hideMark/>
          </w:tcPr>
          <w:p w14:paraId="25060702"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t</w:t>
            </w:r>
          </w:p>
        </w:tc>
        <w:tc>
          <w:tcPr>
            <w:tcW w:w="1235" w:type="dxa"/>
            <w:vMerge w:val="restart"/>
            <w:tcBorders>
              <w:top w:val="single" w:sz="4" w:space="0" w:color="auto"/>
              <w:left w:val="nil"/>
              <w:bottom w:val="single" w:sz="4" w:space="0" w:color="000000"/>
              <w:right w:val="nil"/>
            </w:tcBorders>
            <w:shd w:val="clear" w:color="auto" w:fill="auto"/>
            <w:noWrap/>
            <w:vAlign w:val="center"/>
            <w:hideMark/>
          </w:tcPr>
          <w:p w14:paraId="7347A1C1" w14:textId="1355F48B" w:rsidR="0076710A" w:rsidRPr="00F07704" w:rsidRDefault="0076710A" w:rsidP="0076710A">
            <w:pPr>
              <w:spacing w:line="240" w:lineRule="auto"/>
              <w:ind w:firstLine="0"/>
              <w:jc w:val="center"/>
              <w:rPr>
                <w:rFonts w:eastAsia="Times New Roman" w:cs="Times New Roman"/>
                <w:b/>
                <w:color w:val="000000"/>
                <w:sz w:val="22"/>
              </w:rPr>
            </w:pPr>
            <m:oMathPara>
              <m:oMath>
                <m:r>
                  <m:rPr>
                    <m:sty m:val="bi"/>
                  </m:rPr>
                  <w:rPr>
                    <w:rFonts w:ascii="Cambria Math" w:eastAsia="Times New Roman" w:hAnsi="Cambria Math" w:cs="Times New Roman"/>
                    <w:color w:val="000000"/>
                    <w:sz w:val="22"/>
                  </w:rPr>
                  <m:t>p&gt;|t|</m:t>
                </m:r>
              </m:oMath>
            </m:oMathPara>
          </w:p>
        </w:tc>
        <w:tc>
          <w:tcPr>
            <w:tcW w:w="2470" w:type="dxa"/>
            <w:gridSpan w:val="2"/>
            <w:tcBorders>
              <w:top w:val="single" w:sz="4" w:space="0" w:color="auto"/>
              <w:left w:val="nil"/>
              <w:bottom w:val="nil"/>
              <w:right w:val="nil"/>
            </w:tcBorders>
            <w:shd w:val="clear" w:color="auto" w:fill="auto"/>
            <w:noWrap/>
            <w:vAlign w:val="bottom"/>
            <w:hideMark/>
          </w:tcPr>
          <w:p w14:paraId="1E1554A3"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95% conf. interval</w:t>
            </w:r>
          </w:p>
        </w:tc>
      </w:tr>
      <w:tr w:rsidR="0076710A" w:rsidRPr="00946467" w14:paraId="10BA4BD0" w14:textId="77777777" w:rsidTr="00785B3E">
        <w:trPr>
          <w:trHeight w:val="317"/>
          <w:jc w:val="center"/>
        </w:trPr>
        <w:tc>
          <w:tcPr>
            <w:tcW w:w="1530" w:type="dxa"/>
            <w:vMerge/>
            <w:tcBorders>
              <w:top w:val="single" w:sz="4" w:space="0" w:color="auto"/>
              <w:left w:val="nil"/>
              <w:bottom w:val="single" w:sz="4" w:space="0" w:color="000000"/>
              <w:right w:val="single" w:sz="4" w:space="0" w:color="auto"/>
            </w:tcBorders>
            <w:vAlign w:val="center"/>
            <w:hideMark/>
          </w:tcPr>
          <w:p w14:paraId="07ECC086" w14:textId="77777777" w:rsidR="0076710A" w:rsidRPr="00F07704" w:rsidRDefault="0076710A" w:rsidP="0076710A">
            <w:pPr>
              <w:spacing w:line="240" w:lineRule="auto"/>
              <w:ind w:firstLine="0"/>
              <w:jc w:val="left"/>
              <w:rPr>
                <w:rFonts w:eastAsia="Times New Roman" w:cs="Times New Roman"/>
                <w:b/>
                <w:color w:val="000000"/>
                <w:sz w:val="22"/>
              </w:rPr>
            </w:pPr>
          </w:p>
        </w:tc>
        <w:tc>
          <w:tcPr>
            <w:tcW w:w="1316" w:type="dxa"/>
            <w:vMerge/>
            <w:tcBorders>
              <w:top w:val="single" w:sz="4" w:space="0" w:color="auto"/>
              <w:left w:val="single" w:sz="4" w:space="0" w:color="auto"/>
              <w:bottom w:val="single" w:sz="4" w:space="0" w:color="000000"/>
              <w:right w:val="nil"/>
            </w:tcBorders>
            <w:vAlign w:val="center"/>
            <w:hideMark/>
          </w:tcPr>
          <w:p w14:paraId="20A2841D" w14:textId="77777777" w:rsidR="0076710A" w:rsidRPr="00F07704" w:rsidRDefault="0076710A" w:rsidP="0076710A">
            <w:pPr>
              <w:spacing w:line="240" w:lineRule="auto"/>
              <w:ind w:firstLine="0"/>
              <w:jc w:val="left"/>
              <w:rPr>
                <w:rFonts w:eastAsia="Times New Roman" w:cs="Times New Roman"/>
                <w:b/>
                <w:color w:val="000000"/>
                <w:sz w:val="22"/>
              </w:rPr>
            </w:pPr>
          </w:p>
        </w:tc>
        <w:tc>
          <w:tcPr>
            <w:tcW w:w="1574" w:type="dxa"/>
            <w:vMerge/>
            <w:tcBorders>
              <w:top w:val="single" w:sz="4" w:space="0" w:color="auto"/>
              <w:left w:val="nil"/>
              <w:bottom w:val="single" w:sz="4" w:space="0" w:color="000000"/>
              <w:right w:val="nil"/>
            </w:tcBorders>
            <w:vAlign w:val="center"/>
            <w:hideMark/>
          </w:tcPr>
          <w:p w14:paraId="15B2FF31" w14:textId="77777777" w:rsidR="0076710A" w:rsidRPr="00F07704" w:rsidRDefault="0076710A" w:rsidP="0076710A">
            <w:pPr>
              <w:spacing w:line="240" w:lineRule="auto"/>
              <w:ind w:firstLine="0"/>
              <w:jc w:val="left"/>
              <w:rPr>
                <w:rFonts w:eastAsia="Times New Roman" w:cs="Times New Roman"/>
                <w:b/>
                <w:color w:val="000000"/>
                <w:sz w:val="22"/>
              </w:rPr>
            </w:pPr>
          </w:p>
        </w:tc>
        <w:tc>
          <w:tcPr>
            <w:tcW w:w="1235" w:type="dxa"/>
            <w:vMerge/>
            <w:tcBorders>
              <w:top w:val="single" w:sz="4" w:space="0" w:color="auto"/>
              <w:left w:val="nil"/>
              <w:bottom w:val="single" w:sz="4" w:space="0" w:color="000000"/>
              <w:right w:val="nil"/>
            </w:tcBorders>
            <w:vAlign w:val="center"/>
            <w:hideMark/>
          </w:tcPr>
          <w:p w14:paraId="0EF4A630" w14:textId="77777777" w:rsidR="0076710A" w:rsidRPr="00F07704" w:rsidRDefault="0076710A" w:rsidP="0076710A">
            <w:pPr>
              <w:spacing w:line="240" w:lineRule="auto"/>
              <w:ind w:firstLine="0"/>
              <w:jc w:val="left"/>
              <w:rPr>
                <w:rFonts w:eastAsia="Times New Roman" w:cs="Times New Roman"/>
                <w:b/>
                <w:color w:val="000000"/>
                <w:sz w:val="22"/>
              </w:rPr>
            </w:pPr>
          </w:p>
        </w:tc>
        <w:tc>
          <w:tcPr>
            <w:tcW w:w="1235" w:type="dxa"/>
            <w:vMerge/>
            <w:tcBorders>
              <w:top w:val="single" w:sz="4" w:space="0" w:color="auto"/>
              <w:left w:val="nil"/>
              <w:bottom w:val="single" w:sz="4" w:space="0" w:color="000000"/>
              <w:right w:val="nil"/>
            </w:tcBorders>
            <w:vAlign w:val="center"/>
            <w:hideMark/>
          </w:tcPr>
          <w:p w14:paraId="5A98396E" w14:textId="77777777" w:rsidR="0076710A" w:rsidRPr="00F07704" w:rsidRDefault="0076710A" w:rsidP="0076710A">
            <w:pPr>
              <w:spacing w:line="240" w:lineRule="auto"/>
              <w:ind w:firstLine="0"/>
              <w:jc w:val="left"/>
              <w:rPr>
                <w:rFonts w:eastAsia="Times New Roman" w:cs="Times New Roman"/>
                <w:b/>
                <w:color w:val="000000"/>
                <w:sz w:val="22"/>
              </w:rPr>
            </w:pPr>
          </w:p>
        </w:tc>
        <w:tc>
          <w:tcPr>
            <w:tcW w:w="1235" w:type="dxa"/>
            <w:tcBorders>
              <w:top w:val="nil"/>
              <w:left w:val="nil"/>
              <w:bottom w:val="single" w:sz="4" w:space="0" w:color="auto"/>
              <w:right w:val="nil"/>
            </w:tcBorders>
            <w:shd w:val="clear" w:color="auto" w:fill="auto"/>
            <w:noWrap/>
            <w:vAlign w:val="bottom"/>
            <w:hideMark/>
          </w:tcPr>
          <w:p w14:paraId="1CE0216E"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Lower lim.</w:t>
            </w:r>
          </w:p>
        </w:tc>
        <w:tc>
          <w:tcPr>
            <w:tcW w:w="1235" w:type="dxa"/>
            <w:tcBorders>
              <w:top w:val="nil"/>
              <w:left w:val="nil"/>
              <w:bottom w:val="single" w:sz="4" w:space="0" w:color="auto"/>
              <w:right w:val="nil"/>
            </w:tcBorders>
            <w:shd w:val="clear" w:color="auto" w:fill="auto"/>
            <w:noWrap/>
            <w:vAlign w:val="bottom"/>
            <w:hideMark/>
          </w:tcPr>
          <w:p w14:paraId="5D6F4516"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Upper lim.</w:t>
            </w:r>
          </w:p>
        </w:tc>
      </w:tr>
      <w:tr w:rsidR="0076710A" w:rsidRPr="00946467" w14:paraId="155FA00E" w14:textId="77777777" w:rsidTr="00785B3E">
        <w:trPr>
          <w:trHeight w:val="317"/>
          <w:jc w:val="center"/>
        </w:trPr>
        <w:tc>
          <w:tcPr>
            <w:tcW w:w="1530" w:type="dxa"/>
            <w:tcBorders>
              <w:top w:val="nil"/>
              <w:left w:val="nil"/>
              <w:bottom w:val="nil"/>
              <w:right w:val="single" w:sz="4" w:space="0" w:color="auto"/>
            </w:tcBorders>
            <w:shd w:val="clear" w:color="auto" w:fill="auto"/>
            <w:noWrap/>
            <w:vAlign w:val="center"/>
            <w:hideMark/>
          </w:tcPr>
          <w:p w14:paraId="55FB36D7"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CorrAct</w:t>
            </w:r>
          </w:p>
        </w:tc>
        <w:tc>
          <w:tcPr>
            <w:tcW w:w="1316" w:type="dxa"/>
            <w:tcBorders>
              <w:top w:val="nil"/>
              <w:left w:val="nil"/>
              <w:bottom w:val="nil"/>
              <w:right w:val="nil"/>
            </w:tcBorders>
            <w:shd w:val="clear" w:color="auto" w:fill="auto"/>
            <w:noWrap/>
            <w:vAlign w:val="center"/>
            <w:hideMark/>
          </w:tcPr>
          <w:p w14:paraId="2173AC80"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6.610E-06</w:t>
            </w:r>
          </w:p>
        </w:tc>
        <w:tc>
          <w:tcPr>
            <w:tcW w:w="1574" w:type="dxa"/>
            <w:tcBorders>
              <w:top w:val="nil"/>
              <w:left w:val="nil"/>
              <w:bottom w:val="nil"/>
              <w:right w:val="nil"/>
            </w:tcBorders>
            <w:shd w:val="clear" w:color="auto" w:fill="auto"/>
            <w:noWrap/>
            <w:vAlign w:val="center"/>
            <w:hideMark/>
          </w:tcPr>
          <w:p w14:paraId="6DAD6E88"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2.05E-06</w:t>
            </w:r>
          </w:p>
        </w:tc>
        <w:tc>
          <w:tcPr>
            <w:tcW w:w="1235" w:type="dxa"/>
            <w:tcBorders>
              <w:top w:val="nil"/>
              <w:left w:val="nil"/>
              <w:bottom w:val="nil"/>
              <w:right w:val="nil"/>
            </w:tcBorders>
            <w:shd w:val="clear" w:color="auto" w:fill="auto"/>
            <w:noWrap/>
            <w:vAlign w:val="center"/>
            <w:hideMark/>
          </w:tcPr>
          <w:p w14:paraId="317654EA"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3.23</w:t>
            </w:r>
          </w:p>
        </w:tc>
        <w:tc>
          <w:tcPr>
            <w:tcW w:w="1235" w:type="dxa"/>
            <w:tcBorders>
              <w:top w:val="nil"/>
              <w:left w:val="nil"/>
              <w:bottom w:val="nil"/>
              <w:right w:val="nil"/>
            </w:tcBorders>
            <w:shd w:val="clear" w:color="auto" w:fill="auto"/>
            <w:noWrap/>
            <w:vAlign w:val="center"/>
            <w:hideMark/>
          </w:tcPr>
          <w:p w14:paraId="23A45214"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0.007</w:t>
            </w:r>
          </w:p>
        </w:tc>
        <w:tc>
          <w:tcPr>
            <w:tcW w:w="1235" w:type="dxa"/>
            <w:tcBorders>
              <w:top w:val="nil"/>
              <w:left w:val="nil"/>
              <w:bottom w:val="nil"/>
              <w:right w:val="nil"/>
            </w:tcBorders>
            <w:shd w:val="clear" w:color="auto" w:fill="auto"/>
            <w:noWrap/>
            <w:vAlign w:val="center"/>
            <w:hideMark/>
          </w:tcPr>
          <w:p w14:paraId="71ED7E2A"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2.15E-06</w:t>
            </w:r>
          </w:p>
        </w:tc>
        <w:tc>
          <w:tcPr>
            <w:tcW w:w="1235" w:type="dxa"/>
            <w:tcBorders>
              <w:top w:val="nil"/>
              <w:left w:val="nil"/>
              <w:bottom w:val="nil"/>
              <w:right w:val="nil"/>
            </w:tcBorders>
            <w:shd w:val="clear" w:color="auto" w:fill="auto"/>
            <w:noWrap/>
            <w:vAlign w:val="center"/>
            <w:hideMark/>
          </w:tcPr>
          <w:p w14:paraId="3F0DF43D"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0.0000111</w:t>
            </w:r>
          </w:p>
        </w:tc>
      </w:tr>
      <w:tr w:rsidR="0076710A" w:rsidRPr="00946467" w14:paraId="68704FAE" w14:textId="77777777" w:rsidTr="00785B3E">
        <w:trPr>
          <w:trHeight w:val="317"/>
          <w:jc w:val="center"/>
        </w:trPr>
        <w:tc>
          <w:tcPr>
            <w:tcW w:w="1530" w:type="dxa"/>
            <w:tcBorders>
              <w:top w:val="nil"/>
              <w:left w:val="nil"/>
              <w:bottom w:val="nil"/>
              <w:right w:val="single" w:sz="4" w:space="0" w:color="auto"/>
            </w:tcBorders>
            <w:shd w:val="clear" w:color="auto" w:fill="auto"/>
            <w:noWrap/>
            <w:vAlign w:val="center"/>
            <w:hideMark/>
          </w:tcPr>
          <w:p w14:paraId="108BEF0A" w14:textId="77777777" w:rsidR="0076710A" w:rsidRPr="00F07704" w:rsidRDefault="0076710A" w:rsidP="0076710A">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PorcCtasAct</w:t>
            </w:r>
            <w:proofErr w:type="spellEnd"/>
          </w:p>
        </w:tc>
        <w:tc>
          <w:tcPr>
            <w:tcW w:w="1316" w:type="dxa"/>
            <w:tcBorders>
              <w:top w:val="nil"/>
              <w:left w:val="nil"/>
              <w:bottom w:val="nil"/>
              <w:right w:val="nil"/>
            </w:tcBorders>
            <w:shd w:val="clear" w:color="auto" w:fill="auto"/>
            <w:noWrap/>
            <w:vAlign w:val="center"/>
            <w:hideMark/>
          </w:tcPr>
          <w:p w14:paraId="635DFDB7"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-0.0002625</w:t>
            </w:r>
          </w:p>
        </w:tc>
        <w:tc>
          <w:tcPr>
            <w:tcW w:w="1574" w:type="dxa"/>
            <w:tcBorders>
              <w:top w:val="nil"/>
              <w:left w:val="nil"/>
              <w:bottom w:val="nil"/>
              <w:right w:val="nil"/>
            </w:tcBorders>
            <w:shd w:val="clear" w:color="auto" w:fill="auto"/>
            <w:noWrap/>
            <w:vAlign w:val="center"/>
            <w:hideMark/>
          </w:tcPr>
          <w:p w14:paraId="27DB4054"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0.000058</w:t>
            </w:r>
          </w:p>
        </w:tc>
        <w:tc>
          <w:tcPr>
            <w:tcW w:w="1235" w:type="dxa"/>
            <w:tcBorders>
              <w:top w:val="nil"/>
              <w:left w:val="nil"/>
              <w:bottom w:val="nil"/>
              <w:right w:val="nil"/>
            </w:tcBorders>
            <w:shd w:val="clear" w:color="auto" w:fill="auto"/>
            <w:noWrap/>
            <w:vAlign w:val="center"/>
            <w:hideMark/>
          </w:tcPr>
          <w:p w14:paraId="213FB11B"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-4.52</w:t>
            </w:r>
          </w:p>
        </w:tc>
        <w:tc>
          <w:tcPr>
            <w:tcW w:w="1235" w:type="dxa"/>
            <w:tcBorders>
              <w:top w:val="nil"/>
              <w:left w:val="nil"/>
              <w:bottom w:val="nil"/>
              <w:right w:val="nil"/>
            </w:tcBorders>
            <w:shd w:val="clear" w:color="auto" w:fill="auto"/>
            <w:noWrap/>
            <w:vAlign w:val="center"/>
            <w:hideMark/>
          </w:tcPr>
          <w:p w14:paraId="237A2370"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0.001</w:t>
            </w:r>
          </w:p>
        </w:tc>
        <w:tc>
          <w:tcPr>
            <w:tcW w:w="1235" w:type="dxa"/>
            <w:tcBorders>
              <w:top w:val="nil"/>
              <w:left w:val="nil"/>
              <w:bottom w:val="nil"/>
              <w:right w:val="nil"/>
            </w:tcBorders>
            <w:shd w:val="clear" w:color="auto" w:fill="auto"/>
            <w:noWrap/>
            <w:vAlign w:val="center"/>
            <w:hideMark/>
          </w:tcPr>
          <w:p w14:paraId="1FAE563B"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-0.000389</w:t>
            </w:r>
          </w:p>
        </w:tc>
        <w:tc>
          <w:tcPr>
            <w:tcW w:w="1235" w:type="dxa"/>
            <w:tcBorders>
              <w:top w:val="nil"/>
              <w:left w:val="nil"/>
              <w:bottom w:val="nil"/>
              <w:right w:val="nil"/>
            </w:tcBorders>
            <w:shd w:val="clear" w:color="auto" w:fill="auto"/>
            <w:noWrap/>
            <w:vAlign w:val="center"/>
            <w:hideMark/>
          </w:tcPr>
          <w:p w14:paraId="7E2EE767"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-0.000136</w:t>
            </w:r>
          </w:p>
        </w:tc>
      </w:tr>
      <w:tr w:rsidR="0076710A" w:rsidRPr="00946467" w14:paraId="118588DD" w14:textId="77777777" w:rsidTr="00785B3E">
        <w:trPr>
          <w:trHeight w:val="317"/>
          <w:jc w:val="center"/>
        </w:trPr>
        <w:tc>
          <w:tcPr>
            <w:tcW w:w="1530" w:type="dxa"/>
            <w:tcBorders>
              <w:top w:val="nil"/>
              <w:left w:val="nil"/>
              <w:bottom w:val="nil"/>
              <w:right w:val="single" w:sz="4" w:space="0" w:color="auto"/>
            </w:tcBorders>
            <w:shd w:val="clear" w:color="auto" w:fill="auto"/>
            <w:noWrap/>
            <w:vAlign w:val="center"/>
            <w:hideMark/>
          </w:tcPr>
          <w:p w14:paraId="37ADAA64" w14:textId="77777777" w:rsidR="0076710A" w:rsidRPr="00F07704" w:rsidRDefault="0076710A" w:rsidP="0076710A">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CtasHom</w:t>
            </w:r>
            <w:proofErr w:type="spellEnd"/>
          </w:p>
        </w:tc>
        <w:tc>
          <w:tcPr>
            <w:tcW w:w="1316" w:type="dxa"/>
            <w:tcBorders>
              <w:top w:val="nil"/>
              <w:left w:val="nil"/>
              <w:bottom w:val="nil"/>
              <w:right w:val="nil"/>
            </w:tcBorders>
            <w:shd w:val="clear" w:color="auto" w:fill="auto"/>
            <w:noWrap/>
            <w:vAlign w:val="center"/>
            <w:hideMark/>
          </w:tcPr>
          <w:p w14:paraId="1C6E928D"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1.930E-07</w:t>
            </w:r>
          </w:p>
        </w:tc>
        <w:tc>
          <w:tcPr>
            <w:tcW w:w="1574" w:type="dxa"/>
            <w:tcBorders>
              <w:top w:val="nil"/>
              <w:left w:val="nil"/>
              <w:bottom w:val="nil"/>
              <w:right w:val="nil"/>
            </w:tcBorders>
            <w:shd w:val="clear" w:color="auto" w:fill="auto"/>
            <w:noWrap/>
            <w:vAlign w:val="center"/>
            <w:hideMark/>
          </w:tcPr>
          <w:p w14:paraId="58F8E4FE"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4.58E-08</w:t>
            </w:r>
          </w:p>
        </w:tc>
        <w:tc>
          <w:tcPr>
            <w:tcW w:w="1235" w:type="dxa"/>
            <w:tcBorders>
              <w:top w:val="nil"/>
              <w:left w:val="nil"/>
              <w:bottom w:val="nil"/>
              <w:right w:val="nil"/>
            </w:tcBorders>
            <w:shd w:val="clear" w:color="auto" w:fill="auto"/>
            <w:noWrap/>
            <w:vAlign w:val="center"/>
            <w:hideMark/>
          </w:tcPr>
          <w:p w14:paraId="5F75BFD6"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4.22</w:t>
            </w:r>
          </w:p>
        </w:tc>
        <w:tc>
          <w:tcPr>
            <w:tcW w:w="1235" w:type="dxa"/>
            <w:tcBorders>
              <w:top w:val="nil"/>
              <w:left w:val="nil"/>
              <w:bottom w:val="nil"/>
              <w:right w:val="nil"/>
            </w:tcBorders>
            <w:shd w:val="clear" w:color="auto" w:fill="auto"/>
            <w:noWrap/>
            <w:vAlign w:val="center"/>
            <w:hideMark/>
          </w:tcPr>
          <w:p w14:paraId="434D4D3C"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0.001</w:t>
            </w:r>
          </w:p>
        </w:tc>
        <w:tc>
          <w:tcPr>
            <w:tcW w:w="1235" w:type="dxa"/>
            <w:tcBorders>
              <w:top w:val="nil"/>
              <w:left w:val="nil"/>
              <w:bottom w:val="nil"/>
              <w:right w:val="nil"/>
            </w:tcBorders>
            <w:shd w:val="clear" w:color="auto" w:fill="auto"/>
            <w:noWrap/>
            <w:vAlign w:val="center"/>
            <w:hideMark/>
          </w:tcPr>
          <w:p w14:paraId="0798BE22"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9.34E-08</w:t>
            </w:r>
          </w:p>
        </w:tc>
        <w:tc>
          <w:tcPr>
            <w:tcW w:w="1235" w:type="dxa"/>
            <w:tcBorders>
              <w:top w:val="nil"/>
              <w:left w:val="nil"/>
              <w:bottom w:val="nil"/>
              <w:right w:val="nil"/>
            </w:tcBorders>
            <w:shd w:val="clear" w:color="auto" w:fill="auto"/>
            <w:noWrap/>
            <w:vAlign w:val="center"/>
            <w:hideMark/>
          </w:tcPr>
          <w:p w14:paraId="09C2CED5"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2.93E-07</w:t>
            </w:r>
          </w:p>
        </w:tc>
      </w:tr>
      <w:tr w:rsidR="0076710A" w:rsidRPr="00946467" w14:paraId="22315695" w14:textId="77777777" w:rsidTr="00785B3E">
        <w:trPr>
          <w:trHeight w:val="317"/>
          <w:jc w:val="center"/>
        </w:trPr>
        <w:tc>
          <w:tcPr>
            <w:tcW w:w="1530" w:type="dxa"/>
            <w:tcBorders>
              <w:top w:val="nil"/>
              <w:left w:val="nil"/>
              <w:bottom w:val="nil"/>
              <w:right w:val="single" w:sz="4" w:space="0" w:color="auto"/>
            </w:tcBorders>
            <w:shd w:val="clear" w:color="auto" w:fill="auto"/>
            <w:noWrap/>
            <w:vAlign w:val="center"/>
            <w:hideMark/>
          </w:tcPr>
          <w:p w14:paraId="4AE044B3" w14:textId="77777777" w:rsidR="0076710A" w:rsidRPr="00F07704" w:rsidRDefault="0076710A" w:rsidP="0076710A">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CrVivMuj</w:t>
            </w:r>
            <w:proofErr w:type="spellEnd"/>
          </w:p>
        </w:tc>
        <w:tc>
          <w:tcPr>
            <w:tcW w:w="1316" w:type="dxa"/>
            <w:tcBorders>
              <w:top w:val="nil"/>
              <w:left w:val="nil"/>
              <w:bottom w:val="nil"/>
              <w:right w:val="nil"/>
            </w:tcBorders>
            <w:shd w:val="clear" w:color="auto" w:fill="auto"/>
            <w:noWrap/>
            <w:vAlign w:val="center"/>
            <w:hideMark/>
          </w:tcPr>
          <w:p w14:paraId="18B86CA2"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0.0003337</w:t>
            </w:r>
          </w:p>
        </w:tc>
        <w:tc>
          <w:tcPr>
            <w:tcW w:w="1574" w:type="dxa"/>
            <w:tcBorders>
              <w:top w:val="nil"/>
              <w:left w:val="nil"/>
              <w:bottom w:val="nil"/>
              <w:right w:val="nil"/>
            </w:tcBorders>
            <w:shd w:val="clear" w:color="auto" w:fill="auto"/>
            <w:noWrap/>
            <w:vAlign w:val="center"/>
            <w:hideMark/>
          </w:tcPr>
          <w:p w14:paraId="762C4203"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0.0000576</w:t>
            </w:r>
          </w:p>
        </w:tc>
        <w:tc>
          <w:tcPr>
            <w:tcW w:w="1235" w:type="dxa"/>
            <w:tcBorders>
              <w:top w:val="nil"/>
              <w:left w:val="nil"/>
              <w:bottom w:val="nil"/>
              <w:right w:val="nil"/>
            </w:tcBorders>
            <w:shd w:val="clear" w:color="auto" w:fill="auto"/>
            <w:noWrap/>
            <w:vAlign w:val="center"/>
            <w:hideMark/>
          </w:tcPr>
          <w:p w14:paraId="1AED7204"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5.79</w:t>
            </w:r>
          </w:p>
        </w:tc>
        <w:tc>
          <w:tcPr>
            <w:tcW w:w="1235" w:type="dxa"/>
            <w:tcBorders>
              <w:top w:val="nil"/>
              <w:left w:val="nil"/>
              <w:bottom w:val="nil"/>
              <w:right w:val="nil"/>
            </w:tcBorders>
            <w:shd w:val="clear" w:color="auto" w:fill="auto"/>
            <w:noWrap/>
            <w:vAlign w:val="center"/>
            <w:hideMark/>
          </w:tcPr>
          <w:p w14:paraId="223BBFEC" w14:textId="2475EB72"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w:t>
            </w:r>
            <w:r w:rsidR="000135C9" w:rsidRPr="00F07704">
              <w:rPr>
                <w:rFonts w:eastAsia="Times New Roman" w:cs="Times New Roman"/>
                <w:color w:val="000000"/>
                <w:sz w:val="22"/>
              </w:rPr>
              <w:t>.000</w:t>
            </w:r>
          </w:p>
        </w:tc>
        <w:tc>
          <w:tcPr>
            <w:tcW w:w="1235" w:type="dxa"/>
            <w:tcBorders>
              <w:top w:val="nil"/>
              <w:left w:val="nil"/>
              <w:bottom w:val="nil"/>
              <w:right w:val="nil"/>
            </w:tcBorders>
            <w:shd w:val="clear" w:color="auto" w:fill="auto"/>
            <w:noWrap/>
            <w:vAlign w:val="center"/>
            <w:hideMark/>
          </w:tcPr>
          <w:p w14:paraId="693E8A9D"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0.0002081</w:t>
            </w:r>
          </w:p>
        </w:tc>
        <w:tc>
          <w:tcPr>
            <w:tcW w:w="1235" w:type="dxa"/>
            <w:tcBorders>
              <w:top w:val="nil"/>
              <w:left w:val="nil"/>
              <w:bottom w:val="nil"/>
              <w:right w:val="nil"/>
            </w:tcBorders>
            <w:shd w:val="clear" w:color="auto" w:fill="auto"/>
            <w:noWrap/>
            <w:vAlign w:val="center"/>
            <w:hideMark/>
          </w:tcPr>
          <w:p w14:paraId="1F58869F"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0.0004592</w:t>
            </w:r>
          </w:p>
        </w:tc>
      </w:tr>
      <w:tr w:rsidR="0076710A" w:rsidRPr="00946467" w14:paraId="32992BD3" w14:textId="77777777" w:rsidTr="00785B3E">
        <w:trPr>
          <w:trHeight w:val="317"/>
          <w:jc w:val="center"/>
        </w:trPr>
        <w:tc>
          <w:tcPr>
            <w:tcW w:w="1530" w:type="dxa"/>
            <w:tcBorders>
              <w:top w:val="nil"/>
              <w:left w:val="nil"/>
              <w:bottom w:val="nil"/>
              <w:right w:val="single" w:sz="4" w:space="0" w:color="auto"/>
            </w:tcBorders>
            <w:shd w:val="clear" w:color="auto" w:fill="auto"/>
            <w:noWrap/>
            <w:vAlign w:val="center"/>
            <w:hideMark/>
          </w:tcPr>
          <w:p w14:paraId="59D35D48" w14:textId="77777777" w:rsidR="0076710A" w:rsidRPr="00F07704" w:rsidRDefault="0076710A" w:rsidP="0076710A">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CrVivHom</w:t>
            </w:r>
            <w:proofErr w:type="spellEnd"/>
          </w:p>
        </w:tc>
        <w:tc>
          <w:tcPr>
            <w:tcW w:w="1316" w:type="dxa"/>
            <w:tcBorders>
              <w:top w:val="nil"/>
              <w:left w:val="nil"/>
              <w:bottom w:val="nil"/>
              <w:right w:val="nil"/>
            </w:tcBorders>
            <w:shd w:val="clear" w:color="auto" w:fill="auto"/>
            <w:noWrap/>
            <w:vAlign w:val="center"/>
            <w:hideMark/>
          </w:tcPr>
          <w:p w14:paraId="1CAE741E"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-0.0003928</w:t>
            </w:r>
          </w:p>
        </w:tc>
        <w:tc>
          <w:tcPr>
            <w:tcW w:w="1574" w:type="dxa"/>
            <w:tcBorders>
              <w:top w:val="nil"/>
              <w:left w:val="nil"/>
              <w:bottom w:val="nil"/>
              <w:right w:val="nil"/>
            </w:tcBorders>
            <w:shd w:val="clear" w:color="auto" w:fill="auto"/>
            <w:noWrap/>
            <w:vAlign w:val="center"/>
            <w:hideMark/>
          </w:tcPr>
          <w:p w14:paraId="6BA95805"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0.0000652</w:t>
            </w:r>
          </w:p>
        </w:tc>
        <w:tc>
          <w:tcPr>
            <w:tcW w:w="1235" w:type="dxa"/>
            <w:tcBorders>
              <w:top w:val="nil"/>
              <w:left w:val="nil"/>
              <w:bottom w:val="nil"/>
              <w:right w:val="nil"/>
            </w:tcBorders>
            <w:shd w:val="clear" w:color="auto" w:fill="auto"/>
            <w:noWrap/>
            <w:vAlign w:val="center"/>
            <w:hideMark/>
          </w:tcPr>
          <w:p w14:paraId="5AA2AFB3"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-6.03</w:t>
            </w:r>
          </w:p>
        </w:tc>
        <w:tc>
          <w:tcPr>
            <w:tcW w:w="1235" w:type="dxa"/>
            <w:tcBorders>
              <w:top w:val="nil"/>
              <w:left w:val="nil"/>
              <w:bottom w:val="nil"/>
              <w:right w:val="nil"/>
            </w:tcBorders>
            <w:shd w:val="clear" w:color="auto" w:fill="auto"/>
            <w:noWrap/>
            <w:vAlign w:val="center"/>
            <w:hideMark/>
          </w:tcPr>
          <w:p w14:paraId="2E3B57D8" w14:textId="2AC5C838"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w:t>
            </w:r>
            <w:r w:rsidR="000135C9" w:rsidRPr="00F07704">
              <w:rPr>
                <w:rFonts w:eastAsia="Times New Roman" w:cs="Times New Roman"/>
                <w:color w:val="000000"/>
                <w:sz w:val="22"/>
              </w:rPr>
              <w:t>.000</w:t>
            </w:r>
          </w:p>
        </w:tc>
        <w:tc>
          <w:tcPr>
            <w:tcW w:w="1235" w:type="dxa"/>
            <w:tcBorders>
              <w:top w:val="nil"/>
              <w:left w:val="nil"/>
              <w:bottom w:val="nil"/>
              <w:right w:val="nil"/>
            </w:tcBorders>
            <w:shd w:val="clear" w:color="auto" w:fill="auto"/>
            <w:noWrap/>
            <w:vAlign w:val="center"/>
            <w:hideMark/>
          </w:tcPr>
          <w:p w14:paraId="35A5CFF0"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-0.0005348</w:t>
            </w:r>
          </w:p>
        </w:tc>
        <w:tc>
          <w:tcPr>
            <w:tcW w:w="1235" w:type="dxa"/>
            <w:tcBorders>
              <w:top w:val="nil"/>
              <w:left w:val="nil"/>
              <w:bottom w:val="nil"/>
              <w:right w:val="nil"/>
            </w:tcBorders>
            <w:shd w:val="clear" w:color="auto" w:fill="auto"/>
            <w:noWrap/>
            <w:vAlign w:val="center"/>
            <w:hideMark/>
          </w:tcPr>
          <w:p w14:paraId="3526F531"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-0.0002508</w:t>
            </w:r>
          </w:p>
        </w:tc>
      </w:tr>
      <w:tr w:rsidR="0076710A" w:rsidRPr="00946467" w14:paraId="57BD2555" w14:textId="77777777" w:rsidTr="00785B3E">
        <w:trPr>
          <w:trHeight w:val="317"/>
          <w:jc w:val="center"/>
        </w:trPr>
        <w:tc>
          <w:tcPr>
            <w:tcW w:w="1530" w:type="dxa"/>
            <w:tcBorders>
              <w:top w:val="nil"/>
              <w:left w:val="nil"/>
              <w:bottom w:val="single" w:sz="4" w:space="0" w:color="auto"/>
              <w:right w:val="single" w:sz="4" w:space="0" w:color="auto"/>
            </w:tcBorders>
            <w:shd w:val="clear" w:color="auto" w:fill="auto"/>
            <w:noWrap/>
            <w:vAlign w:val="center"/>
            <w:hideMark/>
          </w:tcPr>
          <w:p w14:paraId="3932FB05" w14:textId="77777777" w:rsidR="0076710A" w:rsidRPr="00F07704" w:rsidRDefault="0076710A" w:rsidP="0076710A">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Constant</w:t>
            </w:r>
          </w:p>
        </w:tc>
        <w:tc>
          <w:tcPr>
            <w:tcW w:w="1316" w:type="dxa"/>
            <w:tcBorders>
              <w:top w:val="nil"/>
              <w:left w:val="nil"/>
              <w:bottom w:val="single" w:sz="4" w:space="0" w:color="auto"/>
              <w:right w:val="nil"/>
            </w:tcBorders>
            <w:shd w:val="clear" w:color="auto" w:fill="auto"/>
            <w:noWrap/>
            <w:vAlign w:val="center"/>
            <w:hideMark/>
          </w:tcPr>
          <w:p w14:paraId="73D4BF96"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47.18462</w:t>
            </w:r>
          </w:p>
        </w:tc>
        <w:tc>
          <w:tcPr>
            <w:tcW w:w="1574" w:type="dxa"/>
            <w:tcBorders>
              <w:top w:val="nil"/>
              <w:left w:val="nil"/>
              <w:bottom w:val="single" w:sz="4" w:space="0" w:color="auto"/>
              <w:right w:val="nil"/>
            </w:tcBorders>
            <w:shd w:val="clear" w:color="auto" w:fill="auto"/>
            <w:noWrap/>
            <w:vAlign w:val="center"/>
            <w:hideMark/>
          </w:tcPr>
          <w:p w14:paraId="43C6D65A"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2.44811</w:t>
            </w:r>
          </w:p>
        </w:tc>
        <w:tc>
          <w:tcPr>
            <w:tcW w:w="1235" w:type="dxa"/>
            <w:tcBorders>
              <w:top w:val="nil"/>
              <w:left w:val="nil"/>
              <w:bottom w:val="single" w:sz="4" w:space="0" w:color="auto"/>
              <w:right w:val="nil"/>
            </w:tcBorders>
            <w:shd w:val="clear" w:color="auto" w:fill="auto"/>
            <w:noWrap/>
            <w:vAlign w:val="center"/>
            <w:hideMark/>
          </w:tcPr>
          <w:p w14:paraId="3E1A1416"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19.27</w:t>
            </w:r>
          </w:p>
        </w:tc>
        <w:tc>
          <w:tcPr>
            <w:tcW w:w="1235" w:type="dxa"/>
            <w:tcBorders>
              <w:top w:val="nil"/>
              <w:left w:val="nil"/>
              <w:bottom w:val="single" w:sz="4" w:space="0" w:color="auto"/>
              <w:right w:val="nil"/>
            </w:tcBorders>
            <w:shd w:val="clear" w:color="auto" w:fill="auto"/>
            <w:noWrap/>
            <w:vAlign w:val="center"/>
            <w:hideMark/>
          </w:tcPr>
          <w:p w14:paraId="09815E39" w14:textId="766A86E2"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w:t>
            </w:r>
            <w:r w:rsidR="000135C9" w:rsidRPr="00F07704">
              <w:rPr>
                <w:rFonts w:eastAsia="Times New Roman" w:cs="Times New Roman"/>
                <w:color w:val="000000"/>
                <w:sz w:val="22"/>
              </w:rPr>
              <w:t>.000</w:t>
            </w:r>
          </w:p>
        </w:tc>
        <w:tc>
          <w:tcPr>
            <w:tcW w:w="1235" w:type="dxa"/>
            <w:tcBorders>
              <w:top w:val="nil"/>
              <w:left w:val="nil"/>
              <w:bottom w:val="single" w:sz="4" w:space="0" w:color="auto"/>
              <w:right w:val="nil"/>
            </w:tcBorders>
            <w:shd w:val="clear" w:color="auto" w:fill="auto"/>
            <w:noWrap/>
            <w:vAlign w:val="center"/>
            <w:hideMark/>
          </w:tcPr>
          <w:p w14:paraId="43085619"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41.85064</w:t>
            </w:r>
          </w:p>
        </w:tc>
        <w:tc>
          <w:tcPr>
            <w:tcW w:w="1235" w:type="dxa"/>
            <w:tcBorders>
              <w:top w:val="nil"/>
              <w:left w:val="nil"/>
              <w:bottom w:val="single" w:sz="4" w:space="0" w:color="auto"/>
              <w:right w:val="nil"/>
            </w:tcBorders>
            <w:shd w:val="clear" w:color="auto" w:fill="auto"/>
            <w:noWrap/>
            <w:vAlign w:val="center"/>
            <w:hideMark/>
          </w:tcPr>
          <w:p w14:paraId="31DBC90F" w14:textId="77777777" w:rsidR="0076710A" w:rsidRPr="00F07704" w:rsidRDefault="0076710A" w:rsidP="0076710A">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52.51859</w:t>
            </w:r>
          </w:p>
        </w:tc>
      </w:tr>
    </w:tbl>
    <w:p w14:paraId="55A6EF76" w14:textId="6B90FF8F" w:rsidR="004C42ED" w:rsidRPr="00F07704" w:rsidRDefault="0076710A" w:rsidP="00FE2E62">
      <w:pPr>
        <w:pStyle w:val="CitarTablas"/>
        <w:rPr>
          <w:lang w:val="es-US"/>
        </w:rPr>
      </w:pPr>
      <w:r w:rsidRPr="00F07704">
        <w:rPr>
          <w:lang w:val="es-US"/>
        </w:rPr>
        <w:t>Tabla 4: Resultados del modelo reducido</w:t>
      </w:r>
    </w:p>
    <w:p w14:paraId="1909B3B4" w14:textId="0F720906" w:rsidR="003C5242" w:rsidRPr="00F07704" w:rsidRDefault="003C5242" w:rsidP="0076710A"/>
    <w:p w14:paraId="48523589" w14:textId="64C919AF" w:rsidR="009A16A5" w:rsidRPr="00F07704" w:rsidRDefault="009A16A5" w:rsidP="0076710A">
      <w:r w:rsidRPr="00EF432E">
        <w:rPr>
          <w:lang w:val="es-CO"/>
        </w:rPr>
        <w:t xml:space="preserve">Ya que el modelo fue corrido con la </w:t>
      </w:r>
      <w:commentRangeStart w:id="90"/>
      <w:r w:rsidRPr="00EF432E">
        <w:rPr>
          <w:lang w:val="es-CO"/>
        </w:rPr>
        <w:t xml:space="preserve">opción </w:t>
      </w:r>
      <w:proofErr w:type="spellStart"/>
      <w:r w:rsidRPr="00EF432E">
        <w:rPr>
          <w:lang w:val="es-CO"/>
        </w:rPr>
        <w:t>vce</w:t>
      </w:r>
      <w:proofErr w:type="spellEnd"/>
      <w:r w:rsidRPr="00EF432E">
        <w:rPr>
          <w:lang w:val="es-CO"/>
        </w:rPr>
        <w:t>(</w:t>
      </w:r>
      <w:proofErr w:type="spellStart"/>
      <w:r w:rsidRPr="00EF432E">
        <w:rPr>
          <w:lang w:val="es-CO"/>
        </w:rPr>
        <w:t>robust</w:t>
      </w:r>
      <w:commentRangeEnd w:id="90"/>
      <w:proofErr w:type="spellEnd"/>
      <w:r w:rsidR="00515D0C">
        <w:rPr>
          <w:rStyle w:val="Refdecomentario"/>
        </w:rPr>
        <w:commentReference w:id="90"/>
      </w:r>
      <w:r w:rsidRPr="00EF432E">
        <w:rPr>
          <w:lang w:val="es-CO"/>
        </w:rPr>
        <w:t xml:space="preserve">), no es necesario validar los supuestos de heterocedasticidad y </w:t>
      </w:r>
      <w:r w:rsidR="00EF1D2E" w:rsidRPr="00EF432E">
        <w:rPr>
          <w:lang w:val="es-CO"/>
        </w:rPr>
        <w:t>autocorrelación</w:t>
      </w:r>
      <w:r w:rsidRPr="00EF432E">
        <w:rPr>
          <w:lang w:val="es-CO"/>
        </w:rPr>
        <w:t xml:space="preserve">, </w:t>
      </w:r>
      <w:commentRangeStart w:id="91"/>
      <w:r w:rsidRPr="00EF432E">
        <w:rPr>
          <w:lang w:val="es-CO"/>
        </w:rPr>
        <w:t xml:space="preserve">pues estos ya han sido tomados </w:t>
      </w:r>
      <w:r w:rsidR="001804D3" w:rsidRPr="00EF432E">
        <w:rPr>
          <w:lang w:val="es-CO"/>
        </w:rPr>
        <w:t>en cuenta</w:t>
      </w:r>
      <w:commentRangeEnd w:id="91"/>
      <w:r w:rsidR="00515D0C">
        <w:rPr>
          <w:rStyle w:val="Refdecomentario"/>
        </w:rPr>
        <w:commentReference w:id="91"/>
      </w:r>
      <w:r w:rsidR="001804D3" w:rsidRPr="00EF432E">
        <w:rPr>
          <w:lang w:val="es-CO"/>
        </w:rPr>
        <w:t>.</w:t>
      </w:r>
      <w:r w:rsidR="00B84535" w:rsidRPr="00EF432E">
        <w:rPr>
          <w:lang w:val="es-CO"/>
        </w:rPr>
        <w:t xml:space="preserve"> Sin embargo, se </w:t>
      </w:r>
      <w:r w:rsidR="00AB5235" w:rsidRPr="00EF432E">
        <w:rPr>
          <w:lang w:val="es-CO"/>
        </w:rPr>
        <w:t>realizó</w:t>
      </w:r>
      <w:r w:rsidR="00B84535" w:rsidRPr="00EF432E">
        <w:rPr>
          <w:lang w:val="es-CO"/>
        </w:rPr>
        <w:t xml:space="preserve"> la prueba de normalidad a los residuos</w:t>
      </w:r>
      <w:r w:rsidR="00D04A68" w:rsidRPr="00EF432E">
        <w:rPr>
          <w:lang w:val="es-CO"/>
        </w:rPr>
        <w:t xml:space="preserve">. </w:t>
      </w:r>
      <w:r w:rsidR="00D04A68" w:rsidRPr="00F07704">
        <w:t xml:space="preserve">Se </w:t>
      </w:r>
      <w:proofErr w:type="spellStart"/>
      <w:r w:rsidR="008D38BD" w:rsidRPr="00F07704">
        <w:t>inicio</w:t>
      </w:r>
      <w:proofErr w:type="spellEnd"/>
      <w:r w:rsidR="008D38BD" w:rsidRPr="00F07704">
        <w:t xml:space="preserve"> con un análisis grafico:</w:t>
      </w:r>
    </w:p>
    <w:p w14:paraId="5990514D" w14:textId="77777777" w:rsidR="00E22119" w:rsidRPr="00F07704" w:rsidRDefault="00E22119" w:rsidP="0076710A"/>
    <w:p w14:paraId="3978B308" w14:textId="4B3FB75B" w:rsidR="008D38BD" w:rsidRPr="00F07704" w:rsidRDefault="008D38BD" w:rsidP="00A410E3">
      <w:pPr>
        <w:ind w:firstLine="0"/>
        <w:jc w:val="center"/>
      </w:pPr>
      <w:r w:rsidRPr="00F07704">
        <w:rPr>
          <w:noProof/>
          <w14:ligatures w14:val="standardContextual"/>
        </w:rPr>
        <w:lastRenderedPageBreak/>
        <w:drawing>
          <wp:inline distT="0" distB="0" distL="0" distR="0" wp14:anchorId="6669F74C" wp14:editId="2A4E8085">
            <wp:extent cx="3657600" cy="2438400"/>
            <wp:effectExtent l="0" t="0" r="0" b="0"/>
            <wp:docPr id="165931776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17765" name="Imagen 1659317765"/>
                    <pic:cNvPicPr/>
                  </pic:nvPicPr>
                  <pic:blipFill>
                    <a:blip r:embed="rId26">
                      <a:extLst>
                        <a:ext uri="{28A0092B-C50C-407E-A947-70E740481C1C}">
                          <a14:useLocalDpi xmlns:a14="http://schemas.microsoft.com/office/drawing/2010/main" val="0"/>
                        </a:ext>
                      </a:extLst>
                    </a:blip>
                    <a:stretch>
                      <a:fillRect/>
                    </a:stretch>
                  </pic:blipFill>
                  <pic:spPr>
                    <a:xfrm>
                      <a:off x="0" y="0"/>
                      <a:ext cx="3657600" cy="2438400"/>
                    </a:xfrm>
                    <a:prstGeom prst="rect">
                      <a:avLst/>
                    </a:prstGeom>
                  </pic:spPr>
                </pic:pic>
              </a:graphicData>
            </a:graphic>
          </wp:inline>
        </w:drawing>
      </w:r>
    </w:p>
    <w:p w14:paraId="42181FC4" w14:textId="3AFAAD6B" w:rsidR="004F11BB" w:rsidRPr="00F07704" w:rsidRDefault="00ED12BF" w:rsidP="00FE2E62">
      <w:pPr>
        <w:pStyle w:val="CitarTablas"/>
        <w:rPr>
          <w:lang w:val="es-US"/>
        </w:rPr>
      </w:pPr>
      <w:r w:rsidRPr="00F07704">
        <w:rPr>
          <w:lang w:val="es-US"/>
        </w:rPr>
        <w:t>Gráfico</w:t>
      </w:r>
      <w:r w:rsidR="00A410E3" w:rsidRPr="00F07704">
        <w:rPr>
          <w:lang w:val="es-US"/>
        </w:rPr>
        <w:t xml:space="preserve"> x: Q-Q </w:t>
      </w:r>
      <w:proofErr w:type="spellStart"/>
      <w:r w:rsidR="00A410E3" w:rsidRPr="00F07704">
        <w:rPr>
          <w:lang w:val="es-US"/>
        </w:rPr>
        <w:t>Plot</w:t>
      </w:r>
      <w:proofErr w:type="spellEnd"/>
      <w:r w:rsidR="00A410E3" w:rsidRPr="00F07704">
        <w:rPr>
          <w:lang w:val="es-US"/>
        </w:rPr>
        <w:t xml:space="preserve"> </w:t>
      </w:r>
      <w:r w:rsidR="001F0C63" w:rsidRPr="00F07704">
        <w:rPr>
          <w:lang w:val="es-US"/>
        </w:rPr>
        <w:t>de los residuos</w:t>
      </w:r>
    </w:p>
    <w:p w14:paraId="4DDEB385" w14:textId="77777777" w:rsidR="001F0C63" w:rsidRPr="00EF432E" w:rsidRDefault="001F0C63" w:rsidP="00E22119">
      <w:pPr>
        <w:rPr>
          <w:lang w:val="es-CO"/>
        </w:rPr>
      </w:pPr>
    </w:p>
    <w:p w14:paraId="44B00B3F" w14:textId="5DB4A94F" w:rsidR="001F0C63" w:rsidRPr="00F07704" w:rsidRDefault="001F0C63" w:rsidP="00FE2E62">
      <w:pPr>
        <w:pStyle w:val="CitarTablas"/>
        <w:rPr>
          <w:lang w:val="es-US"/>
        </w:rPr>
      </w:pPr>
      <w:r w:rsidRPr="00F07704">
        <w:rPr>
          <w:noProof/>
          <w:lang w:val="es-US"/>
        </w:rPr>
        <w:drawing>
          <wp:inline distT="0" distB="0" distL="0" distR="0" wp14:anchorId="76D01EFA" wp14:editId="7BF22BF8">
            <wp:extent cx="3657600" cy="2194560"/>
            <wp:effectExtent l="0" t="0" r="0" b="0"/>
            <wp:docPr id="122297625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76255" name="Imagen 1222976255"/>
                    <pic:cNvPicPr/>
                  </pic:nvPicPr>
                  <pic:blipFill>
                    <a:blip r:embed="rId27">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3ED0E9EB" w14:textId="2F6721B1" w:rsidR="00ED41CA" w:rsidRPr="00F07704" w:rsidRDefault="00ED12BF" w:rsidP="00FE2E62">
      <w:pPr>
        <w:pStyle w:val="CitarTablas"/>
        <w:rPr>
          <w:lang w:val="es-US"/>
        </w:rPr>
      </w:pPr>
      <w:r w:rsidRPr="00F07704">
        <w:rPr>
          <w:lang w:val="es-US"/>
        </w:rPr>
        <w:t>Gráfico</w:t>
      </w:r>
      <w:r w:rsidR="00FE2E62" w:rsidRPr="00F07704">
        <w:rPr>
          <w:lang w:val="es-US"/>
        </w:rPr>
        <w:t xml:space="preserve"> x:  Distribución de los residuos contra distribución normal</w:t>
      </w:r>
    </w:p>
    <w:p w14:paraId="4420C2A6" w14:textId="77777777" w:rsidR="00D04A68" w:rsidRPr="00EF432E" w:rsidRDefault="00D04A68" w:rsidP="0076710A">
      <w:pPr>
        <w:rPr>
          <w:lang w:val="es-CO"/>
        </w:rPr>
      </w:pPr>
    </w:p>
    <w:p w14:paraId="02FF49D3" w14:textId="47C4113D" w:rsidR="00FE2E62" w:rsidRPr="00EF432E" w:rsidRDefault="00FE2E62" w:rsidP="0076710A">
      <w:pPr>
        <w:rPr>
          <w:lang w:val="es-CO"/>
        </w:rPr>
      </w:pPr>
      <w:commentRangeStart w:id="92"/>
      <w:r w:rsidRPr="00EF432E">
        <w:rPr>
          <w:lang w:val="es-CO"/>
        </w:rPr>
        <w:t>El análisis grafico sugiere que los residuos no siguen una distribución normal, esto fue corroborado mediante una prueba de Shapiro-Wilk, en la cual se obtuvo el siguiente resultado</w:t>
      </w:r>
      <w:r w:rsidR="00441229" w:rsidRPr="00EF432E">
        <w:rPr>
          <w:lang w:val="es-CO"/>
        </w:rPr>
        <w:t>:</w:t>
      </w:r>
      <w:commentRangeEnd w:id="92"/>
      <w:r w:rsidR="00CA2333">
        <w:rPr>
          <w:rStyle w:val="Refdecomentario"/>
        </w:rPr>
        <w:commentReference w:id="92"/>
      </w:r>
    </w:p>
    <w:p w14:paraId="008F75E8" w14:textId="77777777" w:rsidR="00441229" w:rsidRPr="00EF432E" w:rsidRDefault="00441229" w:rsidP="0076710A">
      <w:pPr>
        <w:rPr>
          <w:lang w:val="es-CO"/>
        </w:rPr>
      </w:pPr>
    </w:p>
    <w:p w14:paraId="608AE52F" w14:textId="7AABF71C" w:rsidR="00D04A68" w:rsidRPr="00F07704" w:rsidRDefault="00000000" w:rsidP="00D04A68">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est</m:t>
              </m:r>
            </m:sub>
          </m:sSub>
          <m:r>
            <w:rPr>
              <w:rFonts w:ascii="Cambria Math" w:hAnsi="Cambria Math"/>
            </w:rPr>
            <m:t>=2.359</m:t>
          </m:r>
        </m:oMath>
      </m:oMathPara>
    </w:p>
    <w:p w14:paraId="4B872F50" w14:textId="000FD06F" w:rsidR="00D04A68" w:rsidRPr="00F07704" w:rsidRDefault="00D04A68" w:rsidP="00D04A68">
      <w:pPr>
        <w:rPr>
          <w:rFonts w:eastAsiaTheme="minorEastAsia"/>
        </w:rPr>
      </w:pPr>
      <m:oMathPara>
        <m:oMath>
          <m:r>
            <w:rPr>
              <w:rFonts w:ascii="Cambria Math" w:hAnsi="Cambria Math"/>
            </w:rPr>
            <m:t>P-Valu</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=0.00915</m:t>
          </m:r>
        </m:oMath>
      </m:oMathPara>
    </w:p>
    <w:p w14:paraId="39D8CAB9" w14:textId="77777777" w:rsidR="006545E3" w:rsidRPr="00F07704" w:rsidRDefault="006545E3" w:rsidP="00D04A68">
      <w:pPr>
        <w:rPr>
          <w:rFonts w:eastAsiaTheme="minorEastAsia"/>
        </w:rPr>
      </w:pPr>
    </w:p>
    <w:p w14:paraId="2B41B2B1" w14:textId="1CB3CBD8" w:rsidR="006545E3" w:rsidRPr="00EF432E" w:rsidRDefault="00441229" w:rsidP="00D04A68">
      <w:pPr>
        <w:rPr>
          <w:rFonts w:eastAsiaTheme="minorEastAsia"/>
          <w:lang w:val="es-CO"/>
        </w:rPr>
      </w:pPr>
      <w:r w:rsidRPr="00EF432E">
        <w:rPr>
          <w:rFonts w:eastAsiaTheme="minorEastAsia"/>
          <w:lang w:val="es-CO"/>
        </w:rPr>
        <w:lastRenderedPageBreak/>
        <w:t xml:space="preserve">Dado que el P-Value es menor al nivel de significancia </w:t>
      </w:r>
      <m:oMath>
        <m:r>
          <w:rPr>
            <w:rFonts w:ascii="Cambria Math" w:eastAsiaTheme="minorEastAsia" w:hAnsi="Cambria Math"/>
          </w:rPr>
          <m:t>α</m:t>
        </m:r>
        <m:r>
          <w:rPr>
            <w:rFonts w:ascii="Cambria Math" w:eastAsiaTheme="minorEastAsia" w:hAnsi="Cambria Math"/>
            <w:lang w:val="es-CO"/>
          </w:rPr>
          <m:t>=5%</m:t>
        </m:r>
      </m:oMath>
      <w:r w:rsidRPr="00EF432E">
        <w:rPr>
          <w:rFonts w:eastAsiaTheme="minorEastAsia"/>
          <w:lang w:val="es-CO"/>
        </w:rPr>
        <w:t xml:space="preserve"> se rechaza la hipótesis nula y se concluye que los residuos no sigu</w:t>
      </w:r>
      <w:r w:rsidR="00C740FE" w:rsidRPr="00EF432E">
        <w:rPr>
          <w:rFonts w:eastAsiaTheme="minorEastAsia"/>
          <w:lang w:val="es-CO"/>
        </w:rPr>
        <w:t>en una distribución normal.</w:t>
      </w:r>
      <w:r w:rsidR="00976879" w:rsidRPr="00EF432E">
        <w:rPr>
          <w:rFonts w:eastAsiaTheme="minorEastAsia"/>
          <w:lang w:val="es-CO"/>
        </w:rPr>
        <w:t xml:space="preserve"> Sin embargo, dado que no hay problemas de autocorrelación ni de </w:t>
      </w:r>
      <w:r w:rsidR="0088243A" w:rsidRPr="00EF432E">
        <w:rPr>
          <w:rFonts w:eastAsiaTheme="minorEastAsia"/>
          <w:lang w:val="es-CO"/>
        </w:rPr>
        <w:t>heteroscedasticidad</w:t>
      </w:r>
      <w:r w:rsidR="00DC3F0F" w:rsidRPr="00EF432E">
        <w:rPr>
          <w:rFonts w:eastAsiaTheme="minorEastAsia"/>
          <w:lang w:val="es-CO"/>
        </w:rPr>
        <w:t xml:space="preserve"> d</w:t>
      </w:r>
      <w:r w:rsidR="00804554" w:rsidRPr="00EF432E">
        <w:rPr>
          <w:rFonts w:eastAsiaTheme="minorEastAsia"/>
          <w:lang w:val="es-CO"/>
        </w:rPr>
        <w:t>ebido</w:t>
      </w:r>
      <w:r w:rsidR="00DC3F0F" w:rsidRPr="00EF432E">
        <w:rPr>
          <w:rFonts w:eastAsiaTheme="minorEastAsia"/>
          <w:lang w:val="es-CO"/>
        </w:rPr>
        <w:t xml:space="preserve"> la opción </w:t>
      </w:r>
      <w:proofErr w:type="spellStart"/>
      <w:r w:rsidR="00DC3F0F" w:rsidRPr="00EF432E">
        <w:rPr>
          <w:rFonts w:eastAsiaTheme="minorEastAsia"/>
          <w:lang w:val="es-CO"/>
        </w:rPr>
        <w:t>vce</w:t>
      </w:r>
      <w:proofErr w:type="spellEnd"/>
      <w:r w:rsidR="00DC3F0F" w:rsidRPr="00EF432E">
        <w:rPr>
          <w:rFonts w:eastAsiaTheme="minorEastAsia"/>
          <w:lang w:val="es-CO"/>
        </w:rPr>
        <w:t>(</w:t>
      </w:r>
      <w:proofErr w:type="spellStart"/>
      <w:r w:rsidR="00DC3F0F" w:rsidRPr="00EF432E">
        <w:rPr>
          <w:rFonts w:eastAsiaTheme="minorEastAsia"/>
          <w:lang w:val="es-CO"/>
        </w:rPr>
        <w:t>robust</w:t>
      </w:r>
      <w:proofErr w:type="spellEnd"/>
      <w:r w:rsidR="00DC3F0F" w:rsidRPr="00EF432E">
        <w:rPr>
          <w:rFonts w:eastAsiaTheme="minorEastAsia"/>
          <w:lang w:val="es-CO"/>
        </w:rPr>
        <w:t xml:space="preserve">), y considerando que el P-Value es cercano al 1%, </w:t>
      </w:r>
      <w:r w:rsidR="009A1B73" w:rsidRPr="00EF432E">
        <w:rPr>
          <w:rFonts w:eastAsiaTheme="minorEastAsia"/>
          <w:lang w:val="es-CO"/>
        </w:rPr>
        <w:t xml:space="preserve">el supuesto no es violado con fuerza. Con esto, podemos </w:t>
      </w:r>
      <w:r w:rsidR="003527AC" w:rsidRPr="00EF432E">
        <w:rPr>
          <w:rFonts w:eastAsiaTheme="minorEastAsia"/>
          <w:lang w:val="es-CO"/>
        </w:rPr>
        <w:t>descartar la prueba de normalidad de los residuos</w:t>
      </w:r>
      <w:r w:rsidR="0088243A" w:rsidRPr="00EF432E">
        <w:rPr>
          <w:rFonts w:eastAsiaTheme="minorEastAsia"/>
          <w:lang w:val="es-CO"/>
        </w:rPr>
        <w:t xml:space="preserve">, y concluir que ningún supuesto </w:t>
      </w:r>
      <w:r w:rsidR="0071177C" w:rsidRPr="00EF432E">
        <w:rPr>
          <w:rFonts w:eastAsiaTheme="minorEastAsia"/>
          <w:lang w:val="es-CO"/>
        </w:rPr>
        <w:t>está</w:t>
      </w:r>
      <w:r w:rsidR="0088243A" w:rsidRPr="00EF432E">
        <w:rPr>
          <w:rFonts w:eastAsiaTheme="minorEastAsia"/>
          <w:lang w:val="es-CO"/>
        </w:rPr>
        <w:t xml:space="preserve"> siendo violado fuertemente.</w:t>
      </w:r>
    </w:p>
    <w:p w14:paraId="73B6C408" w14:textId="77777777" w:rsidR="0088243A" w:rsidRPr="00EF432E" w:rsidRDefault="0088243A" w:rsidP="00D04A68">
      <w:pPr>
        <w:rPr>
          <w:rFonts w:eastAsiaTheme="minorEastAsia"/>
          <w:lang w:val="es-CO"/>
        </w:rPr>
      </w:pPr>
    </w:p>
    <w:p w14:paraId="005B502A" w14:textId="03FA362E" w:rsidR="002B4D2B" w:rsidRPr="00F07704" w:rsidRDefault="002B4D2B" w:rsidP="002B4D2B">
      <w:pPr>
        <w:pStyle w:val="Tesis1"/>
        <w:rPr>
          <w:lang w:val="es-US"/>
        </w:rPr>
      </w:pPr>
      <w:bookmarkStart w:id="93" w:name="_Toc165284764"/>
      <w:bookmarkStart w:id="94" w:name="_Toc165963737"/>
      <w:r w:rsidRPr="00F07704">
        <w:rPr>
          <w:lang w:val="es-US"/>
        </w:rPr>
        <w:t xml:space="preserve">Resultados y </w:t>
      </w:r>
      <w:bookmarkEnd w:id="93"/>
      <w:r w:rsidR="00596D77" w:rsidRPr="00F07704">
        <w:rPr>
          <w:lang w:val="es-US"/>
        </w:rPr>
        <w:t>discusiones</w:t>
      </w:r>
      <w:bookmarkEnd w:id="94"/>
      <w:r w:rsidRPr="00F07704">
        <w:rPr>
          <w:lang w:val="es-US"/>
        </w:rPr>
        <w:t xml:space="preserve"> </w:t>
      </w:r>
    </w:p>
    <w:p w14:paraId="0B093524" w14:textId="09EAB207" w:rsidR="00F47698" w:rsidRPr="00EF432E" w:rsidRDefault="006949F1" w:rsidP="00E700B0">
      <w:pPr>
        <w:rPr>
          <w:lang w:val="es-CO"/>
        </w:rPr>
      </w:pPr>
      <w:commentRangeStart w:id="95"/>
      <w:r w:rsidRPr="00EF432E">
        <w:rPr>
          <w:lang w:val="es-CO"/>
        </w:rPr>
        <w:t xml:space="preserve">A </w:t>
      </w:r>
      <w:r w:rsidR="00CA2BBE" w:rsidRPr="00EF432E">
        <w:rPr>
          <w:lang w:val="es-CO"/>
        </w:rPr>
        <w:t>continuación,</w:t>
      </w:r>
      <w:r w:rsidRPr="00EF432E">
        <w:rPr>
          <w:lang w:val="es-CO"/>
        </w:rPr>
        <w:t xml:space="preserve"> se presentan los resultados finales del modelo, y </w:t>
      </w:r>
      <w:r w:rsidR="00637AC7" w:rsidRPr="00EF432E">
        <w:rPr>
          <w:lang w:val="es-CO"/>
        </w:rPr>
        <w:t xml:space="preserve">una discusión </w:t>
      </w:r>
      <w:r w:rsidR="00284940" w:rsidRPr="00EF432E">
        <w:rPr>
          <w:lang w:val="es-CO"/>
        </w:rPr>
        <w:t xml:space="preserve">para investigar y analizar </w:t>
      </w:r>
      <w:r w:rsidR="00F50FCD" w:rsidRPr="00EF432E">
        <w:rPr>
          <w:lang w:val="es-CO"/>
        </w:rPr>
        <w:t>e</w:t>
      </w:r>
      <w:r w:rsidR="00284940" w:rsidRPr="00EF432E">
        <w:rPr>
          <w:lang w:val="es-CO"/>
        </w:rPr>
        <w:t xml:space="preserve">l efecto que tiene cada variable seleccionada sobre </w:t>
      </w:r>
      <w:r w:rsidR="002E686B" w:rsidRPr="00EF432E">
        <w:rPr>
          <w:lang w:val="es-CO"/>
        </w:rPr>
        <w:t>el</w:t>
      </w:r>
      <w:r w:rsidR="00284940" w:rsidRPr="00EF432E">
        <w:rPr>
          <w:lang w:val="es-CO"/>
        </w:rPr>
        <w:t xml:space="preserve"> índice de inclusión financiera en Colombia. Con este propósito, se vuelve a presentar la </w:t>
      </w:r>
      <w:r w:rsidR="003A25AB" w:rsidRPr="00EF432E">
        <w:rPr>
          <w:lang w:val="es-CO"/>
        </w:rPr>
        <w:t xml:space="preserve">tabla resumen de </w:t>
      </w:r>
      <w:r w:rsidR="00D70F71" w:rsidRPr="00EF432E">
        <w:rPr>
          <w:lang w:val="es-CO"/>
        </w:rPr>
        <w:t>resultados del modelo final escogido.</w:t>
      </w:r>
      <w:commentRangeEnd w:id="95"/>
      <w:r w:rsidR="00CA2333">
        <w:rPr>
          <w:rStyle w:val="Refdecomentario"/>
        </w:rPr>
        <w:commentReference w:id="95"/>
      </w:r>
    </w:p>
    <w:p w14:paraId="374D8AC2" w14:textId="77777777" w:rsidR="00CA2BBE" w:rsidRPr="00EF432E" w:rsidRDefault="00CA2BBE" w:rsidP="00E700B0">
      <w:pPr>
        <w:rPr>
          <w:lang w:val="es-CO"/>
        </w:rPr>
      </w:pPr>
    </w:p>
    <w:tbl>
      <w:tblPr>
        <w:tblW w:w="9360" w:type="dxa"/>
        <w:jc w:val="center"/>
        <w:tblLook w:val="04A0" w:firstRow="1" w:lastRow="0" w:firstColumn="1" w:lastColumn="0" w:noHBand="0" w:noVBand="1"/>
      </w:tblPr>
      <w:tblGrid>
        <w:gridCol w:w="1530"/>
        <w:gridCol w:w="1316"/>
        <w:gridCol w:w="1574"/>
        <w:gridCol w:w="1235"/>
        <w:gridCol w:w="1235"/>
        <w:gridCol w:w="1235"/>
        <w:gridCol w:w="1235"/>
      </w:tblGrid>
      <w:tr w:rsidR="00CA2BBE" w:rsidRPr="00946467" w14:paraId="3CC53965" w14:textId="77777777">
        <w:trPr>
          <w:trHeight w:val="317"/>
          <w:jc w:val="center"/>
        </w:trPr>
        <w:tc>
          <w:tcPr>
            <w:tcW w:w="1530" w:type="dxa"/>
            <w:vMerge w:val="restart"/>
            <w:tcBorders>
              <w:top w:val="single" w:sz="4" w:space="0" w:color="auto"/>
              <w:left w:val="nil"/>
              <w:bottom w:val="single" w:sz="4" w:space="0" w:color="000000"/>
              <w:right w:val="single" w:sz="4" w:space="0" w:color="auto"/>
            </w:tcBorders>
            <w:shd w:val="clear" w:color="auto" w:fill="auto"/>
            <w:noWrap/>
            <w:vAlign w:val="center"/>
            <w:hideMark/>
          </w:tcPr>
          <w:p w14:paraId="4F6050C4"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1316" w:type="dxa"/>
            <w:vMerge w:val="restart"/>
            <w:tcBorders>
              <w:top w:val="single" w:sz="4" w:space="0" w:color="auto"/>
              <w:left w:val="single" w:sz="4" w:space="0" w:color="auto"/>
              <w:bottom w:val="single" w:sz="4" w:space="0" w:color="000000"/>
              <w:right w:val="nil"/>
            </w:tcBorders>
            <w:shd w:val="clear" w:color="auto" w:fill="auto"/>
            <w:noWrap/>
            <w:vAlign w:val="center"/>
            <w:hideMark/>
          </w:tcPr>
          <w:p w14:paraId="3D075016"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Coefficient</w:t>
            </w:r>
          </w:p>
        </w:tc>
        <w:tc>
          <w:tcPr>
            <w:tcW w:w="1574" w:type="dxa"/>
            <w:vMerge w:val="restart"/>
            <w:tcBorders>
              <w:top w:val="single" w:sz="4" w:space="0" w:color="auto"/>
              <w:left w:val="nil"/>
              <w:bottom w:val="single" w:sz="4" w:space="0" w:color="000000"/>
              <w:right w:val="nil"/>
            </w:tcBorders>
            <w:shd w:val="clear" w:color="auto" w:fill="auto"/>
            <w:noWrap/>
            <w:vAlign w:val="center"/>
            <w:hideMark/>
          </w:tcPr>
          <w:p w14:paraId="5C983083"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Robust Std. Err.</w:t>
            </w:r>
          </w:p>
        </w:tc>
        <w:tc>
          <w:tcPr>
            <w:tcW w:w="1235" w:type="dxa"/>
            <w:vMerge w:val="restart"/>
            <w:tcBorders>
              <w:top w:val="single" w:sz="4" w:space="0" w:color="auto"/>
              <w:left w:val="nil"/>
              <w:bottom w:val="single" w:sz="4" w:space="0" w:color="000000"/>
              <w:right w:val="nil"/>
            </w:tcBorders>
            <w:shd w:val="clear" w:color="auto" w:fill="auto"/>
            <w:noWrap/>
            <w:vAlign w:val="center"/>
            <w:hideMark/>
          </w:tcPr>
          <w:p w14:paraId="5589E73B"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t</w:t>
            </w:r>
          </w:p>
        </w:tc>
        <w:tc>
          <w:tcPr>
            <w:tcW w:w="1235" w:type="dxa"/>
            <w:vMerge w:val="restart"/>
            <w:tcBorders>
              <w:top w:val="single" w:sz="4" w:space="0" w:color="auto"/>
              <w:left w:val="nil"/>
              <w:bottom w:val="single" w:sz="4" w:space="0" w:color="000000"/>
              <w:right w:val="nil"/>
            </w:tcBorders>
            <w:shd w:val="clear" w:color="auto" w:fill="auto"/>
            <w:noWrap/>
            <w:vAlign w:val="center"/>
            <w:hideMark/>
          </w:tcPr>
          <w:p w14:paraId="2678B3E0" w14:textId="77777777" w:rsidR="00CA2BBE" w:rsidRPr="00F07704" w:rsidRDefault="00284940">
            <w:pPr>
              <w:spacing w:line="240" w:lineRule="auto"/>
              <w:ind w:firstLine="0"/>
              <w:jc w:val="center"/>
              <w:rPr>
                <w:rFonts w:eastAsia="Times New Roman" w:cs="Times New Roman"/>
                <w:b/>
                <w:color w:val="000000"/>
                <w:sz w:val="22"/>
              </w:rPr>
            </w:pPr>
            <m:oMathPara>
              <m:oMath>
                <m:r>
                  <m:rPr>
                    <m:sty m:val="bi"/>
                  </m:rPr>
                  <w:rPr>
                    <w:rFonts w:ascii="Cambria Math" w:eastAsia="Times New Roman" w:hAnsi="Cambria Math" w:cs="Times New Roman"/>
                    <w:color w:val="000000"/>
                    <w:sz w:val="22"/>
                  </w:rPr>
                  <m:t>p&gt;|t|</m:t>
                </m:r>
              </m:oMath>
            </m:oMathPara>
          </w:p>
        </w:tc>
        <w:tc>
          <w:tcPr>
            <w:tcW w:w="2470" w:type="dxa"/>
            <w:gridSpan w:val="2"/>
            <w:tcBorders>
              <w:top w:val="single" w:sz="4" w:space="0" w:color="auto"/>
              <w:left w:val="nil"/>
              <w:bottom w:val="nil"/>
              <w:right w:val="nil"/>
            </w:tcBorders>
            <w:shd w:val="clear" w:color="auto" w:fill="auto"/>
            <w:noWrap/>
            <w:vAlign w:val="bottom"/>
            <w:hideMark/>
          </w:tcPr>
          <w:p w14:paraId="7F99725C"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95% conf. interval</w:t>
            </w:r>
          </w:p>
        </w:tc>
      </w:tr>
      <w:tr w:rsidR="00CA2BBE" w:rsidRPr="00946467" w14:paraId="479DB7AA" w14:textId="77777777">
        <w:trPr>
          <w:trHeight w:val="317"/>
          <w:jc w:val="center"/>
        </w:trPr>
        <w:tc>
          <w:tcPr>
            <w:tcW w:w="1530" w:type="dxa"/>
            <w:vMerge/>
            <w:tcBorders>
              <w:top w:val="single" w:sz="4" w:space="0" w:color="auto"/>
              <w:left w:val="nil"/>
              <w:bottom w:val="single" w:sz="4" w:space="0" w:color="000000"/>
              <w:right w:val="single" w:sz="4" w:space="0" w:color="auto"/>
            </w:tcBorders>
            <w:vAlign w:val="center"/>
            <w:hideMark/>
          </w:tcPr>
          <w:p w14:paraId="7537A8D6" w14:textId="77777777" w:rsidR="00CA2BBE" w:rsidRPr="00F07704" w:rsidRDefault="00CA2BBE">
            <w:pPr>
              <w:spacing w:line="240" w:lineRule="auto"/>
              <w:ind w:firstLine="0"/>
              <w:jc w:val="left"/>
              <w:rPr>
                <w:rFonts w:eastAsia="Times New Roman" w:cs="Times New Roman"/>
                <w:b/>
                <w:color w:val="000000"/>
                <w:sz w:val="22"/>
              </w:rPr>
            </w:pPr>
          </w:p>
        </w:tc>
        <w:tc>
          <w:tcPr>
            <w:tcW w:w="1316" w:type="dxa"/>
            <w:vMerge/>
            <w:tcBorders>
              <w:top w:val="single" w:sz="4" w:space="0" w:color="auto"/>
              <w:left w:val="single" w:sz="4" w:space="0" w:color="auto"/>
              <w:bottom w:val="single" w:sz="4" w:space="0" w:color="000000"/>
              <w:right w:val="nil"/>
            </w:tcBorders>
            <w:vAlign w:val="center"/>
            <w:hideMark/>
          </w:tcPr>
          <w:p w14:paraId="73550F14" w14:textId="77777777" w:rsidR="00CA2BBE" w:rsidRPr="00F07704" w:rsidRDefault="00CA2BBE">
            <w:pPr>
              <w:spacing w:line="240" w:lineRule="auto"/>
              <w:ind w:firstLine="0"/>
              <w:jc w:val="left"/>
              <w:rPr>
                <w:rFonts w:eastAsia="Times New Roman" w:cs="Times New Roman"/>
                <w:b/>
                <w:color w:val="000000"/>
                <w:sz w:val="22"/>
              </w:rPr>
            </w:pPr>
          </w:p>
        </w:tc>
        <w:tc>
          <w:tcPr>
            <w:tcW w:w="1574" w:type="dxa"/>
            <w:vMerge/>
            <w:tcBorders>
              <w:top w:val="single" w:sz="4" w:space="0" w:color="auto"/>
              <w:left w:val="nil"/>
              <w:bottom w:val="single" w:sz="4" w:space="0" w:color="000000"/>
              <w:right w:val="nil"/>
            </w:tcBorders>
            <w:vAlign w:val="center"/>
            <w:hideMark/>
          </w:tcPr>
          <w:p w14:paraId="21305D7D" w14:textId="77777777" w:rsidR="00CA2BBE" w:rsidRPr="00F07704" w:rsidRDefault="00CA2BBE">
            <w:pPr>
              <w:spacing w:line="240" w:lineRule="auto"/>
              <w:ind w:firstLine="0"/>
              <w:jc w:val="left"/>
              <w:rPr>
                <w:rFonts w:eastAsia="Times New Roman" w:cs="Times New Roman"/>
                <w:b/>
                <w:color w:val="000000"/>
                <w:sz w:val="22"/>
              </w:rPr>
            </w:pPr>
          </w:p>
        </w:tc>
        <w:tc>
          <w:tcPr>
            <w:tcW w:w="1235" w:type="dxa"/>
            <w:vMerge/>
            <w:tcBorders>
              <w:top w:val="single" w:sz="4" w:space="0" w:color="auto"/>
              <w:left w:val="nil"/>
              <w:bottom w:val="single" w:sz="4" w:space="0" w:color="000000"/>
              <w:right w:val="nil"/>
            </w:tcBorders>
            <w:vAlign w:val="center"/>
            <w:hideMark/>
          </w:tcPr>
          <w:p w14:paraId="577F5B8D" w14:textId="77777777" w:rsidR="00CA2BBE" w:rsidRPr="00F07704" w:rsidRDefault="00CA2BBE">
            <w:pPr>
              <w:spacing w:line="240" w:lineRule="auto"/>
              <w:ind w:firstLine="0"/>
              <w:jc w:val="left"/>
              <w:rPr>
                <w:rFonts w:eastAsia="Times New Roman" w:cs="Times New Roman"/>
                <w:b/>
                <w:color w:val="000000"/>
                <w:sz w:val="22"/>
              </w:rPr>
            </w:pPr>
          </w:p>
        </w:tc>
        <w:tc>
          <w:tcPr>
            <w:tcW w:w="1235" w:type="dxa"/>
            <w:vMerge/>
            <w:tcBorders>
              <w:top w:val="single" w:sz="4" w:space="0" w:color="auto"/>
              <w:left w:val="nil"/>
              <w:bottom w:val="single" w:sz="4" w:space="0" w:color="000000"/>
              <w:right w:val="nil"/>
            </w:tcBorders>
            <w:vAlign w:val="center"/>
            <w:hideMark/>
          </w:tcPr>
          <w:p w14:paraId="4BE81394" w14:textId="77777777" w:rsidR="00CA2BBE" w:rsidRPr="00F07704" w:rsidRDefault="00CA2BBE">
            <w:pPr>
              <w:spacing w:line="240" w:lineRule="auto"/>
              <w:ind w:firstLine="0"/>
              <w:jc w:val="left"/>
              <w:rPr>
                <w:rFonts w:eastAsia="Times New Roman" w:cs="Times New Roman"/>
                <w:b/>
                <w:color w:val="000000"/>
                <w:sz w:val="22"/>
              </w:rPr>
            </w:pPr>
          </w:p>
        </w:tc>
        <w:tc>
          <w:tcPr>
            <w:tcW w:w="1235" w:type="dxa"/>
            <w:tcBorders>
              <w:top w:val="nil"/>
              <w:left w:val="nil"/>
              <w:bottom w:val="single" w:sz="4" w:space="0" w:color="auto"/>
              <w:right w:val="nil"/>
            </w:tcBorders>
            <w:shd w:val="clear" w:color="auto" w:fill="auto"/>
            <w:noWrap/>
            <w:vAlign w:val="bottom"/>
            <w:hideMark/>
          </w:tcPr>
          <w:p w14:paraId="2143E910"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Lower lim.</w:t>
            </w:r>
          </w:p>
        </w:tc>
        <w:tc>
          <w:tcPr>
            <w:tcW w:w="1235" w:type="dxa"/>
            <w:tcBorders>
              <w:top w:val="nil"/>
              <w:left w:val="nil"/>
              <w:bottom w:val="single" w:sz="4" w:space="0" w:color="auto"/>
              <w:right w:val="nil"/>
            </w:tcBorders>
            <w:shd w:val="clear" w:color="auto" w:fill="auto"/>
            <w:noWrap/>
            <w:vAlign w:val="bottom"/>
            <w:hideMark/>
          </w:tcPr>
          <w:p w14:paraId="4550CB8D"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Upper lim.</w:t>
            </w:r>
          </w:p>
        </w:tc>
      </w:tr>
      <w:tr w:rsidR="00CA2BBE" w:rsidRPr="00946467" w14:paraId="21306ED4" w14:textId="77777777">
        <w:trPr>
          <w:trHeight w:val="317"/>
          <w:jc w:val="center"/>
        </w:trPr>
        <w:tc>
          <w:tcPr>
            <w:tcW w:w="1530" w:type="dxa"/>
            <w:tcBorders>
              <w:top w:val="nil"/>
              <w:left w:val="nil"/>
              <w:bottom w:val="nil"/>
              <w:right w:val="single" w:sz="4" w:space="0" w:color="auto"/>
            </w:tcBorders>
            <w:shd w:val="clear" w:color="auto" w:fill="auto"/>
            <w:noWrap/>
            <w:vAlign w:val="center"/>
            <w:hideMark/>
          </w:tcPr>
          <w:p w14:paraId="089BCDA0"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CorrAct</w:t>
            </w:r>
          </w:p>
        </w:tc>
        <w:tc>
          <w:tcPr>
            <w:tcW w:w="1316" w:type="dxa"/>
            <w:tcBorders>
              <w:top w:val="nil"/>
              <w:left w:val="nil"/>
              <w:bottom w:val="nil"/>
              <w:right w:val="nil"/>
            </w:tcBorders>
            <w:shd w:val="clear" w:color="auto" w:fill="auto"/>
            <w:noWrap/>
            <w:vAlign w:val="center"/>
            <w:hideMark/>
          </w:tcPr>
          <w:p w14:paraId="5C2C36EF"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6.610E-06</w:t>
            </w:r>
          </w:p>
        </w:tc>
        <w:tc>
          <w:tcPr>
            <w:tcW w:w="1574" w:type="dxa"/>
            <w:tcBorders>
              <w:top w:val="nil"/>
              <w:left w:val="nil"/>
              <w:bottom w:val="nil"/>
              <w:right w:val="nil"/>
            </w:tcBorders>
            <w:shd w:val="clear" w:color="auto" w:fill="auto"/>
            <w:noWrap/>
            <w:vAlign w:val="center"/>
            <w:hideMark/>
          </w:tcPr>
          <w:p w14:paraId="2744576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2.05E-06</w:t>
            </w:r>
          </w:p>
        </w:tc>
        <w:tc>
          <w:tcPr>
            <w:tcW w:w="1235" w:type="dxa"/>
            <w:tcBorders>
              <w:top w:val="nil"/>
              <w:left w:val="nil"/>
              <w:bottom w:val="nil"/>
              <w:right w:val="nil"/>
            </w:tcBorders>
            <w:shd w:val="clear" w:color="auto" w:fill="auto"/>
            <w:noWrap/>
            <w:vAlign w:val="center"/>
            <w:hideMark/>
          </w:tcPr>
          <w:p w14:paraId="03DAB9F5"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3.23</w:t>
            </w:r>
          </w:p>
        </w:tc>
        <w:tc>
          <w:tcPr>
            <w:tcW w:w="1235" w:type="dxa"/>
            <w:tcBorders>
              <w:top w:val="nil"/>
              <w:left w:val="nil"/>
              <w:bottom w:val="nil"/>
              <w:right w:val="nil"/>
            </w:tcBorders>
            <w:shd w:val="clear" w:color="auto" w:fill="auto"/>
            <w:noWrap/>
            <w:vAlign w:val="center"/>
            <w:hideMark/>
          </w:tcPr>
          <w:p w14:paraId="791C98CF"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0.007</w:t>
            </w:r>
          </w:p>
        </w:tc>
        <w:tc>
          <w:tcPr>
            <w:tcW w:w="1235" w:type="dxa"/>
            <w:tcBorders>
              <w:top w:val="nil"/>
              <w:left w:val="nil"/>
              <w:bottom w:val="nil"/>
              <w:right w:val="nil"/>
            </w:tcBorders>
            <w:shd w:val="clear" w:color="auto" w:fill="auto"/>
            <w:noWrap/>
            <w:vAlign w:val="center"/>
            <w:hideMark/>
          </w:tcPr>
          <w:p w14:paraId="591F2ED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2.15E-06</w:t>
            </w:r>
          </w:p>
        </w:tc>
        <w:tc>
          <w:tcPr>
            <w:tcW w:w="1235" w:type="dxa"/>
            <w:tcBorders>
              <w:top w:val="nil"/>
              <w:left w:val="nil"/>
              <w:bottom w:val="nil"/>
              <w:right w:val="nil"/>
            </w:tcBorders>
            <w:shd w:val="clear" w:color="auto" w:fill="auto"/>
            <w:noWrap/>
            <w:vAlign w:val="center"/>
            <w:hideMark/>
          </w:tcPr>
          <w:p w14:paraId="1C55C342"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0.0000111</w:t>
            </w:r>
          </w:p>
        </w:tc>
      </w:tr>
      <w:tr w:rsidR="00CA2BBE" w:rsidRPr="00946467" w14:paraId="1D776FE3" w14:textId="77777777">
        <w:trPr>
          <w:trHeight w:val="317"/>
          <w:jc w:val="center"/>
        </w:trPr>
        <w:tc>
          <w:tcPr>
            <w:tcW w:w="1530" w:type="dxa"/>
            <w:tcBorders>
              <w:top w:val="nil"/>
              <w:left w:val="nil"/>
              <w:bottom w:val="nil"/>
              <w:right w:val="single" w:sz="4" w:space="0" w:color="auto"/>
            </w:tcBorders>
            <w:shd w:val="clear" w:color="auto" w:fill="auto"/>
            <w:noWrap/>
            <w:vAlign w:val="center"/>
            <w:hideMark/>
          </w:tcPr>
          <w:p w14:paraId="5A18892A" w14:textId="77777777" w:rsidR="00CA2BBE" w:rsidRPr="00F07704" w:rsidRDefault="00CA2BBE">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PorcCtasAct</w:t>
            </w:r>
            <w:proofErr w:type="spellEnd"/>
          </w:p>
        </w:tc>
        <w:tc>
          <w:tcPr>
            <w:tcW w:w="1316" w:type="dxa"/>
            <w:tcBorders>
              <w:top w:val="nil"/>
              <w:left w:val="nil"/>
              <w:bottom w:val="nil"/>
              <w:right w:val="nil"/>
            </w:tcBorders>
            <w:shd w:val="clear" w:color="auto" w:fill="auto"/>
            <w:noWrap/>
            <w:vAlign w:val="center"/>
            <w:hideMark/>
          </w:tcPr>
          <w:p w14:paraId="7A52FB67"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-0.0002625</w:t>
            </w:r>
          </w:p>
        </w:tc>
        <w:tc>
          <w:tcPr>
            <w:tcW w:w="1574" w:type="dxa"/>
            <w:tcBorders>
              <w:top w:val="nil"/>
              <w:left w:val="nil"/>
              <w:bottom w:val="nil"/>
              <w:right w:val="nil"/>
            </w:tcBorders>
            <w:shd w:val="clear" w:color="auto" w:fill="auto"/>
            <w:noWrap/>
            <w:vAlign w:val="center"/>
            <w:hideMark/>
          </w:tcPr>
          <w:p w14:paraId="5C8394E1"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0.000058</w:t>
            </w:r>
          </w:p>
        </w:tc>
        <w:tc>
          <w:tcPr>
            <w:tcW w:w="1235" w:type="dxa"/>
            <w:tcBorders>
              <w:top w:val="nil"/>
              <w:left w:val="nil"/>
              <w:bottom w:val="nil"/>
              <w:right w:val="nil"/>
            </w:tcBorders>
            <w:shd w:val="clear" w:color="auto" w:fill="auto"/>
            <w:noWrap/>
            <w:vAlign w:val="center"/>
            <w:hideMark/>
          </w:tcPr>
          <w:p w14:paraId="3EF35C52"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-4.52</w:t>
            </w:r>
          </w:p>
        </w:tc>
        <w:tc>
          <w:tcPr>
            <w:tcW w:w="1235" w:type="dxa"/>
            <w:tcBorders>
              <w:top w:val="nil"/>
              <w:left w:val="nil"/>
              <w:bottom w:val="nil"/>
              <w:right w:val="nil"/>
            </w:tcBorders>
            <w:shd w:val="clear" w:color="auto" w:fill="auto"/>
            <w:noWrap/>
            <w:vAlign w:val="center"/>
            <w:hideMark/>
          </w:tcPr>
          <w:p w14:paraId="192994C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0.001</w:t>
            </w:r>
          </w:p>
        </w:tc>
        <w:tc>
          <w:tcPr>
            <w:tcW w:w="1235" w:type="dxa"/>
            <w:tcBorders>
              <w:top w:val="nil"/>
              <w:left w:val="nil"/>
              <w:bottom w:val="nil"/>
              <w:right w:val="nil"/>
            </w:tcBorders>
            <w:shd w:val="clear" w:color="auto" w:fill="auto"/>
            <w:noWrap/>
            <w:vAlign w:val="center"/>
            <w:hideMark/>
          </w:tcPr>
          <w:p w14:paraId="6B3E3C3C"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-0.000389</w:t>
            </w:r>
          </w:p>
        </w:tc>
        <w:tc>
          <w:tcPr>
            <w:tcW w:w="1235" w:type="dxa"/>
            <w:tcBorders>
              <w:top w:val="nil"/>
              <w:left w:val="nil"/>
              <w:bottom w:val="nil"/>
              <w:right w:val="nil"/>
            </w:tcBorders>
            <w:shd w:val="clear" w:color="auto" w:fill="auto"/>
            <w:noWrap/>
            <w:vAlign w:val="center"/>
            <w:hideMark/>
          </w:tcPr>
          <w:p w14:paraId="4D99B9B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-0.000136</w:t>
            </w:r>
          </w:p>
        </w:tc>
      </w:tr>
      <w:tr w:rsidR="00CA2BBE" w:rsidRPr="00946467" w14:paraId="5B8F6F1C" w14:textId="77777777">
        <w:trPr>
          <w:trHeight w:val="317"/>
          <w:jc w:val="center"/>
        </w:trPr>
        <w:tc>
          <w:tcPr>
            <w:tcW w:w="1530" w:type="dxa"/>
            <w:tcBorders>
              <w:top w:val="nil"/>
              <w:left w:val="nil"/>
              <w:bottom w:val="nil"/>
              <w:right w:val="single" w:sz="4" w:space="0" w:color="auto"/>
            </w:tcBorders>
            <w:shd w:val="clear" w:color="auto" w:fill="auto"/>
            <w:noWrap/>
            <w:vAlign w:val="center"/>
            <w:hideMark/>
          </w:tcPr>
          <w:p w14:paraId="0A0C2458" w14:textId="77777777" w:rsidR="00CA2BBE" w:rsidRPr="00F07704" w:rsidRDefault="00CA2BBE">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CtasHom</w:t>
            </w:r>
            <w:proofErr w:type="spellEnd"/>
          </w:p>
        </w:tc>
        <w:tc>
          <w:tcPr>
            <w:tcW w:w="1316" w:type="dxa"/>
            <w:tcBorders>
              <w:top w:val="nil"/>
              <w:left w:val="nil"/>
              <w:bottom w:val="nil"/>
              <w:right w:val="nil"/>
            </w:tcBorders>
            <w:shd w:val="clear" w:color="auto" w:fill="auto"/>
            <w:noWrap/>
            <w:vAlign w:val="center"/>
            <w:hideMark/>
          </w:tcPr>
          <w:p w14:paraId="0EDB0562"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1.930E-07</w:t>
            </w:r>
          </w:p>
        </w:tc>
        <w:tc>
          <w:tcPr>
            <w:tcW w:w="1574" w:type="dxa"/>
            <w:tcBorders>
              <w:top w:val="nil"/>
              <w:left w:val="nil"/>
              <w:bottom w:val="nil"/>
              <w:right w:val="nil"/>
            </w:tcBorders>
            <w:shd w:val="clear" w:color="auto" w:fill="auto"/>
            <w:noWrap/>
            <w:vAlign w:val="center"/>
            <w:hideMark/>
          </w:tcPr>
          <w:p w14:paraId="036A4A09"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4.58E-08</w:t>
            </w:r>
          </w:p>
        </w:tc>
        <w:tc>
          <w:tcPr>
            <w:tcW w:w="1235" w:type="dxa"/>
            <w:tcBorders>
              <w:top w:val="nil"/>
              <w:left w:val="nil"/>
              <w:bottom w:val="nil"/>
              <w:right w:val="nil"/>
            </w:tcBorders>
            <w:shd w:val="clear" w:color="auto" w:fill="auto"/>
            <w:noWrap/>
            <w:vAlign w:val="center"/>
            <w:hideMark/>
          </w:tcPr>
          <w:p w14:paraId="1FA6EF0C"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4.22</w:t>
            </w:r>
          </w:p>
        </w:tc>
        <w:tc>
          <w:tcPr>
            <w:tcW w:w="1235" w:type="dxa"/>
            <w:tcBorders>
              <w:top w:val="nil"/>
              <w:left w:val="nil"/>
              <w:bottom w:val="nil"/>
              <w:right w:val="nil"/>
            </w:tcBorders>
            <w:shd w:val="clear" w:color="auto" w:fill="auto"/>
            <w:noWrap/>
            <w:vAlign w:val="center"/>
            <w:hideMark/>
          </w:tcPr>
          <w:p w14:paraId="622D668A"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0.001</w:t>
            </w:r>
          </w:p>
        </w:tc>
        <w:tc>
          <w:tcPr>
            <w:tcW w:w="1235" w:type="dxa"/>
            <w:tcBorders>
              <w:top w:val="nil"/>
              <w:left w:val="nil"/>
              <w:bottom w:val="nil"/>
              <w:right w:val="nil"/>
            </w:tcBorders>
            <w:shd w:val="clear" w:color="auto" w:fill="auto"/>
            <w:noWrap/>
            <w:vAlign w:val="center"/>
            <w:hideMark/>
          </w:tcPr>
          <w:p w14:paraId="02C3AB68"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9.34E-08</w:t>
            </w:r>
          </w:p>
        </w:tc>
        <w:tc>
          <w:tcPr>
            <w:tcW w:w="1235" w:type="dxa"/>
            <w:tcBorders>
              <w:top w:val="nil"/>
              <w:left w:val="nil"/>
              <w:bottom w:val="nil"/>
              <w:right w:val="nil"/>
            </w:tcBorders>
            <w:shd w:val="clear" w:color="auto" w:fill="auto"/>
            <w:noWrap/>
            <w:vAlign w:val="center"/>
            <w:hideMark/>
          </w:tcPr>
          <w:p w14:paraId="27935E25"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2.93E-07</w:t>
            </w:r>
          </w:p>
        </w:tc>
      </w:tr>
      <w:tr w:rsidR="00CA2BBE" w:rsidRPr="00946467" w14:paraId="0038F81E" w14:textId="77777777">
        <w:trPr>
          <w:trHeight w:val="317"/>
          <w:jc w:val="center"/>
        </w:trPr>
        <w:tc>
          <w:tcPr>
            <w:tcW w:w="1530" w:type="dxa"/>
            <w:tcBorders>
              <w:top w:val="nil"/>
              <w:left w:val="nil"/>
              <w:bottom w:val="nil"/>
              <w:right w:val="single" w:sz="4" w:space="0" w:color="auto"/>
            </w:tcBorders>
            <w:shd w:val="clear" w:color="auto" w:fill="auto"/>
            <w:noWrap/>
            <w:vAlign w:val="center"/>
            <w:hideMark/>
          </w:tcPr>
          <w:p w14:paraId="28A66276" w14:textId="77777777" w:rsidR="00CA2BBE" w:rsidRPr="00F07704" w:rsidRDefault="00CA2BBE">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CrVivMuj</w:t>
            </w:r>
            <w:proofErr w:type="spellEnd"/>
          </w:p>
        </w:tc>
        <w:tc>
          <w:tcPr>
            <w:tcW w:w="1316" w:type="dxa"/>
            <w:tcBorders>
              <w:top w:val="nil"/>
              <w:left w:val="nil"/>
              <w:bottom w:val="nil"/>
              <w:right w:val="nil"/>
            </w:tcBorders>
            <w:shd w:val="clear" w:color="auto" w:fill="auto"/>
            <w:noWrap/>
            <w:vAlign w:val="center"/>
            <w:hideMark/>
          </w:tcPr>
          <w:p w14:paraId="121C01D1"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0.0003337</w:t>
            </w:r>
          </w:p>
        </w:tc>
        <w:tc>
          <w:tcPr>
            <w:tcW w:w="1574" w:type="dxa"/>
            <w:tcBorders>
              <w:top w:val="nil"/>
              <w:left w:val="nil"/>
              <w:bottom w:val="nil"/>
              <w:right w:val="nil"/>
            </w:tcBorders>
            <w:shd w:val="clear" w:color="auto" w:fill="auto"/>
            <w:noWrap/>
            <w:vAlign w:val="center"/>
            <w:hideMark/>
          </w:tcPr>
          <w:p w14:paraId="577E6433"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0.0000576</w:t>
            </w:r>
          </w:p>
        </w:tc>
        <w:tc>
          <w:tcPr>
            <w:tcW w:w="1235" w:type="dxa"/>
            <w:tcBorders>
              <w:top w:val="nil"/>
              <w:left w:val="nil"/>
              <w:bottom w:val="nil"/>
              <w:right w:val="nil"/>
            </w:tcBorders>
            <w:shd w:val="clear" w:color="auto" w:fill="auto"/>
            <w:noWrap/>
            <w:vAlign w:val="center"/>
            <w:hideMark/>
          </w:tcPr>
          <w:p w14:paraId="26D6D7F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5.79</w:t>
            </w:r>
          </w:p>
        </w:tc>
        <w:tc>
          <w:tcPr>
            <w:tcW w:w="1235" w:type="dxa"/>
            <w:tcBorders>
              <w:top w:val="nil"/>
              <w:left w:val="nil"/>
              <w:bottom w:val="nil"/>
              <w:right w:val="nil"/>
            </w:tcBorders>
            <w:shd w:val="clear" w:color="auto" w:fill="auto"/>
            <w:noWrap/>
            <w:vAlign w:val="center"/>
            <w:hideMark/>
          </w:tcPr>
          <w:p w14:paraId="1B28C820"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w:t>
            </w:r>
          </w:p>
        </w:tc>
        <w:tc>
          <w:tcPr>
            <w:tcW w:w="1235" w:type="dxa"/>
            <w:tcBorders>
              <w:top w:val="nil"/>
              <w:left w:val="nil"/>
              <w:bottom w:val="nil"/>
              <w:right w:val="nil"/>
            </w:tcBorders>
            <w:shd w:val="clear" w:color="auto" w:fill="auto"/>
            <w:noWrap/>
            <w:vAlign w:val="center"/>
            <w:hideMark/>
          </w:tcPr>
          <w:p w14:paraId="0692247B"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0.0002081</w:t>
            </w:r>
          </w:p>
        </w:tc>
        <w:tc>
          <w:tcPr>
            <w:tcW w:w="1235" w:type="dxa"/>
            <w:tcBorders>
              <w:top w:val="nil"/>
              <w:left w:val="nil"/>
              <w:bottom w:val="nil"/>
              <w:right w:val="nil"/>
            </w:tcBorders>
            <w:shd w:val="clear" w:color="auto" w:fill="auto"/>
            <w:noWrap/>
            <w:vAlign w:val="center"/>
            <w:hideMark/>
          </w:tcPr>
          <w:p w14:paraId="2F8E46A5"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0.0004592</w:t>
            </w:r>
          </w:p>
        </w:tc>
      </w:tr>
      <w:tr w:rsidR="00CA2BBE" w:rsidRPr="00946467" w14:paraId="07D00553" w14:textId="77777777">
        <w:trPr>
          <w:trHeight w:val="317"/>
          <w:jc w:val="center"/>
        </w:trPr>
        <w:tc>
          <w:tcPr>
            <w:tcW w:w="1530" w:type="dxa"/>
            <w:tcBorders>
              <w:top w:val="nil"/>
              <w:left w:val="nil"/>
              <w:bottom w:val="nil"/>
              <w:right w:val="single" w:sz="4" w:space="0" w:color="auto"/>
            </w:tcBorders>
            <w:shd w:val="clear" w:color="auto" w:fill="auto"/>
            <w:noWrap/>
            <w:vAlign w:val="center"/>
            <w:hideMark/>
          </w:tcPr>
          <w:p w14:paraId="24935803" w14:textId="77777777" w:rsidR="00CA2BBE" w:rsidRPr="00F07704" w:rsidRDefault="00CA2BBE">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CrVivHom</w:t>
            </w:r>
            <w:proofErr w:type="spellEnd"/>
          </w:p>
        </w:tc>
        <w:tc>
          <w:tcPr>
            <w:tcW w:w="1316" w:type="dxa"/>
            <w:tcBorders>
              <w:top w:val="nil"/>
              <w:left w:val="nil"/>
              <w:bottom w:val="nil"/>
              <w:right w:val="nil"/>
            </w:tcBorders>
            <w:shd w:val="clear" w:color="auto" w:fill="auto"/>
            <w:noWrap/>
            <w:vAlign w:val="center"/>
            <w:hideMark/>
          </w:tcPr>
          <w:p w14:paraId="43A43F03"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-0.0003928</w:t>
            </w:r>
          </w:p>
        </w:tc>
        <w:tc>
          <w:tcPr>
            <w:tcW w:w="1574" w:type="dxa"/>
            <w:tcBorders>
              <w:top w:val="nil"/>
              <w:left w:val="nil"/>
              <w:bottom w:val="nil"/>
              <w:right w:val="nil"/>
            </w:tcBorders>
            <w:shd w:val="clear" w:color="auto" w:fill="auto"/>
            <w:noWrap/>
            <w:vAlign w:val="center"/>
            <w:hideMark/>
          </w:tcPr>
          <w:p w14:paraId="0F1228B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0.0000652</w:t>
            </w:r>
          </w:p>
        </w:tc>
        <w:tc>
          <w:tcPr>
            <w:tcW w:w="1235" w:type="dxa"/>
            <w:tcBorders>
              <w:top w:val="nil"/>
              <w:left w:val="nil"/>
              <w:bottom w:val="nil"/>
              <w:right w:val="nil"/>
            </w:tcBorders>
            <w:shd w:val="clear" w:color="auto" w:fill="auto"/>
            <w:noWrap/>
            <w:vAlign w:val="center"/>
            <w:hideMark/>
          </w:tcPr>
          <w:p w14:paraId="46B19B8C"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-6.03</w:t>
            </w:r>
          </w:p>
        </w:tc>
        <w:tc>
          <w:tcPr>
            <w:tcW w:w="1235" w:type="dxa"/>
            <w:tcBorders>
              <w:top w:val="nil"/>
              <w:left w:val="nil"/>
              <w:bottom w:val="nil"/>
              <w:right w:val="nil"/>
            </w:tcBorders>
            <w:shd w:val="clear" w:color="auto" w:fill="auto"/>
            <w:noWrap/>
            <w:vAlign w:val="center"/>
            <w:hideMark/>
          </w:tcPr>
          <w:p w14:paraId="26A92F3D"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w:t>
            </w:r>
          </w:p>
        </w:tc>
        <w:tc>
          <w:tcPr>
            <w:tcW w:w="1235" w:type="dxa"/>
            <w:tcBorders>
              <w:top w:val="nil"/>
              <w:left w:val="nil"/>
              <w:bottom w:val="nil"/>
              <w:right w:val="nil"/>
            </w:tcBorders>
            <w:shd w:val="clear" w:color="auto" w:fill="auto"/>
            <w:noWrap/>
            <w:vAlign w:val="center"/>
            <w:hideMark/>
          </w:tcPr>
          <w:p w14:paraId="438607C8"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-0.0005348</w:t>
            </w:r>
          </w:p>
        </w:tc>
        <w:tc>
          <w:tcPr>
            <w:tcW w:w="1235" w:type="dxa"/>
            <w:tcBorders>
              <w:top w:val="nil"/>
              <w:left w:val="nil"/>
              <w:bottom w:val="nil"/>
              <w:right w:val="nil"/>
            </w:tcBorders>
            <w:shd w:val="clear" w:color="auto" w:fill="auto"/>
            <w:noWrap/>
            <w:vAlign w:val="center"/>
            <w:hideMark/>
          </w:tcPr>
          <w:p w14:paraId="07E56E95"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-0.0002508</w:t>
            </w:r>
          </w:p>
        </w:tc>
      </w:tr>
      <w:tr w:rsidR="00CA2BBE" w:rsidRPr="00946467" w14:paraId="13178016" w14:textId="77777777">
        <w:trPr>
          <w:trHeight w:val="317"/>
          <w:jc w:val="center"/>
        </w:trPr>
        <w:tc>
          <w:tcPr>
            <w:tcW w:w="1530" w:type="dxa"/>
            <w:tcBorders>
              <w:top w:val="nil"/>
              <w:left w:val="nil"/>
              <w:bottom w:val="single" w:sz="4" w:space="0" w:color="auto"/>
              <w:right w:val="single" w:sz="4" w:space="0" w:color="auto"/>
            </w:tcBorders>
            <w:shd w:val="clear" w:color="auto" w:fill="auto"/>
            <w:noWrap/>
            <w:vAlign w:val="center"/>
            <w:hideMark/>
          </w:tcPr>
          <w:p w14:paraId="526907A9" w14:textId="77777777" w:rsidR="00CA2BBE" w:rsidRPr="00F07704" w:rsidRDefault="00CA2BB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Constant</w:t>
            </w:r>
          </w:p>
        </w:tc>
        <w:tc>
          <w:tcPr>
            <w:tcW w:w="1316" w:type="dxa"/>
            <w:tcBorders>
              <w:top w:val="nil"/>
              <w:left w:val="nil"/>
              <w:bottom w:val="single" w:sz="4" w:space="0" w:color="auto"/>
              <w:right w:val="nil"/>
            </w:tcBorders>
            <w:shd w:val="clear" w:color="auto" w:fill="auto"/>
            <w:noWrap/>
            <w:vAlign w:val="center"/>
            <w:hideMark/>
          </w:tcPr>
          <w:p w14:paraId="2257B550"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47.18462</w:t>
            </w:r>
          </w:p>
        </w:tc>
        <w:tc>
          <w:tcPr>
            <w:tcW w:w="1574" w:type="dxa"/>
            <w:tcBorders>
              <w:top w:val="nil"/>
              <w:left w:val="nil"/>
              <w:bottom w:val="single" w:sz="4" w:space="0" w:color="auto"/>
              <w:right w:val="nil"/>
            </w:tcBorders>
            <w:shd w:val="clear" w:color="auto" w:fill="auto"/>
            <w:noWrap/>
            <w:vAlign w:val="center"/>
            <w:hideMark/>
          </w:tcPr>
          <w:p w14:paraId="19D38C84"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2.44811</w:t>
            </w:r>
          </w:p>
        </w:tc>
        <w:tc>
          <w:tcPr>
            <w:tcW w:w="1235" w:type="dxa"/>
            <w:tcBorders>
              <w:top w:val="nil"/>
              <w:left w:val="nil"/>
              <w:bottom w:val="single" w:sz="4" w:space="0" w:color="auto"/>
              <w:right w:val="nil"/>
            </w:tcBorders>
            <w:shd w:val="clear" w:color="auto" w:fill="auto"/>
            <w:noWrap/>
            <w:vAlign w:val="center"/>
            <w:hideMark/>
          </w:tcPr>
          <w:p w14:paraId="63C25E3F"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19.27</w:t>
            </w:r>
          </w:p>
        </w:tc>
        <w:tc>
          <w:tcPr>
            <w:tcW w:w="1235" w:type="dxa"/>
            <w:tcBorders>
              <w:top w:val="nil"/>
              <w:left w:val="nil"/>
              <w:bottom w:val="single" w:sz="4" w:space="0" w:color="auto"/>
              <w:right w:val="nil"/>
            </w:tcBorders>
            <w:shd w:val="clear" w:color="auto" w:fill="auto"/>
            <w:noWrap/>
            <w:vAlign w:val="center"/>
            <w:hideMark/>
          </w:tcPr>
          <w:p w14:paraId="32A67CDE"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0.000</w:t>
            </w:r>
          </w:p>
        </w:tc>
        <w:tc>
          <w:tcPr>
            <w:tcW w:w="1235" w:type="dxa"/>
            <w:tcBorders>
              <w:top w:val="nil"/>
              <w:left w:val="nil"/>
              <w:bottom w:val="single" w:sz="4" w:space="0" w:color="auto"/>
              <w:right w:val="nil"/>
            </w:tcBorders>
            <w:shd w:val="clear" w:color="auto" w:fill="auto"/>
            <w:noWrap/>
            <w:vAlign w:val="center"/>
            <w:hideMark/>
          </w:tcPr>
          <w:p w14:paraId="38110C4B"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41.85064</w:t>
            </w:r>
          </w:p>
        </w:tc>
        <w:tc>
          <w:tcPr>
            <w:tcW w:w="1235" w:type="dxa"/>
            <w:tcBorders>
              <w:top w:val="nil"/>
              <w:left w:val="nil"/>
              <w:bottom w:val="single" w:sz="4" w:space="0" w:color="auto"/>
              <w:right w:val="nil"/>
            </w:tcBorders>
            <w:shd w:val="clear" w:color="auto" w:fill="auto"/>
            <w:noWrap/>
            <w:vAlign w:val="center"/>
            <w:hideMark/>
          </w:tcPr>
          <w:p w14:paraId="01116334" w14:textId="77777777" w:rsidR="00CA2BBE" w:rsidRPr="00F07704" w:rsidRDefault="00CA2BBE">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52.51859</w:t>
            </w:r>
          </w:p>
        </w:tc>
      </w:tr>
    </w:tbl>
    <w:p w14:paraId="611A7751" w14:textId="4B67CF6F" w:rsidR="00CA2BBE" w:rsidRPr="00F07704" w:rsidRDefault="007E0307" w:rsidP="00CA2BBE">
      <w:pPr>
        <w:pStyle w:val="CitarTablas"/>
        <w:rPr>
          <w:lang w:val="es-US"/>
        </w:rPr>
      </w:pPr>
      <w:r w:rsidRPr="00F07704">
        <w:rPr>
          <w:lang w:val="es-US"/>
        </w:rPr>
        <w:t>Tabla x: Resultados obtenidos con el modelo final</w:t>
      </w:r>
    </w:p>
    <w:p w14:paraId="255D4B8C" w14:textId="77777777" w:rsidR="00CA2BBE" w:rsidRPr="00EF432E" w:rsidRDefault="00CA2BBE" w:rsidP="007E0307">
      <w:pPr>
        <w:rPr>
          <w:lang w:val="es-CO"/>
        </w:rPr>
      </w:pPr>
    </w:p>
    <w:p w14:paraId="4C99D198" w14:textId="45C42075" w:rsidR="007E0307" w:rsidRPr="00EF432E" w:rsidRDefault="00120273" w:rsidP="007E0307">
      <w:pPr>
        <w:rPr>
          <w:lang w:val="es-CO"/>
        </w:rPr>
      </w:pPr>
      <w:r w:rsidRPr="00EF432E">
        <w:rPr>
          <w:lang w:val="es-CO"/>
        </w:rPr>
        <w:t xml:space="preserve">A partir de estos </w:t>
      </w:r>
      <w:r w:rsidR="006839C0" w:rsidRPr="00EF432E">
        <w:rPr>
          <w:lang w:val="es-CO"/>
        </w:rPr>
        <w:t>resultados</w:t>
      </w:r>
      <w:r w:rsidR="001B027F" w:rsidRPr="00EF432E">
        <w:rPr>
          <w:lang w:val="es-CO"/>
        </w:rPr>
        <w:t>, se destacan un par de puntos</w:t>
      </w:r>
      <w:r w:rsidR="006839C0" w:rsidRPr="00EF432E">
        <w:rPr>
          <w:lang w:val="es-CO"/>
        </w:rPr>
        <w:t xml:space="preserve"> </w:t>
      </w:r>
      <w:r w:rsidR="00E60AAE" w:rsidRPr="00EF432E">
        <w:rPr>
          <w:lang w:val="es-CO"/>
        </w:rPr>
        <w:t>excepcionales:</w:t>
      </w:r>
    </w:p>
    <w:p w14:paraId="69B7425D" w14:textId="72509294" w:rsidR="00E60AAE" w:rsidRPr="00EF432E" w:rsidRDefault="00836380" w:rsidP="00E60AAE">
      <w:pPr>
        <w:pStyle w:val="Prrafodelista"/>
        <w:numPr>
          <w:ilvl w:val="0"/>
          <w:numId w:val="9"/>
        </w:numPr>
        <w:rPr>
          <w:lang w:val="es-CO"/>
        </w:rPr>
      </w:pPr>
      <w:r w:rsidRPr="00EF432E">
        <w:rPr>
          <w:lang w:val="es-CO"/>
        </w:rPr>
        <w:t>Todas las var</w:t>
      </w:r>
      <w:r w:rsidR="00257F57" w:rsidRPr="00EF432E">
        <w:rPr>
          <w:lang w:val="es-CO"/>
        </w:rPr>
        <w:t xml:space="preserve">iables tienen </w:t>
      </w:r>
      <w:r w:rsidR="009E7D65" w:rsidRPr="00EF432E">
        <w:rPr>
          <w:lang w:val="es-CO"/>
        </w:rPr>
        <w:t xml:space="preserve">un </w:t>
      </w:r>
      <w:r w:rsidR="00612C33" w:rsidRPr="00EF432E">
        <w:rPr>
          <w:lang w:val="es-CO"/>
        </w:rPr>
        <w:t>efecto común</w:t>
      </w:r>
      <w:r w:rsidR="00EC45A0" w:rsidRPr="00EF432E">
        <w:rPr>
          <w:lang w:val="es-CO"/>
        </w:rPr>
        <w:t xml:space="preserve"> entre entidades bancarias</w:t>
      </w:r>
      <w:r w:rsidR="009E7D65" w:rsidRPr="00EF432E">
        <w:rPr>
          <w:lang w:val="es-CO"/>
        </w:rPr>
        <w:t xml:space="preserve"> (coeficiente) positivo sobre el IIF a excepción de dos: </w:t>
      </w:r>
      <w:r w:rsidR="00AB5C10" w:rsidRPr="00EF432E">
        <w:rPr>
          <w:lang w:val="es-CO"/>
        </w:rPr>
        <w:t xml:space="preserve">el porcentaje de cuentas de ahorro activas, y los créditos de vivienda </w:t>
      </w:r>
      <w:r w:rsidR="00EC49B4" w:rsidRPr="00EF432E">
        <w:rPr>
          <w:lang w:val="es-CO"/>
        </w:rPr>
        <w:t>emitidos</w:t>
      </w:r>
      <w:r w:rsidR="00AB5C10" w:rsidRPr="00EF432E">
        <w:rPr>
          <w:lang w:val="es-CO"/>
        </w:rPr>
        <w:t xml:space="preserve"> a hombres</w:t>
      </w:r>
    </w:p>
    <w:p w14:paraId="0950D94D" w14:textId="5E9592CE" w:rsidR="00AB5C10" w:rsidRPr="00EF432E" w:rsidRDefault="00A615E6" w:rsidP="00E60AAE">
      <w:pPr>
        <w:pStyle w:val="Prrafodelista"/>
        <w:numPr>
          <w:ilvl w:val="0"/>
          <w:numId w:val="9"/>
        </w:numPr>
        <w:rPr>
          <w:lang w:val="es-CO"/>
        </w:rPr>
      </w:pPr>
      <w:r w:rsidRPr="00EF432E">
        <w:rPr>
          <w:lang w:val="es-CO"/>
        </w:rPr>
        <w:lastRenderedPageBreak/>
        <w:t xml:space="preserve">Todas las variables </w:t>
      </w:r>
      <w:r w:rsidR="008353DC" w:rsidRPr="00EF432E">
        <w:rPr>
          <w:lang w:val="es-CO"/>
        </w:rPr>
        <w:t>presentan un nivel de significancia estadística muy alta en el modelo, teniendo un P-Value menor a</w:t>
      </w:r>
      <w:r w:rsidR="00E549C5" w:rsidRPr="00EF432E">
        <w:rPr>
          <w:lang w:val="es-CO"/>
        </w:rPr>
        <w:t xml:space="preserve"> un nivel de significancia </w:t>
      </w:r>
      <m:oMath>
        <m:r>
          <w:rPr>
            <w:rFonts w:ascii="Cambria Math" w:hAnsi="Cambria Math"/>
          </w:rPr>
          <m:t>α</m:t>
        </m:r>
        <m:r>
          <w:rPr>
            <w:rFonts w:ascii="Cambria Math" w:hAnsi="Cambria Math"/>
            <w:lang w:val="es-CO"/>
          </w:rPr>
          <m:t>=1%</m:t>
        </m:r>
      </m:oMath>
    </w:p>
    <w:p w14:paraId="7DFD7D1A" w14:textId="066B44C1" w:rsidR="00E549C5" w:rsidRPr="00EF432E" w:rsidRDefault="00A2585E" w:rsidP="00E60AAE">
      <w:pPr>
        <w:pStyle w:val="Prrafodelista"/>
        <w:numPr>
          <w:ilvl w:val="0"/>
          <w:numId w:val="9"/>
        </w:numPr>
        <w:rPr>
          <w:lang w:val="es-CO"/>
        </w:rPr>
      </w:pPr>
      <w:r w:rsidRPr="00EF432E">
        <w:rPr>
          <w:lang w:val="es-CO"/>
        </w:rPr>
        <w:t xml:space="preserve">La constante que representa el </w:t>
      </w:r>
      <w:r w:rsidR="0068133B" w:rsidRPr="00EF432E">
        <w:rPr>
          <w:lang w:val="es-CO"/>
        </w:rPr>
        <w:t>intercepto del modelo es mayor a</w:t>
      </w:r>
      <w:r w:rsidR="00EC49B4" w:rsidRPr="00EF432E">
        <w:rPr>
          <w:lang w:val="es-CO"/>
        </w:rPr>
        <w:t>l IIF actual, las consecuencias de esto se presentan más adelante</w:t>
      </w:r>
    </w:p>
    <w:p w14:paraId="2748FBF1" w14:textId="56331496" w:rsidR="000B4C6D" w:rsidRPr="00EF432E" w:rsidRDefault="00C24599" w:rsidP="00E60AAE">
      <w:pPr>
        <w:pStyle w:val="Prrafodelista"/>
        <w:numPr>
          <w:ilvl w:val="0"/>
          <w:numId w:val="9"/>
        </w:numPr>
        <w:rPr>
          <w:lang w:val="es-CO"/>
        </w:rPr>
      </w:pPr>
      <w:r w:rsidRPr="00EF432E">
        <w:rPr>
          <w:lang w:val="es-CO"/>
        </w:rPr>
        <w:t xml:space="preserve">Los </w:t>
      </w:r>
      <w:r w:rsidR="00144D8E" w:rsidRPr="00EF432E">
        <w:rPr>
          <w:lang w:val="es-CO"/>
        </w:rPr>
        <w:t>coeficientes</w:t>
      </w:r>
      <w:r w:rsidRPr="00EF432E">
        <w:rPr>
          <w:lang w:val="es-CO"/>
        </w:rPr>
        <w:t xml:space="preserve"> de todas las variables </w:t>
      </w:r>
      <w:r w:rsidR="00BB2218" w:rsidRPr="00EF432E">
        <w:rPr>
          <w:lang w:val="es-CO"/>
        </w:rPr>
        <w:t xml:space="preserve">son considerablemente pequeños, esto es debido a la magnitud de los </w:t>
      </w:r>
      <w:r w:rsidR="00144D8E" w:rsidRPr="00EF432E">
        <w:rPr>
          <w:lang w:val="es-CO"/>
        </w:rPr>
        <w:t>datos</w:t>
      </w:r>
      <w:r w:rsidR="00BB2218" w:rsidRPr="00EF432E">
        <w:rPr>
          <w:lang w:val="es-CO"/>
        </w:rPr>
        <w:t xml:space="preserve"> tratados. Con esto se puede concluir </w:t>
      </w:r>
      <w:r w:rsidR="00144D8E" w:rsidRPr="00EF432E">
        <w:rPr>
          <w:lang w:val="es-CO"/>
        </w:rPr>
        <w:t>que, para lograr un impacto considerable en el IIF, las medidas tomadas deben afectar a una gran proporción de la población</w:t>
      </w:r>
      <w:ins w:id="96" w:author="Adriana Lourdes Abrego Perez" w:date="2024-05-10T09:20:00Z">
        <w:r w:rsidR="00CA2333">
          <w:rPr>
            <w:lang w:val="es-CO"/>
          </w:rPr>
          <w:t>.</w:t>
        </w:r>
      </w:ins>
    </w:p>
    <w:p w14:paraId="23E9F9C8" w14:textId="77777777" w:rsidR="00496C14" w:rsidRPr="00EF432E" w:rsidRDefault="00496C14" w:rsidP="00496C14">
      <w:pPr>
        <w:ind w:left="1080" w:firstLine="0"/>
        <w:rPr>
          <w:lang w:val="es-CO"/>
        </w:rPr>
      </w:pPr>
    </w:p>
    <w:p w14:paraId="541BDADB" w14:textId="48D5C594" w:rsidR="00CF332E" w:rsidRPr="00F07704" w:rsidRDefault="003468D9" w:rsidP="00883715">
      <w:pPr>
        <w:pStyle w:val="Tesis2"/>
        <w:rPr>
          <w:lang w:val="es-US"/>
        </w:rPr>
      </w:pPr>
      <w:bookmarkStart w:id="97" w:name="_Toc165963738"/>
      <w:r w:rsidRPr="00F07704">
        <w:rPr>
          <w:lang w:val="es-US"/>
        </w:rPr>
        <w:t>Índice</w:t>
      </w:r>
      <w:r w:rsidR="00883715" w:rsidRPr="00F07704">
        <w:rPr>
          <w:lang w:val="es-US"/>
        </w:rPr>
        <w:t xml:space="preserve"> de Inclusión Financiera</w:t>
      </w:r>
      <w:bookmarkEnd w:id="97"/>
    </w:p>
    <w:p w14:paraId="2FECF45D" w14:textId="72575DEE" w:rsidR="00CE2B2D" w:rsidRPr="00EF432E" w:rsidRDefault="00935CDA" w:rsidP="00CE2B2D">
      <w:pPr>
        <w:rPr>
          <w:lang w:val="es-CO"/>
        </w:rPr>
      </w:pPr>
      <w:r w:rsidRPr="00EF432E">
        <w:rPr>
          <w:lang w:val="es-CO"/>
        </w:rPr>
        <w:t xml:space="preserve">Para el </w:t>
      </w:r>
      <w:r w:rsidR="000157D6" w:rsidRPr="00EF432E">
        <w:rPr>
          <w:lang w:val="es-CO"/>
        </w:rPr>
        <w:t>análisis</w:t>
      </w:r>
      <w:r w:rsidRPr="00EF432E">
        <w:rPr>
          <w:lang w:val="es-CO"/>
        </w:rPr>
        <w:t xml:space="preserve"> de resultados que sigue, es necesario tener un par de datos presen</w:t>
      </w:r>
      <w:r w:rsidR="001F5941" w:rsidRPr="00EF432E">
        <w:rPr>
          <w:lang w:val="es-CO"/>
        </w:rPr>
        <w:t xml:space="preserve">tes acerca de la demografía colombiana. </w:t>
      </w:r>
      <w:r w:rsidR="00474DF6" w:rsidRPr="004932B5">
        <w:rPr>
          <w:lang w:val="es-ES"/>
        </w:rPr>
        <w:t>Según el Banco mundial</w:t>
      </w:r>
      <w:r w:rsidR="007D361E" w:rsidRPr="004932B5">
        <w:rPr>
          <w:lang w:val="es-ES"/>
        </w:rPr>
        <w:t xml:space="preserve">, </w:t>
      </w:r>
      <w:r w:rsidR="001555FA" w:rsidRPr="004932B5">
        <w:rPr>
          <w:lang w:val="es-ES"/>
        </w:rPr>
        <w:t xml:space="preserve">la población </w:t>
      </w:r>
      <w:r w:rsidR="00222819" w:rsidRPr="004932B5">
        <w:rPr>
          <w:lang w:val="es-ES"/>
        </w:rPr>
        <w:t xml:space="preserve">económicamente </w:t>
      </w:r>
      <w:r w:rsidR="0090019D" w:rsidRPr="004932B5">
        <w:rPr>
          <w:lang w:val="es-ES"/>
        </w:rPr>
        <w:t xml:space="preserve">activa </w:t>
      </w:r>
      <w:r w:rsidR="00222819" w:rsidRPr="004932B5">
        <w:rPr>
          <w:lang w:val="es-ES"/>
        </w:rPr>
        <w:t>de Colombia se situaba en 26</w:t>
      </w:r>
      <w:r w:rsidR="000B27BD" w:rsidRPr="004932B5">
        <w:rPr>
          <w:lang w:val="es-ES"/>
        </w:rPr>
        <w:t>,003</w:t>
      </w:r>
      <w:r w:rsidR="00A00177" w:rsidRPr="004932B5">
        <w:rPr>
          <w:lang w:val="es-ES"/>
        </w:rPr>
        <w:t>,385 personas para el 2023</w:t>
      </w:r>
      <w:r w:rsidR="004932B5">
        <w:rPr>
          <w:lang w:val="es-ES"/>
        </w:rPr>
        <w:t xml:space="preserve"> (Banco Mundial</w:t>
      </w:r>
      <w:r w:rsidR="00ED5233">
        <w:rPr>
          <w:lang w:val="es-ES"/>
        </w:rPr>
        <w:t xml:space="preserve">, 2023). </w:t>
      </w:r>
      <w:r w:rsidR="003468D9" w:rsidRPr="004932B5">
        <w:rPr>
          <w:lang w:val="es-ES"/>
        </w:rPr>
        <w:t xml:space="preserve">Para este estudio, se utilizó el </w:t>
      </w:r>
      <w:r w:rsidR="00086E8F" w:rsidRPr="004932B5">
        <w:rPr>
          <w:lang w:val="es-ES"/>
        </w:rPr>
        <w:t>índice</w:t>
      </w:r>
      <w:r w:rsidR="003468D9" w:rsidRPr="004932B5">
        <w:rPr>
          <w:lang w:val="es-ES"/>
        </w:rPr>
        <w:t xml:space="preserve"> de inclusión financiera</w:t>
      </w:r>
      <w:r w:rsidR="00D10F3A" w:rsidRPr="004932B5">
        <w:rPr>
          <w:lang w:val="es-ES"/>
        </w:rPr>
        <w:t xml:space="preserve"> (IIF)</w:t>
      </w:r>
      <w:r w:rsidR="003468D9" w:rsidRPr="004932B5">
        <w:rPr>
          <w:lang w:val="es-ES"/>
        </w:rPr>
        <w:t xml:space="preserve"> calculado por Credicorp, </w:t>
      </w:r>
      <w:r w:rsidR="00DC2540" w:rsidRPr="004932B5">
        <w:rPr>
          <w:lang w:val="es-ES"/>
        </w:rPr>
        <w:t xml:space="preserve">como la variable dependiente en el modelo de efectos fijos. </w:t>
      </w:r>
      <w:r w:rsidR="007D59A5" w:rsidRPr="00EF432E">
        <w:rPr>
          <w:lang w:val="es-CO"/>
        </w:rPr>
        <w:t>Este índice fue calculado a</w:t>
      </w:r>
      <w:r w:rsidR="003468D9" w:rsidRPr="00EF432E">
        <w:rPr>
          <w:lang w:val="es-CO"/>
        </w:rPr>
        <w:t xml:space="preserve"> partir de una encuesta realizada a un grupo muestral </w:t>
      </w:r>
      <w:r w:rsidR="00496BE4" w:rsidRPr="00EF432E">
        <w:rPr>
          <w:lang w:val="es-CO"/>
        </w:rPr>
        <w:t xml:space="preserve">para determinar el comportamiento </w:t>
      </w:r>
      <w:r w:rsidR="00086E8F" w:rsidRPr="00EF432E">
        <w:rPr>
          <w:lang w:val="es-CO"/>
        </w:rPr>
        <w:t xml:space="preserve">del grupo poblacional de 26 millones de individuos. Este índice de inclusión </w:t>
      </w:r>
      <w:proofErr w:type="gramStart"/>
      <w:r w:rsidR="00086E8F" w:rsidRPr="00EF432E">
        <w:rPr>
          <w:lang w:val="es-CO"/>
        </w:rPr>
        <w:t>financiera,</w:t>
      </w:r>
      <w:proofErr w:type="gramEnd"/>
      <w:r w:rsidR="00086E8F" w:rsidRPr="00EF432E">
        <w:rPr>
          <w:lang w:val="es-CO"/>
        </w:rPr>
        <w:t xml:space="preserve"> </w:t>
      </w:r>
      <w:r w:rsidR="001A6B7C" w:rsidRPr="00EF432E">
        <w:rPr>
          <w:lang w:val="es-CO"/>
        </w:rPr>
        <w:t xml:space="preserve">tiene en cuenta el acceso, uso y calidad percibida </w:t>
      </w:r>
      <w:r w:rsidR="0062495C" w:rsidRPr="00EF432E">
        <w:rPr>
          <w:lang w:val="es-CO"/>
        </w:rPr>
        <w:t>en cuanto a las entidades y productos financieros disponibles en el país.</w:t>
      </w:r>
      <w:r w:rsidR="00261828" w:rsidRPr="00EF432E">
        <w:rPr>
          <w:lang w:val="es-CO"/>
        </w:rPr>
        <w:t xml:space="preserve"> </w:t>
      </w:r>
      <w:r w:rsidR="0062495C" w:rsidRPr="00EF432E">
        <w:rPr>
          <w:lang w:val="es-CO"/>
        </w:rPr>
        <w:t xml:space="preserve">Este </w:t>
      </w:r>
      <w:r w:rsidR="00261828" w:rsidRPr="00EF432E">
        <w:rPr>
          <w:lang w:val="es-CO"/>
        </w:rPr>
        <w:t>índice</w:t>
      </w:r>
      <w:r w:rsidR="0062495C" w:rsidRPr="00EF432E">
        <w:rPr>
          <w:lang w:val="es-CO"/>
        </w:rPr>
        <w:t xml:space="preserve"> </w:t>
      </w:r>
      <w:r w:rsidR="0098719C" w:rsidRPr="00EF432E">
        <w:rPr>
          <w:lang w:val="es-CO"/>
        </w:rPr>
        <w:t xml:space="preserve">se encontró </w:t>
      </w:r>
      <w:r w:rsidR="00AE2B0B" w:rsidRPr="00EF432E">
        <w:rPr>
          <w:lang w:val="es-CO"/>
        </w:rPr>
        <w:t xml:space="preserve">en </w:t>
      </w:r>
      <w:r w:rsidR="009A0755" w:rsidRPr="00EF432E">
        <w:rPr>
          <w:lang w:val="es-CO"/>
        </w:rPr>
        <w:t>45.2</w:t>
      </w:r>
      <w:r w:rsidR="00D10F3A" w:rsidRPr="00EF432E">
        <w:rPr>
          <w:lang w:val="es-CO"/>
        </w:rPr>
        <w:t xml:space="preserve"> sobre 100</w:t>
      </w:r>
      <w:r w:rsidR="009A0755" w:rsidRPr="00EF432E">
        <w:rPr>
          <w:lang w:val="es-CO"/>
        </w:rPr>
        <w:t xml:space="preserve"> al final del 2023</w:t>
      </w:r>
      <w:r w:rsidR="00595061" w:rsidRPr="00EF432E">
        <w:rPr>
          <w:lang w:val="es-CO"/>
        </w:rPr>
        <w:t xml:space="preserve"> y </w:t>
      </w:r>
      <w:r w:rsidR="00D10F3A" w:rsidRPr="00EF432E">
        <w:rPr>
          <w:lang w:val="es-CO"/>
        </w:rPr>
        <w:t>la media a través de los años desde el 2018 hasta el 2023 es de 42.95</w:t>
      </w:r>
      <w:r w:rsidR="009A0755" w:rsidRPr="00EF432E">
        <w:rPr>
          <w:lang w:val="es-CO"/>
        </w:rPr>
        <w:t xml:space="preserve">. </w:t>
      </w:r>
      <w:r w:rsidR="004D52CD" w:rsidRPr="00EF432E">
        <w:rPr>
          <w:lang w:val="es-CO"/>
        </w:rPr>
        <w:t>El IIF ha seguido una tendencia creciente, pero s</w:t>
      </w:r>
      <w:r w:rsidR="00121995" w:rsidRPr="00EF432E">
        <w:rPr>
          <w:lang w:val="es-CO"/>
        </w:rPr>
        <w:t>u crecimiento</w:t>
      </w:r>
      <w:r w:rsidR="004735CE" w:rsidRPr="00EF432E">
        <w:rPr>
          <w:lang w:val="es-CO"/>
        </w:rPr>
        <w:t xml:space="preserve"> ha desacelerado. En la siguiente table se presenta un resumen de su</w:t>
      </w:r>
      <w:r w:rsidR="00582300" w:rsidRPr="00EF432E">
        <w:rPr>
          <w:lang w:val="es-CO"/>
        </w:rPr>
        <w:t xml:space="preserve"> comportamiento:</w:t>
      </w:r>
      <w:r w:rsidR="000F687E" w:rsidRPr="00EF432E">
        <w:rPr>
          <w:lang w:val="es-CO"/>
        </w:rPr>
        <w:t xml:space="preserve"> </w:t>
      </w:r>
    </w:p>
    <w:p w14:paraId="7B714B45" w14:textId="77777777" w:rsidR="00935CDA" w:rsidRPr="00EF432E" w:rsidRDefault="00935CDA" w:rsidP="00CE2B2D">
      <w:pPr>
        <w:rPr>
          <w:lang w:val="es-CO"/>
        </w:rPr>
      </w:pPr>
    </w:p>
    <w:tbl>
      <w:tblPr>
        <w:tblW w:w="5260" w:type="dxa"/>
        <w:jc w:val="center"/>
        <w:tblLook w:val="04A0" w:firstRow="1" w:lastRow="0" w:firstColumn="1" w:lastColumn="0" w:noHBand="0" w:noVBand="1"/>
      </w:tblPr>
      <w:tblGrid>
        <w:gridCol w:w="1240"/>
        <w:gridCol w:w="1240"/>
        <w:gridCol w:w="1365"/>
        <w:gridCol w:w="1540"/>
      </w:tblGrid>
      <w:tr w:rsidR="00F37A90" w:rsidRPr="00145B02" w14:paraId="154AB832" w14:textId="77777777" w:rsidTr="00F37A90">
        <w:trPr>
          <w:trHeight w:val="300"/>
          <w:jc w:val="center"/>
        </w:trPr>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BF0F064" w14:textId="77777777" w:rsidR="00F37A90" w:rsidRPr="00F07704" w:rsidRDefault="00F37A90" w:rsidP="00F37A90">
            <w:pPr>
              <w:spacing w:line="240" w:lineRule="auto"/>
              <w:ind w:firstLine="0"/>
              <w:jc w:val="center"/>
              <w:rPr>
                <w:rFonts w:eastAsia="Times New Roman" w:cs="Times New Roman"/>
                <w:b/>
                <w:color w:val="000000"/>
                <w:sz w:val="22"/>
              </w:rPr>
            </w:pPr>
            <w:commentRangeStart w:id="98"/>
            <w:proofErr w:type="spellStart"/>
            <w:r w:rsidRPr="00F07704">
              <w:rPr>
                <w:rFonts w:eastAsia="Times New Roman" w:cs="Times New Roman"/>
                <w:b/>
                <w:color w:val="000000"/>
                <w:sz w:val="22"/>
              </w:rPr>
              <w:t>Fecha</w:t>
            </w:r>
            <w:proofErr w:type="spellEnd"/>
          </w:p>
        </w:tc>
        <w:tc>
          <w:tcPr>
            <w:tcW w:w="1240" w:type="dxa"/>
            <w:tcBorders>
              <w:top w:val="single" w:sz="4" w:space="0" w:color="auto"/>
              <w:left w:val="nil"/>
              <w:bottom w:val="single" w:sz="4" w:space="0" w:color="auto"/>
              <w:right w:val="nil"/>
            </w:tcBorders>
            <w:shd w:val="clear" w:color="auto" w:fill="auto"/>
            <w:noWrap/>
            <w:vAlign w:val="center"/>
            <w:hideMark/>
          </w:tcPr>
          <w:p w14:paraId="45431FF1" w14:textId="77777777" w:rsidR="00F37A90" w:rsidRPr="00F07704" w:rsidRDefault="00F37A90" w:rsidP="00F37A90">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IIF</w:t>
            </w:r>
          </w:p>
        </w:tc>
        <w:tc>
          <w:tcPr>
            <w:tcW w:w="1240" w:type="dxa"/>
            <w:tcBorders>
              <w:top w:val="single" w:sz="4" w:space="0" w:color="auto"/>
              <w:left w:val="nil"/>
              <w:bottom w:val="single" w:sz="4" w:space="0" w:color="auto"/>
              <w:right w:val="nil"/>
            </w:tcBorders>
            <w:shd w:val="clear" w:color="auto" w:fill="auto"/>
            <w:noWrap/>
            <w:vAlign w:val="center"/>
            <w:hideMark/>
          </w:tcPr>
          <w:p w14:paraId="3B2D44CE" w14:textId="77777777" w:rsidR="00F37A90" w:rsidRPr="00F07704" w:rsidRDefault="00F37A90" w:rsidP="00F37A90">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 xml:space="preserve">Crecimiento </w:t>
            </w:r>
          </w:p>
        </w:tc>
        <w:tc>
          <w:tcPr>
            <w:tcW w:w="1540" w:type="dxa"/>
            <w:tcBorders>
              <w:top w:val="single" w:sz="4" w:space="0" w:color="auto"/>
              <w:left w:val="nil"/>
              <w:bottom w:val="single" w:sz="4" w:space="0" w:color="auto"/>
              <w:right w:val="nil"/>
            </w:tcBorders>
            <w:shd w:val="clear" w:color="auto" w:fill="auto"/>
            <w:noWrap/>
            <w:vAlign w:val="center"/>
            <w:hideMark/>
          </w:tcPr>
          <w:p w14:paraId="52B56E06" w14:textId="77777777" w:rsidR="00F37A90" w:rsidRPr="00F07704" w:rsidRDefault="00F37A90" w:rsidP="00F37A90">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Cambio relativo</w:t>
            </w:r>
          </w:p>
        </w:tc>
      </w:tr>
      <w:tr w:rsidR="00F37A90" w:rsidRPr="00145B02" w14:paraId="7DBA8BB3" w14:textId="77777777" w:rsidTr="00F37A90">
        <w:trPr>
          <w:trHeight w:val="288"/>
          <w:jc w:val="center"/>
        </w:trPr>
        <w:tc>
          <w:tcPr>
            <w:tcW w:w="1240" w:type="dxa"/>
            <w:tcBorders>
              <w:top w:val="nil"/>
              <w:left w:val="nil"/>
              <w:bottom w:val="nil"/>
              <w:right w:val="single" w:sz="4" w:space="0" w:color="auto"/>
            </w:tcBorders>
            <w:shd w:val="clear" w:color="auto" w:fill="auto"/>
            <w:noWrap/>
            <w:vAlign w:val="center"/>
            <w:hideMark/>
          </w:tcPr>
          <w:p w14:paraId="6E890BBC"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2018</w:t>
            </w:r>
          </w:p>
        </w:tc>
        <w:tc>
          <w:tcPr>
            <w:tcW w:w="1240" w:type="dxa"/>
            <w:tcBorders>
              <w:top w:val="nil"/>
              <w:left w:val="nil"/>
              <w:bottom w:val="nil"/>
              <w:right w:val="nil"/>
            </w:tcBorders>
            <w:shd w:val="clear" w:color="auto" w:fill="auto"/>
            <w:noWrap/>
            <w:vAlign w:val="center"/>
            <w:hideMark/>
          </w:tcPr>
          <w:p w14:paraId="1A9426A2"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39.1</w:t>
            </w:r>
          </w:p>
        </w:tc>
        <w:tc>
          <w:tcPr>
            <w:tcW w:w="1240" w:type="dxa"/>
            <w:tcBorders>
              <w:top w:val="nil"/>
              <w:left w:val="nil"/>
              <w:bottom w:val="nil"/>
              <w:right w:val="nil"/>
            </w:tcBorders>
            <w:shd w:val="clear" w:color="auto" w:fill="auto"/>
            <w:noWrap/>
            <w:vAlign w:val="center"/>
            <w:hideMark/>
          </w:tcPr>
          <w:p w14:paraId="409AC7BA" w14:textId="77777777" w:rsidR="00F37A90" w:rsidRPr="00F07704" w:rsidRDefault="00F37A90" w:rsidP="00F37A90">
            <w:pPr>
              <w:spacing w:line="240" w:lineRule="auto"/>
              <w:ind w:firstLine="0"/>
              <w:jc w:val="center"/>
              <w:rPr>
                <w:rFonts w:eastAsia="Times New Roman" w:cs="Times New Roman"/>
                <w:color w:val="000000"/>
                <w:sz w:val="22"/>
              </w:rPr>
            </w:pPr>
          </w:p>
        </w:tc>
        <w:tc>
          <w:tcPr>
            <w:tcW w:w="1540" w:type="dxa"/>
            <w:tcBorders>
              <w:top w:val="nil"/>
              <w:left w:val="nil"/>
              <w:bottom w:val="nil"/>
              <w:right w:val="nil"/>
            </w:tcBorders>
            <w:shd w:val="clear" w:color="auto" w:fill="auto"/>
            <w:noWrap/>
            <w:vAlign w:val="center"/>
            <w:hideMark/>
          </w:tcPr>
          <w:p w14:paraId="0CED113A"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5.556%</w:t>
            </w:r>
          </w:p>
        </w:tc>
      </w:tr>
      <w:tr w:rsidR="00F37A90" w:rsidRPr="00145B02" w14:paraId="1E3D8ACE" w14:textId="77777777" w:rsidTr="00F37A90">
        <w:trPr>
          <w:trHeight w:val="288"/>
          <w:jc w:val="center"/>
        </w:trPr>
        <w:tc>
          <w:tcPr>
            <w:tcW w:w="1240" w:type="dxa"/>
            <w:tcBorders>
              <w:top w:val="nil"/>
              <w:left w:val="nil"/>
              <w:bottom w:val="nil"/>
              <w:right w:val="single" w:sz="4" w:space="0" w:color="auto"/>
            </w:tcBorders>
            <w:shd w:val="clear" w:color="auto" w:fill="auto"/>
            <w:noWrap/>
            <w:vAlign w:val="center"/>
            <w:hideMark/>
          </w:tcPr>
          <w:p w14:paraId="788E439E"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lastRenderedPageBreak/>
              <w:t>2019</w:t>
            </w:r>
          </w:p>
        </w:tc>
        <w:tc>
          <w:tcPr>
            <w:tcW w:w="1240" w:type="dxa"/>
            <w:tcBorders>
              <w:top w:val="nil"/>
              <w:left w:val="nil"/>
              <w:bottom w:val="nil"/>
              <w:right w:val="nil"/>
            </w:tcBorders>
            <w:shd w:val="clear" w:color="auto" w:fill="auto"/>
            <w:noWrap/>
            <w:vAlign w:val="center"/>
            <w:hideMark/>
          </w:tcPr>
          <w:p w14:paraId="04C4EC54"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41.4</w:t>
            </w:r>
          </w:p>
        </w:tc>
        <w:tc>
          <w:tcPr>
            <w:tcW w:w="1240" w:type="dxa"/>
            <w:tcBorders>
              <w:top w:val="nil"/>
              <w:left w:val="nil"/>
              <w:bottom w:val="nil"/>
              <w:right w:val="nil"/>
            </w:tcBorders>
            <w:shd w:val="clear" w:color="auto" w:fill="auto"/>
            <w:noWrap/>
            <w:vAlign w:val="center"/>
            <w:hideMark/>
          </w:tcPr>
          <w:p w14:paraId="11AB0399"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2.3</w:t>
            </w:r>
          </w:p>
        </w:tc>
        <w:tc>
          <w:tcPr>
            <w:tcW w:w="1540" w:type="dxa"/>
            <w:tcBorders>
              <w:top w:val="nil"/>
              <w:left w:val="nil"/>
              <w:bottom w:val="nil"/>
              <w:right w:val="nil"/>
            </w:tcBorders>
            <w:shd w:val="clear" w:color="auto" w:fill="auto"/>
            <w:noWrap/>
            <w:vAlign w:val="center"/>
            <w:hideMark/>
          </w:tcPr>
          <w:p w14:paraId="68B5B715"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3.044%</w:t>
            </w:r>
          </w:p>
        </w:tc>
      </w:tr>
      <w:tr w:rsidR="00F37A90" w:rsidRPr="00145B02" w14:paraId="5EDB6FB3" w14:textId="77777777" w:rsidTr="00F37A90">
        <w:trPr>
          <w:trHeight w:val="288"/>
          <w:jc w:val="center"/>
        </w:trPr>
        <w:tc>
          <w:tcPr>
            <w:tcW w:w="1240" w:type="dxa"/>
            <w:tcBorders>
              <w:top w:val="nil"/>
              <w:left w:val="nil"/>
              <w:bottom w:val="nil"/>
              <w:right w:val="single" w:sz="4" w:space="0" w:color="auto"/>
            </w:tcBorders>
            <w:shd w:val="clear" w:color="auto" w:fill="auto"/>
            <w:noWrap/>
            <w:vAlign w:val="center"/>
            <w:hideMark/>
          </w:tcPr>
          <w:p w14:paraId="3A02C313"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2020</w:t>
            </w:r>
          </w:p>
        </w:tc>
        <w:tc>
          <w:tcPr>
            <w:tcW w:w="1240" w:type="dxa"/>
            <w:tcBorders>
              <w:top w:val="nil"/>
              <w:left w:val="nil"/>
              <w:bottom w:val="nil"/>
              <w:right w:val="nil"/>
            </w:tcBorders>
            <w:shd w:val="clear" w:color="auto" w:fill="auto"/>
            <w:noWrap/>
            <w:vAlign w:val="center"/>
            <w:hideMark/>
          </w:tcPr>
          <w:p w14:paraId="17027943"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42.7</w:t>
            </w:r>
          </w:p>
        </w:tc>
        <w:tc>
          <w:tcPr>
            <w:tcW w:w="1240" w:type="dxa"/>
            <w:tcBorders>
              <w:top w:val="nil"/>
              <w:left w:val="nil"/>
              <w:bottom w:val="nil"/>
              <w:right w:val="nil"/>
            </w:tcBorders>
            <w:shd w:val="clear" w:color="auto" w:fill="auto"/>
            <w:noWrap/>
            <w:vAlign w:val="center"/>
            <w:hideMark/>
          </w:tcPr>
          <w:p w14:paraId="54F2AC25"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1.3</w:t>
            </w:r>
          </w:p>
        </w:tc>
        <w:tc>
          <w:tcPr>
            <w:tcW w:w="1540" w:type="dxa"/>
            <w:tcBorders>
              <w:top w:val="nil"/>
              <w:left w:val="nil"/>
              <w:bottom w:val="nil"/>
              <w:right w:val="nil"/>
            </w:tcBorders>
            <w:shd w:val="clear" w:color="auto" w:fill="auto"/>
            <w:noWrap/>
            <w:vAlign w:val="center"/>
            <w:hideMark/>
          </w:tcPr>
          <w:p w14:paraId="7CC2F91B"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3.394%</w:t>
            </w:r>
          </w:p>
        </w:tc>
      </w:tr>
      <w:tr w:rsidR="00F37A90" w:rsidRPr="00145B02" w14:paraId="00143966" w14:textId="77777777" w:rsidTr="00F37A90">
        <w:trPr>
          <w:trHeight w:val="288"/>
          <w:jc w:val="center"/>
        </w:trPr>
        <w:tc>
          <w:tcPr>
            <w:tcW w:w="1240" w:type="dxa"/>
            <w:tcBorders>
              <w:top w:val="nil"/>
              <w:left w:val="nil"/>
              <w:bottom w:val="nil"/>
              <w:right w:val="single" w:sz="4" w:space="0" w:color="auto"/>
            </w:tcBorders>
            <w:shd w:val="clear" w:color="auto" w:fill="auto"/>
            <w:noWrap/>
            <w:vAlign w:val="center"/>
            <w:hideMark/>
          </w:tcPr>
          <w:p w14:paraId="23591FA3"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2021</w:t>
            </w:r>
          </w:p>
        </w:tc>
        <w:tc>
          <w:tcPr>
            <w:tcW w:w="1240" w:type="dxa"/>
            <w:tcBorders>
              <w:top w:val="nil"/>
              <w:left w:val="nil"/>
              <w:bottom w:val="nil"/>
              <w:right w:val="nil"/>
            </w:tcBorders>
            <w:shd w:val="clear" w:color="auto" w:fill="auto"/>
            <w:noWrap/>
            <w:vAlign w:val="center"/>
            <w:hideMark/>
          </w:tcPr>
          <w:p w14:paraId="2D1F827D"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44.2</w:t>
            </w:r>
          </w:p>
        </w:tc>
        <w:tc>
          <w:tcPr>
            <w:tcW w:w="1240" w:type="dxa"/>
            <w:tcBorders>
              <w:top w:val="nil"/>
              <w:left w:val="nil"/>
              <w:bottom w:val="nil"/>
              <w:right w:val="nil"/>
            </w:tcBorders>
            <w:shd w:val="clear" w:color="auto" w:fill="auto"/>
            <w:noWrap/>
            <w:vAlign w:val="center"/>
            <w:hideMark/>
          </w:tcPr>
          <w:p w14:paraId="2CDDB9D2"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1.5</w:t>
            </w:r>
          </w:p>
        </w:tc>
        <w:tc>
          <w:tcPr>
            <w:tcW w:w="1540" w:type="dxa"/>
            <w:tcBorders>
              <w:top w:val="nil"/>
              <w:left w:val="nil"/>
              <w:bottom w:val="nil"/>
              <w:right w:val="nil"/>
            </w:tcBorders>
            <w:shd w:val="clear" w:color="auto" w:fill="auto"/>
            <w:noWrap/>
            <w:vAlign w:val="center"/>
            <w:hideMark/>
          </w:tcPr>
          <w:p w14:paraId="512E80E9"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1.119%</w:t>
            </w:r>
          </w:p>
        </w:tc>
      </w:tr>
      <w:tr w:rsidR="00F37A90" w:rsidRPr="00145B02" w14:paraId="65A305BF" w14:textId="77777777" w:rsidTr="00F37A90">
        <w:trPr>
          <w:trHeight w:val="288"/>
          <w:jc w:val="center"/>
        </w:trPr>
        <w:tc>
          <w:tcPr>
            <w:tcW w:w="1240" w:type="dxa"/>
            <w:tcBorders>
              <w:top w:val="nil"/>
              <w:left w:val="nil"/>
              <w:bottom w:val="nil"/>
              <w:right w:val="single" w:sz="4" w:space="0" w:color="auto"/>
            </w:tcBorders>
            <w:shd w:val="clear" w:color="auto" w:fill="auto"/>
            <w:noWrap/>
            <w:vAlign w:val="center"/>
            <w:hideMark/>
          </w:tcPr>
          <w:p w14:paraId="22EAADDC"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2022</w:t>
            </w:r>
          </w:p>
        </w:tc>
        <w:tc>
          <w:tcPr>
            <w:tcW w:w="1240" w:type="dxa"/>
            <w:tcBorders>
              <w:top w:val="nil"/>
              <w:left w:val="nil"/>
              <w:bottom w:val="nil"/>
              <w:right w:val="nil"/>
            </w:tcBorders>
            <w:shd w:val="clear" w:color="auto" w:fill="auto"/>
            <w:noWrap/>
            <w:vAlign w:val="center"/>
            <w:hideMark/>
          </w:tcPr>
          <w:p w14:paraId="201CA66B"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44.7</w:t>
            </w:r>
          </w:p>
        </w:tc>
        <w:tc>
          <w:tcPr>
            <w:tcW w:w="1240" w:type="dxa"/>
            <w:tcBorders>
              <w:top w:val="nil"/>
              <w:left w:val="nil"/>
              <w:bottom w:val="nil"/>
              <w:right w:val="nil"/>
            </w:tcBorders>
            <w:shd w:val="clear" w:color="auto" w:fill="auto"/>
            <w:noWrap/>
            <w:vAlign w:val="center"/>
            <w:hideMark/>
          </w:tcPr>
          <w:p w14:paraId="062921A7"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0.5</w:t>
            </w:r>
          </w:p>
        </w:tc>
        <w:tc>
          <w:tcPr>
            <w:tcW w:w="1540" w:type="dxa"/>
            <w:tcBorders>
              <w:top w:val="nil"/>
              <w:left w:val="nil"/>
              <w:bottom w:val="nil"/>
              <w:right w:val="nil"/>
            </w:tcBorders>
            <w:shd w:val="clear" w:color="auto" w:fill="auto"/>
            <w:noWrap/>
            <w:vAlign w:val="center"/>
            <w:hideMark/>
          </w:tcPr>
          <w:p w14:paraId="72FCC1C8"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1.974%</w:t>
            </w:r>
          </w:p>
        </w:tc>
      </w:tr>
      <w:tr w:rsidR="00F37A90" w:rsidRPr="00145B02" w14:paraId="230A90CB" w14:textId="77777777" w:rsidTr="00F37A90">
        <w:trPr>
          <w:trHeight w:val="300"/>
          <w:jc w:val="center"/>
        </w:trPr>
        <w:tc>
          <w:tcPr>
            <w:tcW w:w="1240" w:type="dxa"/>
            <w:tcBorders>
              <w:top w:val="nil"/>
              <w:left w:val="nil"/>
              <w:bottom w:val="single" w:sz="4" w:space="0" w:color="auto"/>
              <w:right w:val="single" w:sz="4" w:space="0" w:color="auto"/>
            </w:tcBorders>
            <w:shd w:val="clear" w:color="auto" w:fill="auto"/>
            <w:noWrap/>
            <w:vAlign w:val="center"/>
            <w:hideMark/>
          </w:tcPr>
          <w:p w14:paraId="3A206666"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2023</w:t>
            </w:r>
          </w:p>
        </w:tc>
        <w:tc>
          <w:tcPr>
            <w:tcW w:w="1240" w:type="dxa"/>
            <w:tcBorders>
              <w:top w:val="nil"/>
              <w:left w:val="nil"/>
              <w:bottom w:val="single" w:sz="4" w:space="0" w:color="auto"/>
              <w:right w:val="nil"/>
            </w:tcBorders>
            <w:shd w:val="clear" w:color="auto" w:fill="auto"/>
            <w:noWrap/>
            <w:vAlign w:val="center"/>
            <w:hideMark/>
          </w:tcPr>
          <w:p w14:paraId="0805341F"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45.6</w:t>
            </w:r>
          </w:p>
        </w:tc>
        <w:tc>
          <w:tcPr>
            <w:tcW w:w="1240" w:type="dxa"/>
            <w:tcBorders>
              <w:top w:val="nil"/>
              <w:left w:val="nil"/>
              <w:bottom w:val="single" w:sz="4" w:space="0" w:color="auto"/>
              <w:right w:val="nil"/>
            </w:tcBorders>
            <w:shd w:val="clear" w:color="auto" w:fill="auto"/>
            <w:noWrap/>
            <w:vAlign w:val="center"/>
            <w:hideMark/>
          </w:tcPr>
          <w:p w14:paraId="4AAD2D4D"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0.9</w:t>
            </w:r>
          </w:p>
        </w:tc>
        <w:tc>
          <w:tcPr>
            <w:tcW w:w="1540" w:type="dxa"/>
            <w:tcBorders>
              <w:top w:val="nil"/>
              <w:left w:val="nil"/>
              <w:bottom w:val="single" w:sz="4" w:space="0" w:color="auto"/>
              <w:right w:val="nil"/>
            </w:tcBorders>
            <w:shd w:val="clear" w:color="auto" w:fill="auto"/>
            <w:noWrap/>
            <w:vAlign w:val="center"/>
            <w:hideMark/>
          </w:tcPr>
          <w:p w14:paraId="70AFCAF8" w14:textId="77777777" w:rsidR="00F37A90" w:rsidRPr="00F07704" w:rsidRDefault="00F37A90" w:rsidP="00F37A90">
            <w:pPr>
              <w:spacing w:line="240" w:lineRule="auto"/>
              <w:ind w:firstLine="0"/>
              <w:jc w:val="center"/>
              <w:rPr>
                <w:rFonts w:eastAsia="Times New Roman" w:cs="Times New Roman"/>
                <w:color w:val="000000"/>
                <w:sz w:val="22"/>
              </w:rPr>
            </w:pPr>
            <w:r w:rsidRPr="00F07704">
              <w:rPr>
                <w:rFonts w:eastAsia="Times New Roman" w:cs="Times New Roman"/>
                <w:color w:val="000000"/>
                <w:sz w:val="22"/>
              </w:rPr>
              <w:t> </w:t>
            </w:r>
          </w:p>
        </w:tc>
      </w:tr>
    </w:tbl>
    <w:p w14:paraId="76F57E9C" w14:textId="253D2646" w:rsidR="00F37A90" w:rsidRPr="00F07704" w:rsidRDefault="006B18E8" w:rsidP="00F37A90">
      <w:pPr>
        <w:pStyle w:val="CitarTablas"/>
        <w:rPr>
          <w:lang w:val="es-US"/>
        </w:rPr>
      </w:pPr>
      <w:r w:rsidRPr="00F07704">
        <w:rPr>
          <w:lang w:val="es-US"/>
        </w:rPr>
        <w:t xml:space="preserve">Tabla x: resumen </w:t>
      </w:r>
      <w:r w:rsidR="00B76AB0" w:rsidRPr="00F07704">
        <w:rPr>
          <w:lang w:val="es-US"/>
        </w:rPr>
        <w:t xml:space="preserve">de </w:t>
      </w:r>
      <w:r w:rsidR="00075D2F" w:rsidRPr="00F07704">
        <w:rPr>
          <w:lang w:val="es-US"/>
        </w:rPr>
        <w:t>índice</w:t>
      </w:r>
      <w:commentRangeEnd w:id="98"/>
      <w:r w:rsidR="00CA2333">
        <w:rPr>
          <w:rStyle w:val="Refdecomentario"/>
          <w:bCs w:val="0"/>
          <w:i w:val="0"/>
          <w:lang w:val="en-US"/>
        </w:rPr>
        <w:commentReference w:id="98"/>
      </w:r>
    </w:p>
    <w:p w14:paraId="017EF375" w14:textId="77777777" w:rsidR="00075D2F" w:rsidRPr="00F07704" w:rsidRDefault="00075D2F" w:rsidP="00075D2F"/>
    <w:p w14:paraId="45F6556D" w14:textId="45250CC0" w:rsidR="00564E72" w:rsidRPr="00F07704" w:rsidRDefault="002B09C5" w:rsidP="002B09C5">
      <w:pPr>
        <w:pStyle w:val="Tesis2"/>
        <w:rPr>
          <w:lang w:val="es-US"/>
        </w:rPr>
      </w:pPr>
      <w:bookmarkStart w:id="99" w:name="_Toc165963739"/>
      <w:r w:rsidRPr="00F07704">
        <w:rPr>
          <w:lang w:val="es-US"/>
        </w:rPr>
        <w:t xml:space="preserve">Análisis de </w:t>
      </w:r>
      <w:r w:rsidR="003B2539" w:rsidRPr="00F07704">
        <w:rPr>
          <w:lang w:val="es-US"/>
        </w:rPr>
        <w:t>variables</w:t>
      </w:r>
      <w:bookmarkEnd w:id="99"/>
    </w:p>
    <w:p w14:paraId="611B9545" w14:textId="4D2488A9" w:rsidR="00144D8E" w:rsidRPr="00EF432E" w:rsidRDefault="003A2940" w:rsidP="00144D8E">
      <w:pPr>
        <w:rPr>
          <w:lang w:val="es-CO"/>
        </w:rPr>
      </w:pPr>
      <w:r w:rsidRPr="00EF432E">
        <w:rPr>
          <w:lang w:val="es-CO"/>
        </w:rPr>
        <w:t xml:space="preserve">Teniendo lo anterior en cuenta, </w:t>
      </w:r>
      <w:r w:rsidR="00217513" w:rsidRPr="00EF432E">
        <w:rPr>
          <w:lang w:val="es-CO"/>
        </w:rPr>
        <w:t xml:space="preserve">a </w:t>
      </w:r>
      <w:r w:rsidR="00E46686" w:rsidRPr="00EF432E">
        <w:rPr>
          <w:lang w:val="es-CO"/>
        </w:rPr>
        <w:t>continuación,</w:t>
      </w:r>
      <w:r w:rsidR="00624B88" w:rsidRPr="00EF432E">
        <w:rPr>
          <w:lang w:val="es-CO"/>
        </w:rPr>
        <w:t xml:space="preserve"> se </w:t>
      </w:r>
      <w:r w:rsidR="000C4A25" w:rsidRPr="00EF432E">
        <w:rPr>
          <w:lang w:val="es-CO"/>
        </w:rPr>
        <w:t xml:space="preserve">desglosan </w:t>
      </w:r>
      <w:r w:rsidR="00FB178C" w:rsidRPr="00EF432E">
        <w:rPr>
          <w:lang w:val="es-CO"/>
        </w:rPr>
        <w:t xml:space="preserve">los resultados de las variables con </w:t>
      </w:r>
      <w:r w:rsidR="009E2C98" w:rsidRPr="00EF432E">
        <w:rPr>
          <w:lang w:val="es-CO"/>
        </w:rPr>
        <w:t>su análisis respectivo</w:t>
      </w:r>
      <w:r w:rsidR="00AC1D17" w:rsidRPr="00EF432E">
        <w:rPr>
          <w:lang w:val="es-CO"/>
        </w:rPr>
        <w:t xml:space="preserve"> </w:t>
      </w:r>
      <w:r w:rsidR="00EB1B9B" w:rsidRPr="00EF432E">
        <w:rPr>
          <w:lang w:val="es-CO"/>
        </w:rPr>
        <w:t xml:space="preserve">y la </w:t>
      </w:r>
      <w:r w:rsidR="00AC1D17" w:rsidRPr="00EF432E">
        <w:rPr>
          <w:lang w:val="es-CO"/>
        </w:rPr>
        <w:t>interpretación de su efecto</w:t>
      </w:r>
      <w:r w:rsidR="00EB1B9B" w:rsidRPr="00EF432E">
        <w:rPr>
          <w:lang w:val="es-CO"/>
        </w:rPr>
        <w:t xml:space="preserve"> sobre el índice de inclusión financiera en Colombia</w:t>
      </w:r>
      <w:r w:rsidR="005350AC" w:rsidRPr="00EF432E">
        <w:rPr>
          <w:lang w:val="es-CO"/>
        </w:rPr>
        <w:t xml:space="preserve">. </w:t>
      </w:r>
    </w:p>
    <w:p w14:paraId="4908D214" w14:textId="77777777" w:rsidR="00EB1B9B" w:rsidRPr="00EF432E" w:rsidRDefault="00EB1B9B" w:rsidP="00144D8E">
      <w:pPr>
        <w:rPr>
          <w:lang w:val="es-CO"/>
        </w:rPr>
      </w:pPr>
    </w:p>
    <w:p w14:paraId="74B1CC82" w14:textId="005CE917" w:rsidR="00FC0250" w:rsidRPr="00F07704" w:rsidRDefault="00EB1B9B" w:rsidP="00FC0250">
      <w:pPr>
        <w:pStyle w:val="Tesis3"/>
        <w:rPr>
          <w:lang w:val="es-US"/>
        </w:rPr>
      </w:pPr>
      <w:bookmarkStart w:id="100" w:name="_Toc165963740"/>
      <w:r w:rsidRPr="00F07704">
        <w:rPr>
          <w:lang w:val="es-US"/>
        </w:rPr>
        <w:t>Corresponsales acti</w:t>
      </w:r>
      <w:r w:rsidR="00FC0250" w:rsidRPr="00F07704">
        <w:rPr>
          <w:lang w:val="es-US"/>
        </w:rPr>
        <w:t>vas</w:t>
      </w:r>
      <w:bookmarkEnd w:id="100"/>
    </w:p>
    <w:p w14:paraId="32C18C16" w14:textId="3B19EEF3" w:rsidR="00EB1B9B" w:rsidRPr="00EF432E" w:rsidRDefault="00EB1B9B" w:rsidP="00EB1B9B">
      <w:pPr>
        <w:rPr>
          <w:lang w:val="es-CO"/>
        </w:rPr>
      </w:pPr>
      <w:r w:rsidRPr="00EF432E">
        <w:rPr>
          <w:lang w:val="es-CO"/>
        </w:rPr>
        <w:t>La variable “Corresponsales activas” (</w:t>
      </w:r>
      <w:proofErr w:type="spellStart"/>
      <w:r w:rsidRPr="00EF432E">
        <w:rPr>
          <w:lang w:val="es-CO"/>
        </w:rPr>
        <w:t>CorrAct</w:t>
      </w:r>
      <w:proofErr w:type="spellEnd"/>
      <w:r w:rsidRPr="00EF432E">
        <w:rPr>
          <w:lang w:val="es-CO"/>
        </w:rPr>
        <w:t xml:space="preserve">) representa la cantidad de corresponsales </w:t>
      </w:r>
      <w:r w:rsidR="00050414" w:rsidRPr="00EF432E">
        <w:rPr>
          <w:lang w:val="es-CO"/>
        </w:rPr>
        <w:t xml:space="preserve">físicas </w:t>
      </w:r>
      <w:r w:rsidRPr="00EF432E">
        <w:rPr>
          <w:lang w:val="es-CO"/>
        </w:rPr>
        <w:t xml:space="preserve">o puntos de servicio </w:t>
      </w:r>
      <w:r w:rsidR="00050414" w:rsidRPr="00EF432E">
        <w:rPr>
          <w:lang w:val="es-CO"/>
        </w:rPr>
        <w:t xml:space="preserve">físicos </w:t>
      </w:r>
      <w:r w:rsidRPr="00EF432E">
        <w:rPr>
          <w:lang w:val="es-CO"/>
        </w:rPr>
        <w:t>activos</w:t>
      </w:r>
      <w:r w:rsidR="00C740D6" w:rsidRPr="00EF432E">
        <w:rPr>
          <w:lang w:val="es-CO"/>
        </w:rPr>
        <w:t xml:space="preserve"> con las cuales</w:t>
      </w:r>
      <w:r w:rsidRPr="00EF432E">
        <w:rPr>
          <w:lang w:val="es-CO"/>
        </w:rPr>
        <w:t xml:space="preserve"> una entidad bancaria determinada</w:t>
      </w:r>
      <w:r w:rsidR="00C740D6" w:rsidRPr="00EF432E">
        <w:rPr>
          <w:lang w:val="es-CO"/>
        </w:rPr>
        <w:t xml:space="preserve"> cuenta dentro del territorio </w:t>
      </w:r>
      <w:r w:rsidR="008E04D9" w:rsidRPr="00EF432E">
        <w:rPr>
          <w:lang w:val="es-CO"/>
        </w:rPr>
        <w:t>colombiano</w:t>
      </w:r>
      <w:r w:rsidR="00C740D6" w:rsidRPr="00EF432E">
        <w:rPr>
          <w:lang w:val="es-CO"/>
        </w:rPr>
        <w:t xml:space="preserve">. </w:t>
      </w:r>
    </w:p>
    <w:p w14:paraId="398682DA" w14:textId="77777777" w:rsidR="00D40E16" w:rsidRPr="00EF432E" w:rsidRDefault="00D40E16" w:rsidP="00EB1B9B">
      <w:pPr>
        <w:rPr>
          <w:lang w:val="es-CO"/>
        </w:rPr>
      </w:pPr>
    </w:p>
    <w:p w14:paraId="3627388B" w14:textId="513A37B6" w:rsidR="00494BA8" w:rsidRPr="00F07704" w:rsidRDefault="00D40E16" w:rsidP="00D40E16">
      <w:pPr>
        <w:pStyle w:val="Tesis4"/>
        <w:rPr>
          <w:lang w:val="es-US"/>
        </w:rPr>
      </w:pPr>
      <w:bookmarkStart w:id="101" w:name="_Toc165963741"/>
      <w:r w:rsidRPr="00F07704">
        <w:rPr>
          <w:lang w:val="es-US"/>
        </w:rPr>
        <w:t>Estadísticas descriptivas</w:t>
      </w:r>
      <w:bookmarkEnd w:id="101"/>
    </w:p>
    <w:tbl>
      <w:tblPr>
        <w:tblW w:w="9420" w:type="dxa"/>
        <w:tblLook w:val="04A0" w:firstRow="1" w:lastRow="0" w:firstColumn="1" w:lastColumn="0" w:noHBand="0" w:noVBand="1"/>
      </w:tblPr>
      <w:tblGrid>
        <w:gridCol w:w="1400"/>
        <w:gridCol w:w="966"/>
        <w:gridCol w:w="1395"/>
        <w:gridCol w:w="1515"/>
        <w:gridCol w:w="1321"/>
        <w:gridCol w:w="1502"/>
        <w:gridCol w:w="1321"/>
      </w:tblGrid>
      <w:tr w:rsidR="00DB2057" w:rsidRPr="00946467" w14:paraId="22639C2C" w14:textId="77777777" w:rsidTr="00DB2057">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57C5B710" w14:textId="77777777" w:rsidR="00DB2057" w:rsidRPr="00F07704" w:rsidRDefault="00DB2057" w:rsidP="00DB2057">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570CD566" w14:textId="773B50BC"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CC6C42"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CC6C42" w:rsidRPr="00F07704">
              <w:rPr>
                <w:rFonts w:eastAsia="Times New Roman" w:cs="Times New Roman"/>
                <w:b/>
                <w:color w:val="000000"/>
                <w:sz w:val="20"/>
                <w:szCs w:val="20"/>
              </w:rPr>
              <w:t>s</w:t>
            </w:r>
          </w:p>
        </w:tc>
      </w:tr>
      <w:tr w:rsidR="00DB2057" w:rsidRPr="00946467" w14:paraId="7119C5F0" w14:textId="77777777" w:rsidTr="00DB2057">
        <w:trPr>
          <w:trHeight w:val="288"/>
        </w:trPr>
        <w:tc>
          <w:tcPr>
            <w:tcW w:w="1400" w:type="dxa"/>
            <w:vMerge/>
            <w:tcBorders>
              <w:top w:val="single" w:sz="4" w:space="0" w:color="auto"/>
              <w:left w:val="nil"/>
              <w:bottom w:val="nil"/>
              <w:right w:val="single" w:sz="4" w:space="0" w:color="auto"/>
            </w:tcBorders>
            <w:vAlign w:val="center"/>
            <w:hideMark/>
          </w:tcPr>
          <w:p w14:paraId="626B0FF6" w14:textId="77777777" w:rsidR="00DB2057" w:rsidRPr="00F07704" w:rsidRDefault="00DB2057" w:rsidP="00DB2057">
            <w:pPr>
              <w:spacing w:line="240" w:lineRule="auto"/>
              <w:ind w:firstLine="0"/>
              <w:jc w:val="left"/>
              <w:rPr>
                <w:rFonts w:eastAsia="Times New Roman" w:cs="Times New Roman"/>
                <w:b/>
                <w:color w:val="000000"/>
                <w:sz w:val="22"/>
              </w:rPr>
            </w:pPr>
          </w:p>
        </w:tc>
        <w:tc>
          <w:tcPr>
            <w:tcW w:w="966" w:type="dxa"/>
            <w:tcBorders>
              <w:top w:val="nil"/>
              <w:left w:val="nil"/>
              <w:bottom w:val="nil"/>
              <w:right w:val="nil"/>
            </w:tcBorders>
            <w:shd w:val="clear" w:color="auto" w:fill="auto"/>
            <w:noWrap/>
            <w:vAlign w:val="center"/>
            <w:hideMark/>
          </w:tcPr>
          <w:p w14:paraId="40503140"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395" w:type="dxa"/>
            <w:tcBorders>
              <w:top w:val="nil"/>
              <w:left w:val="nil"/>
              <w:bottom w:val="nil"/>
              <w:right w:val="nil"/>
            </w:tcBorders>
            <w:shd w:val="clear" w:color="auto" w:fill="auto"/>
            <w:noWrap/>
            <w:vAlign w:val="center"/>
            <w:hideMark/>
          </w:tcPr>
          <w:p w14:paraId="5F7E38C4"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515" w:type="dxa"/>
            <w:tcBorders>
              <w:top w:val="nil"/>
              <w:left w:val="nil"/>
              <w:bottom w:val="nil"/>
              <w:right w:val="nil"/>
            </w:tcBorders>
            <w:shd w:val="clear" w:color="auto" w:fill="auto"/>
            <w:noWrap/>
            <w:vAlign w:val="center"/>
            <w:hideMark/>
          </w:tcPr>
          <w:p w14:paraId="0854B337"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321" w:type="dxa"/>
            <w:tcBorders>
              <w:top w:val="nil"/>
              <w:left w:val="nil"/>
              <w:bottom w:val="nil"/>
              <w:right w:val="nil"/>
            </w:tcBorders>
            <w:shd w:val="clear" w:color="auto" w:fill="auto"/>
            <w:noWrap/>
            <w:vAlign w:val="center"/>
            <w:hideMark/>
          </w:tcPr>
          <w:p w14:paraId="346BE9B2"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502" w:type="dxa"/>
            <w:tcBorders>
              <w:top w:val="nil"/>
              <w:left w:val="nil"/>
              <w:bottom w:val="nil"/>
              <w:right w:val="nil"/>
            </w:tcBorders>
            <w:shd w:val="clear" w:color="auto" w:fill="auto"/>
            <w:noWrap/>
            <w:vAlign w:val="center"/>
            <w:hideMark/>
          </w:tcPr>
          <w:p w14:paraId="2AF12BA8"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321" w:type="dxa"/>
            <w:tcBorders>
              <w:top w:val="nil"/>
              <w:left w:val="nil"/>
              <w:bottom w:val="nil"/>
              <w:right w:val="nil"/>
            </w:tcBorders>
            <w:shd w:val="clear" w:color="auto" w:fill="auto"/>
            <w:noWrap/>
            <w:vAlign w:val="center"/>
            <w:hideMark/>
          </w:tcPr>
          <w:p w14:paraId="01248548"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DB2057" w:rsidRPr="00946467" w14:paraId="4DC657D8" w14:textId="77777777" w:rsidTr="00DB2057">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04CB7D88" w14:textId="77777777" w:rsidR="00DB2057" w:rsidRPr="00F07704" w:rsidRDefault="00DB2057" w:rsidP="00DB205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CorrAct</w:t>
            </w:r>
          </w:p>
        </w:tc>
        <w:tc>
          <w:tcPr>
            <w:tcW w:w="966" w:type="dxa"/>
            <w:tcBorders>
              <w:top w:val="single" w:sz="4" w:space="0" w:color="auto"/>
              <w:left w:val="nil"/>
              <w:bottom w:val="single" w:sz="4" w:space="0" w:color="auto"/>
              <w:right w:val="nil"/>
            </w:tcBorders>
            <w:shd w:val="clear" w:color="auto" w:fill="auto"/>
            <w:noWrap/>
            <w:vAlign w:val="center"/>
            <w:hideMark/>
          </w:tcPr>
          <w:p w14:paraId="0D9B744B" w14:textId="77777777" w:rsidR="00DB2057" w:rsidRPr="00F07704" w:rsidRDefault="00DB2057" w:rsidP="00DB205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w:t>
            </w:r>
          </w:p>
        </w:tc>
        <w:tc>
          <w:tcPr>
            <w:tcW w:w="1395" w:type="dxa"/>
            <w:tcBorders>
              <w:top w:val="single" w:sz="4" w:space="0" w:color="auto"/>
              <w:left w:val="nil"/>
              <w:bottom w:val="single" w:sz="4" w:space="0" w:color="auto"/>
              <w:right w:val="nil"/>
            </w:tcBorders>
            <w:shd w:val="clear" w:color="auto" w:fill="auto"/>
            <w:noWrap/>
            <w:vAlign w:val="center"/>
            <w:hideMark/>
          </w:tcPr>
          <w:p w14:paraId="1FC92954" w14:textId="77777777" w:rsidR="00DB2057" w:rsidRPr="00F07704" w:rsidRDefault="00DB2057" w:rsidP="00DB205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21392</w:t>
            </w:r>
          </w:p>
        </w:tc>
        <w:tc>
          <w:tcPr>
            <w:tcW w:w="1515" w:type="dxa"/>
            <w:tcBorders>
              <w:top w:val="single" w:sz="4" w:space="0" w:color="auto"/>
              <w:left w:val="nil"/>
              <w:bottom w:val="single" w:sz="4" w:space="0" w:color="auto"/>
              <w:right w:val="nil"/>
            </w:tcBorders>
            <w:shd w:val="clear" w:color="auto" w:fill="auto"/>
            <w:noWrap/>
            <w:vAlign w:val="center"/>
            <w:hideMark/>
          </w:tcPr>
          <w:p w14:paraId="03434B51" w14:textId="77777777" w:rsidR="00DB2057" w:rsidRPr="00F07704" w:rsidRDefault="00DB2057" w:rsidP="00DB205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77379</w:t>
            </w:r>
          </w:p>
        </w:tc>
        <w:tc>
          <w:tcPr>
            <w:tcW w:w="1321" w:type="dxa"/>
            <w:tcBorders>
              <w:top w:val="single" w:sz="4" w:space="0" w:color="auto"/>
              <w:left w:val="nil"/>
              <w:bottom w:val="single" w:sz="4" w:space="0" w:color="auto"/>
              <w:right w:val="nil"/>
            </w:tcBorders>
            <w:shd w:val="clear" w:color="auto" w:fill="auto"/>
            <w:noWrap/>
            <w:vAlign w:val="center"/>
            <w:hideMark/>
          </w:tcPr>
          <w:p w14:paraId="47AD270F" w14:textId="77777777" w:rsidR="00DB2057" w:rsidRPr="00F07704" w:rsidRDefault="00DB2057" w:rsidP="00DB205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115833</w:t>
            </w:r>
          </w:p>
        </w:tc>
        <w:tc>
          <w:tcPr>
            <w:tcW w:w="1502" w:type="dxa"/>
            <w:tcBorders>
              <w:top w:val="single" w:sz="4" w:space="0" w:color="auto"/>
              <w:left w:val="nil"/>
              <w:bottom w:val="single" w:sz="4" w:space="0" w:color="auto"/>
              <w:right w:val="nil"/>
            </w:tcBorders>
            <w:shd w:val="clear" w:color="auto" w:fill="auto"/>
            <w:noWrap/>
            <w:vAlign w:val="center"/>
            <w:hideMark/>
          </w:tcPr>
          <w:p w14:paraId="58C052FA" w14:textId="77777777" w:rsidR="00DB2057" w:rsidRPr="00F07704" w:rsidRDefault="00DB2057" w:rsidP="00DB205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171589</w:t>
            </w:r>
          </w:p>
        </w:tc>
        <w:tc>
          <w:tcPr>
            <w:tcW w:w="1321" w:type="dxa"/>
            <w:tcBorders>
              <w:top w:val="single" w:sz="4" w:space="0" w:color="auto"/>
              <w:left w:val="nil"/>
              <w:bottom w:val="single" w:sz="4" w:space="0" w:color="auto"/>
              <w:right w:val="nil"/>
            </w:tcBorders>
            <w:shd w:val="clear" w:color="auto" w:fill="auto"/>
            <w:noWrap/>
            <w:vAlign w:val="center"/>
            <w:hideMark/>
          </w:tcPr>
          <w:p w14:paraId="653C1A35" w14:textId="77777777" w:rsidR="00DB2057" w:rsidRPr="00F07704" w:rsidRDefault="00DB2057" w:rsidP="00DB205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489315</w:t>
            </w:r>
          </w:p>
        </w:tc>
      </w:tr>
    </w:tbl>
    <w:p w14:paraId="7BB79FAD" w14:textId="276CB065" w:rsidR="00E46686" w:rsidRPr="00F07704" w:rsidRDefault="00494BA8" w:rsidP="00494BA8">
      <w:pPr>
        <w:pStyle w:val="CitarTablas"/>
        <w:rPr>
          <w:lang w:val="es-US"/>
        </w:rPr>
      </w:pPr>
      <w:r w:rsidRPr="00F07704">
        <w:rPr>
          <w:lang w:val="es-US"/>
        </w:rPr>
        <w:t xml:space="preserve">Tabla x: Estadísticas </w:t>
      </w:r>
      <w:r w:rsidR="00744B92" w:rsidRPr="00F07704">
        <w:rPr>
          <w:lang w:val="es-US"/>
        </w:rPr>
        <w:t>d</w:t>
      </w:r>
      <w:r w:rsidRPr="00F07704">
        <w:rPr>
          <w:lang w:val="es-US"/>
        </w:rPr>
        <w:t>escriptivas – Corresponsales activas</w:t>
      </w:r>
      <w:r w:rsidR="004145B5" w:rsidRPr="00F07704">
        <w:rPr>
          <w:lang w:val="es-US"/>
        </w:rPr>
        <w:t xml:space="preserve"> por </w:t>
      </w:r>
      <w:r w:rsidR="000A5AB0" w:rsidRPr="00F07704">
        <w:rPr>
          <w:lang w:val="es-US"/>
        </w:rPr>
        <w:t>entidad y año</w:t>
      </w:r>
    </w:p>
    <w:p w14:paraId="0D0EB028" w14:textId="77777777" w:rsidR="00494BA8" w:rsidRPr="00EF432E" w:rsidRDefault="00494BA8" w:rsidP="00E22119">
      <w:pPr>
        <w:rPr>
          <w:lang w:val="es-CO"/>
        </w:rPr>
      </w:pPr>
    </w:p>
    <w:p w14:paraId="1EBC23E9" w14:textId="16D6F5D9" w:rsidR="00494BA8" w:rsidRPr="00EF432E" w:rsidRDefault="00961195" w:rsidP="00494BA8">
      <w:pPr>
        <w:rPr>
          <w:lang w:val="es-CO"/>
        </w:rPr>
      </w:pPr>
      <w:r w:rsidRPr="00EF432E">
        <w:rPr>
          <w:lang w:val="es-CO"/>
        </w:rPr>
        <w:t xml:space="preserve">Como se puede </w:t>
      </w:r>
      <w:r w:rsidR="007B18FE" w:rsidRPr="00EF432E">
        <w:rPr>
          <w:lang w:val="es-CO"/>
        </w:rPr>
        <w:t>observar</w:t>
      </w:r>
      <w:r w:rsidR="00595125" w:rsidRPr="00EF432E">
        <w:rPr>
          <w:lang w:val="es-CO"/>
        </w:rPr>
        <w:t xml:space="preserve"> en la tabla superior</w:t>
      </w:r>
      <w:r w:rsidR="00D72ACB" w:rsidRPr="00EF432E">
        <w:rPr>
          <w:lang w:val="es-CO"/>
        </w:rPr>
        <w:t>, hay</w:t>
      </w:r>
      <w:r w:rsidR="000C4ED9" w:rsidRPr="00EF432E">
        <w:rPr>
          <w:lang w:val="es-CO"/>
        </w:rPr>
        <w:t xml:space="preserve">, en promedio, </w:t>
      </w:r>
      <w:r w:rsidR="0021341D" w:rsidRPr="00EF432E">
        <w:rPr>
          <w:lang w:val="es-CO"/>
        </w:rPr>
        <w:t xml:space="preserve">a lo </w:t>
      </w:r>
      <w:r w:rsidR="00F56C65" w:rsidRPr="00EF432E">
        <w:rPr>
          <w:lang w:val="es-CO"/>
        </w:rPr>
        <w:t>largo</w:t>
      </w:r>
      <w:r w:rsidR="0021341D" w:rsidRPr="00EF432E">
        <w:rPr>
          <w:lang w:val="es-CO"/>
        </w:rPr>
        <w:t xml:space="preserve"> del tiempo</w:t>
      </w:r>
      <w:r w:rsidR="00EE5FBE" w:rsidRPr="00EF432E">
        <w:rPr>
          <w:lang w:val="es-CO"/>
        </w:rPr>
        <w:t xml:space="preserve"> y por entidad financiera</w:t>
      </w:r>
      <w:r w:rsidR="00AF1543" w:rsidRPr="00EF432E">
        <w:rPr>
          <w:lang w:val="es-CO"/>
        </w:rPr>
        <w:t>, 11</w:t>
      </w:r>
      <w:r w:rsidR="00F90873" w:rsidRPr="00EF432E">
        <w:rPr>
          <w:lang w:val="es-CO"/>
        </w:rPr>
        <w:t>,</w:t>
      </w:r>
      <w:r w:rsidR="00A168EF" w:rsidRPr="00EF432E">
        <w:rPr>
          <w:lang w:val="es-CO"/>
        </w:rPr>
        <w:t>583 corresponsales activas en Colombia</w:t>
      </w:r>
      <w:r w:rsidR="00F56C65" w:rsidRPr="00EF432E">
        <w:rPr>
          <w:lang w:val="es-CO"/>
        </w:rPr>
        <w:t xml:space="preserve"> por entidad</w:t>
      </w:r>
      <w:r w:rsidR="00A168EF" w:rsidRPr="00EF432E">
        <w:rPr>
          <w:lang w:val="es-CO"/>
        </w:rPr>
        <w:t xml:space="preserve">. </w:t>
      </w:r>
      <w:r w:rsidR="00CF21B8" w:rsidRPr="00EF432E">
        <w:rPr>
          <w:lang w:val="es-CO"/>
        </w:rPr>
        <w:t xml:space="preserve">Se observa un mínimo de 0 </w:t>
      </w:r>
      <w:r w:rsidR="00266510" w:rsidRPr="00EF432E">
        <w:rPr>
          <w:lang w:val="es-CO"/>
        </w:rPr>
        <w:t xml:space="preserve">corresponsales, perteneciente al banco </w:t>
      </w:r>
      <w:r w:rsidR="00F93C08" w:rsidRPr="00EF432E">
        <w:rPr>
          <w:lang w:val="es-CO"/>
        </w:rPr>
        <w:t>Itaú</w:t>
      </w:r>
      <w:r w:rsidR="00266510" w:rsidRPr="00EF432E">
        <w:rPr>
          <w:lang w:val="es-CO"/>
        </w:rPr>
        <w:t xml:space="preserve">, </w:t>
      </w:r>
      <w:r w:rsidR="002E39AB" w:rsidRPr="00EF432E">
        <w:rPr>
          <w:lang w:val="es-CO"/>
        </w:rPr>
        <w:t xml:space="preserve">el cual no contaba con corresponsales físicas durante su ingreso al país. </w:t>
      </w:r>
      <w:r w:rsidR="006F6333" w:rsidRPr="00EF432E">
        <w:rPr>
          <w:lang w:val="es-CO"/>
        </w:rPr>
        <w:t xml:space="preserve">Por otro lado, el máximo de corresponsales activas </w:t>
      </w:r>
      <w:r w:rsidR="00BC2503" w:rsidRPr="00EF432E">
        <w:rPr>
          <w:lang w:val="es-CO"/>
        </w:rPr>
        <w:t>de 489,315</w:t>
      </w:r>
      <w:r w:rsidR="003C1A9F" w:rsidRPr="00EF432E">
        <w:rPr>
          <w:lang w:val="es-CO"/>
        </w:rPr>
        <w:t xml:space="preserve"> pertenece al banco </w:t>
      </w:r>
      <w:r w:rsidR="003C1A9F" w:rsidRPr="00EF432E">
        <w:rPr>
          <w:lang w:val="es-CO"/>
        </w:rPr>
        <w:lastRenderedPageBreak/>
        <w:t xml:space="preserve">BBVA, el cual contaba con </w:t>
      </w:r>
      <w:r w:rsidR="009E77EA" w:rsidRPr="00EF432E">
        <w:rPr>
          <w:lang w:val="es-CO"/>
        </w:rPr>
        <w:t xml:space="preserve">esta cantidad de corresponsales en 2022, antes de disminuir </w:t>
      </w:r>
      <w:r w:rsidR="00806620" w:rsidRPr="00EF432E">
        <w:rPr>
          <w:lang w:val="es-CO"/>
        </w:rPr>
        <w:t>esta cifra</w:t>
      </w:r>
      <w:r w:rsidR="00362868" w:rsidRPr="00EF432E">
        <w:rPr>
          <w:lang w:val="es-CO"/>
        </w:rPr>
        <w:t xml:space="preserve"> a 38</w:t>
      </w:r>
      <w:r w:rsidR="00BF3710" w:rsidRPr="00EF432E">
        <w:rPr>
          <w:lang w:val="es-CO"/>
        </w:rPr>
        <w:t>4,</w:t>
      </w:r>
      <w:r w:rsidR="00806620" w:rsidRPr="00EF432E">
        <w:rPr>
          <w:lang w:val="es-CO"/>
        </w:rPr>
        <w:t>843 en 2023.</w:t>
      </w:r>
    </w:p>
    <w:p w14:paraId="32DB2086" w14:textId="0C91097D" w:rsidR="00D22372" w:rsidRPr="00EF432E" w:rsidRDefault="00C96EC7" w:rsidP="004C4E77">
      <w:pPr>
        <w:rPr>
          <w:lang w:val="es-CO"/>
        </w:rPr>
      </w:pPr>
      <w:bookmarkStart w:id="102" w:name="_Toc165284765"/>
      <w:r w:rsidRPr="00EF432E">
        <w:rPr>
          <w:lang w:val="es-CO"/>
        </w:rPr>
        <w:t xml:space="preserve">Por otro lado, tenemos </w:t>
      </w:r>
      <w:r w:rsidR="002B2629" w:rsidRPr="00EF432E">
        <w:rPr>
          <w:lang w:val="es-CO"/>
        </w:rPr>
        <w:t>un resumen de</w:t>
      </w:r>
      <w:r w:rsidRPr="00EF432E">
        <w:rPr>
          <w:lang w:val="es-CO"/>
        </w:rPr>
        <w:t xml:space="preserve"> las estadísticas descriptivas </w:t>
      </w:r>
      <w:r w:rsidR="00BD7778" w:rsidRPr="00EF432E">
        <w:rPr>
          <w:lang w:val="es-CO"/>
        </w:rPr>
        <w:t xml:space="preserve">de la totalidad </w:t>
      </w:r>
      <w:r w:rsidR="002B2629" w:rsidRPr="00EF432E">
        <w:rPr>
          <w:lang w:val="es-CO"/>
        </w:rPr>
        <w:t xml:space="preserve">de corresponsales activas en el territorio </w:t>
      </w:r>
      <w:r w:rsidR="00EE5FBE" w:rsidRPr="00EF432E">
        <w:rPr>
          <w:lang w:val="es-CO"/>
        </w:rPr>
        <w:t>colombiano</w:t>
      </w:r>
      <w:r w:rsidR="002B2629" w:rsidRPr="00EF432E">
        <w:rPr>
          <w:lang w:val="es-CO"/>
        </w:rPr>
        <w:t>:</w:t>
      </w:r>
    </w:p>
    <w:p w14:paraId="475C09AE" w14:textId="77777777" w:rsidR="00EE5FBE" w:rsidRPr="00EF432E" w:rsidRDefault="00EE5FBE" w:rsidP="004C4E77">
      <w:pPr>
        <w:rPr>
          <w:lang w:val="es-CO"/>
        </w:rPr>
      </w:pPr>
    </w:p>
    <w:tbl>
      <w:tblPr>
        <w:tblW w:w="9421" w:type="dxa"/>
        <w:tblLook w:val="04A0" w:firstRow="1" w:lastRow="0" w:firstColumn="1" w:lastColumn="0" w:noHBand="0" w:noVBand="1"/>
      </w:tblPr>
      <w:tblGrid>
        <w:gridCol w:w="1400"/>
        <w:gridCol w:w="1266"/>
        <w:gridCol w:w="1691"/>
        <w:gridCol w:w="1266"/>
        <w:gridCol w:w="1266"/>
        <w:gridCol w:w="1266"/>
        <w:gridCol w:w="1266"/>
      </w:tblGrid>
      <w:tr w:rsidR="003F0E51" w:rsidRPr="00946467" w14:paraId="7454ADD5" w14:textId="77777777" w:rsidTr="003F0E51">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7DA86D22" w14:textId="77777777" w:rsidR="003F0E51" w:rsidRPr="00F07704" w:rsidRDefault="003F0E51" w:rsidP="003F0E51">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1" w:type="dxa"/>
            <w:gridSpan w:val="6"/>
            <w:tcBorders>
              <w:top w:val="single" w:sz="4" w:space="0" w:color="auto"/>
              <w:left w:val="nil"/>
              <w:bottom w:val="nil"/>
              <w:right w:val="nil"/>
            </w:tcBorders>
            <w:shd w:val="clear" w:color="auto" w:fill="auto"/>
            <w:noWrap/>
            <w:vAlign w:val="center"/>
            <w:hideMark/>
          </w:tcPr>
          <w:p w14:paraId="416FAD35" w14:textId="1372C73B"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7913AC"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7913AC" w:rsidRPr="00F07704">
              <w:rPr>
                <w:rFonts w:eastAsia="Times New Roman" w:cs="Times New Roman"/>
                <w:b/>
                <w:color w:val="000000"/>
                <w:sz w:val="20"/>
                <w:szCs w:val="20"/>
              </w:rPr>
              <w:t>s</w:t>
            </w:r>
          </w:p>
        </w:tc>
      </w:tr>
      <w:tr w:rsidR="003F0E51" w:rsidRPr="00946467" w14:paraId="1DA52C25" w14:textId="77777777" w:rsidTr="003F0E51">
        <w:trPr>
          <w:trHeight w:val="288"/>
        </w:trPr>
        <w:tc>
          <w:tcPr>
            <w:tcW w:w="1400" w:type="dxa"/>
            <w:vMerge/>
            <w:tcBorders>
              <w:top w:val="single" w:sz="4" w:space="0" w:color="auto"/>
              <w:left w:val="nil"/>
              <w:bottom w:val="nil"/>
              <w:right w:val="single" w:sz="4" w:space="0" w:color="auto"/>
            </w:tcBorders>
            <w:vAlign w:val="center"/>
            <w:hideMark/>
          </w:tcPr>
          <w:p w14:paraId="6F9DAD93" w14:textId="77777777" w:rsidR="003F0E51" w:rsidRPr="00F07704" w:rsidRDefault="003F0E51" w:rsidP="003F0E51">
            <w:pPr>
              <w:spacing w:line="240" w:lineRule="auto"/>
              <w:ind w:firstLine="0"/>
              <w:jc w:val="left"/>
              <w:rPr>
                <w:rFonts w:eastAsia="Times New Roman" w:cs="Times New Roman"/>
                <w:b/>
                <w:color w:val="000000"/>
                <w:sz w:val="22"/>
              </w:rPr>
            </w:pPr>
          </w:p>
        </w:tc>
        <w:tc>
          <w:tcPr>
            <w:tcW w:w="1266" w:type="dxa"/>
            <w:tcBorders>
              <w:top w:val="nil"/>
              <w:left w:val="nil"/>
              <w:bottom w:val="nil"/>
              <w:right w:val="nil"/>
            </w:tcBorders>
            <w:shd w:val="clear" w:color="auto" w:fill="auto"/>
            <w:noWrap/>
            <w:vAlign w:val="center"/>
            <w:hideMark/>
          </w:tcPr>
          <w:p w14:paraId="0F18E182"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691" w:type="dxa"/>
            <w:tcBorders>
              <w:top w:val="nil"/>
              <w:left w:val="nil"/>
              <w:bottom w:val="nil"/>
              <w:right w:val="nil"/>
            </w:tcBorders>
            <w:shd w:val="clear" w:color="auto" w:fill="auto"/>
            <w:noWrap/>
            <w:vAlign w:val="center"/>
            <w:hideMark/>
          </w:tcPr>
          <w:p w14:paraId="488FEA81"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266" w:type="dxa"/>
            <w:tcBorders>
              <w:top w:val="nil"/>
              <w:left w:val="nil"/>
              <w:bottom w:val="nil"/>
              <w:right w:val="nil"/>
            </w:tcBorders>
            <w:shd w:val="clear" w:color="auto" w:fill="auto"/>
            <w:noWrap/>
            <w:vAlign w:val="center"/>
            <w:hideMark/>
          </w:tcPr>
          <w:p w14:paraId="54242C21"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266" w:type="dxa"/>
            <w:tcBorders>
              <w:top w:val="nil"/>
              <w:left w:val="nil"/>
              <w:bottom w:val="nil"/>
              <w:right w:val="nil"/>
            </w:tcBorders>
            <w:shd w:val="clear" w:color="auto" w:fill="auto"/>
            <w:noWrap/>
            <w:vAlign w:val="center"/>
            <w:hideMark/>
          </w:tcPr>
          <w:p w14:paraId="0ABDE2F4"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266" w:type="dxa"/>
            <w:tcBorders>
              <w:top w:val="nil"/>
              <w:left w:val="nil"/>
              <w:bottom w:val="nil"/>
              <w:right w:val="nil"/>
            </w:tcBorders>
            <w:shd w:val="clear" w:color="auto" w:fill="auto"/>
            <w:noWrap/>
            <w:vAlign w:val="center"/>
            <w:hideMark/>
          </w:tcPr>
          <w:p w14:paraId="31B872DF"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266" w:type="dxa"/>
            <w:tcBorders>
              <w:top w:val="nil"/>
              <w:left w:val="nil"/>
              <w:bottom w:val="nil"/>
              <w:right w:val="nil"/>
            </w:tcBorders>
            <w:shd w:val="clear" w:color="auto" w:fill="auto"/>
            <w:noWrap/>
            <w:vAlign w:val="center"/>
            <w:hideMark/>
          </w:tcPr>
          <w:p w14:paraId="0C1BB2C0"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3F0E51" w:rsidRPr="00946467" w14:paraId="00F7ADEC" w14:textId="77777777" w:rsidTr="003F0E51">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649B4A5A" w14:textId="77777777" w:rsidR="003F0E51" w:rsidRPr="00F07704" w:rsidRDefault="003F0E51" w:rsidP="003F0E51">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CorrAct</w:t>
            </w:r>
          </w:p>
        </w:tc>
        <w:tc>
          <w:tcPr>
            <w:tcW w:w="1266" w:type="dxa"/>
            <w:tcBorders>
              <w:top w:val="single" w:sz="4" w:space="0" w:color="auto"/>
              <w:left w:val="nil"/>
              <w:bottom w:val="single" w:sz="4" w:space="0" w:color="auto"/>
              <w:right w:val="nil"/>
            </w:tcBorders>
            <w:shd w:val="clear" w:color="auto" w:fill="auto"/>
            <w:noWrap/>
            <w:vAlign w:val="center"/>
            <w:hideMark/>
          </w:tcPr>
          <w:p w14:paraId="34804067" w14:textId="77777777" w:rsidR="003F0E51" w:rsidRPr="00F07704" w:rsidRDefault="003F0E51" w:rsidP="003F0E51">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1008444</w:t>
            </w:r>
          </w:p>
        </w:tc>
        <w:tc>
          <w:tcPr>
            <w:tcW w:w="1691" w:type="dxa"/>
            <w:tcBorders>
              <w:top w:val="single" w:sz="4" w:space="0" w:color="auto"/>
              <w:left w:val="nil"/>
              <w:bottom w:val="single" w:sz="4" w:space="0" w:color="auto"/>
              <w:right w:val="nil"/>
            </w:tcBorders>
            <w:shd w:val="clear" w:color="auto" w:fill="auto"/>
            <w:noWrap/>
            <w:vAlign w:val="center"/>
            <w:hideMark/>
          </w:tcPr>
          <w:p w14:paraId="373383DD" w14:textId="77777777" w:rsidR="003F0E51" w:rsidRPr="00F07704" w:rsidRDefault="003F0E51" w:rsidP="003F0E51">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1158729.75</w:t>
            </w:r>
          </w:p>
        </w:tc>
        <w:tc>
          <w:tcPr>
            <w:tcW w:w="1266" w:type="dxa"/>
            <w:tcBorders>
              <w:top w:val="single" w:sz="4" w:space="0" w:color="auto"/>
              <w:left w:val="nil"/>
              <w:bottom w:val="single" w:sz="4" w:space="0" w:color="auto"/>
              <w:right w:val="nil"/>
            </w:tcBorders>
            <w:shd w:val="clear" w:color="auto" w:fill="auto"/>
            <w:noWrap/>
            <w:vAlign w:val="center"/>
            <w:hideMark/>
          </w:tcPr>
          <w:p w14:paraId="4E5683F6" w14:textId="77777777" w:rsidR="003F0E51" w:rsidRPr="00F07704" w:rsidRDefault="003F0E51" w:rsidP="003F0E51">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1473573</w:t>
            </w:r>
          </w:p>
        </w:tc>
        <w:tc>
          <w:tcPr>
            <w:tcW w:w="1266" w:type="dxa"/>
            <w:tcBorders>
              <w:top w:val="single" w:sz="4" w:space="0" w:color="auto"/>
              <w:left w:val="nil"/>
              <w:bottom w:val="single" w:sz="4" w:space="0" w:color="auto"/>
              <w:right w:val="nil"/>
            </w:tcBorders>
            <w:shd w:val="clear" w:color="auto" w:fill="auto"/>
            <w:noWrap/>
            <w:vAlign w:val="center"/>
            <w:hideMark/>
          </w:tcPr>
          <w:p w14:paraId="68114390" w14:textId="77777777" w:rsidR="003F0E51" w:rsidRPr="00F07704" w:rsidRDefault="003F0E51" w:rsidP="003F0E51">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1505834</w:t>
            </w:r>
          </w:p>
        </w:tc>
        <w:tc>
          <w:tcPr>
            <w:tcW w:w="1266" w:type="dxa"/>
            <w:tcBorders>
              <w:top w:val="single" w:sz="4" w:space="0" w:color="auto"/>
              <w:left w:val="nil"/>
              <w:bottom w:val="single" w:sz="4" w:space="0" w:color="auto"/>
              <w:right w:val="nil"/>
            </w:tcBorders>
            <w:shd w:val="clear" w:color="auto" w:fill="auto"/>
            <w:noWrap/>
            <w:vAlign w:val="center"/>
            <w:hideMark/>
          </w:tcPr>
          <w:p w14:paraId="7959EB49" w14:textId="77777777" w:rsidR="003F0E51" w:rsidRPr="00F07704" w:rsidRDefault="003F0E51" w:rsidP="003F0E51">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1833585</w:t>
            </w:r>
          </w:p>
        </w:tc>
        <w:tc>
          <w:tcPr>
            <w:tcW w:w="1266" w:type="dxa"/>
            <w:tcBorders>
              <w:top w:val="single" w:sz="4" w:space="0" w:color="auto"/>
              <w:left w:val="nil"/>
              <w:bottom w:val="single" w:sz="4" w:space="0" w:color="auto"/>
              <w:right w:val="nil"/>
            </w:tcBorders>
            <w:shd w:val="clear" w:color="auto" w:fill="auto"/>
            <w:noWrap/>
            <w:vAlign w:val="center"/>
            <w:hideMark/>
          </w:tcPr>
          <w:p w14:paraId="09A45904" w14:textId="77777777" w:rsidR="003F0E51" w:rsidRPr="00F07704" w:rsidRDefault="003F0E51" w:rsidP="003F0E51">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2072043</w:t>
            </w:r>
          </w:p>
        </w:tc>
      </w:tr>
    </w:tbl>
    <w:p w14:paraId="78951EB1" w14:textId="1DE2DAA6" w:rsidR="000A5AB0" w:rsidRPr="00F07704" w:rsidRDefault="000A5AB0" w:rsidP="000A5AB0">
      <w:pPr>
        <w:pStyle w:val="CitarTablas"/>
        <w:rPr>
          <w:lang w:val="es-US"/>
        </w:rPr>
      </w:pPr>
      <w:r w:rsidRPr="00F07704">
        <w:rPr>
          <w:lang w:val="es-US"/>
        </w:rPr>
        <w:t xml:space="preserve">Tabla x: Estadísticas </w:t>
      </w:r>
      <w:r w:rsidR="00744B92" w:rsidRPr="00F07704">
        <w:rPr>
          <w:lang w:val="es-US"/>
        </w:rPr>
        <w:t>d</w:t>
      </w:r>
      <w:r w:rsidRPr="00F07704">
        <w:rPr>
          <w:lang w:val="es-US"/>
        </w:rPr>
        <w:t>escriptivas – Corresponsales activas totales por año</w:t>
      </w:r>
    </w:p>
    <w:p w14:paraId="31503E25" w14:textId="77777777" w:rsidR="00EE5FBE" w:rsidRPr="00EF432E" w:rsidRDefault="00EE5FBE" w:rsidP="004C4E77">
      <w:pPr>
        <w:rPr>
          <w:lang w:val="es-CO"/>
        </w:rPr>
      </w:pPr>
    </w:p>
    <w:p w14:paraId="6C6DF516" w14:textId="04CDF9A0" w:rsidR="00E01588" w:rsidRPr="00EF432E" w:rsidRDefault="00E01588" w:rsidP="000345BB">
      <w:pPr>
        <w:rPr>
          <w:b/>
          <w:lang w:val="es-CO"/>
        </w:rPr>
      </w:pPr>
      <w:r w:rsidRPr="00EF432E">
        <w:rPr>
          <w:lang w:val="es-CO"/>
        </w:rPr>
        <w:t xml:space="preserve">A partir de los resultados presentados, se nota un comportamiento </w:t>
      </w:r>
      <w:r w:rsidR="00BF40A1" w:rsidRPr="00EF432E">
        <w:rPr>
          <w:lang w:val="es-CO"/>
        </w:rPr>
        <w:t>creciente</w:t>
      </w:r>
      <w:r w:rsidRPr="00EF432E">
        <w:rPr>
          <w:lang w:val="es-CO"/>
        </w:rPr>
        <w:t xml:space="preserve"> en la cantidad de sucursales</w:t>
      </w:r>
      <w:r w:rsidR="00BF40A1" w:rsidRPr="00EF432E">
        <w:rPr>
          <w:lang w:val="es-CO"/>
        </w:rPr>
        <w:t xml:space="preserve"> físicas</w:t>
      </w:r>
      <w:r w:rsidRPr="00EF432E">
        <w:rPr>
          <w:lang w:val="es-CO"/>
        </w:rPr>
        <w:t xml:space="preserve"> activas (revisar tabla x en anexos), para todos los periodos, a excepción del 2023. Esto puede ser acreditado a la transformación y digitalización del sistema bancario, cuyo efecto tiene un impacto en </w:t>
      </w:r>
      <w:r w:rsidR="002F6607" w:rsidRPr="00EF432E">
        <w:rPr>
          <w:lang w:val="es-CO"/>
        </w:rPr>
        <w:t>varias variables del modelo. Esto</w:t>
      </w:r>
      <w:r w:rsidR="00190BC5" w:rsidRPr="00EF432E">
        <w:rPr>
          <w:lang w:val="es-CO"/>
        </w:rPr>
        <w:t>s efectos se encuentran discutidos en la sección de conclusiones.</w:t>
      </w:r>
    </w:p>
    <w:p w14:paraId="3146B5A1" w14:textId="77777777" w:rsidR="009309BD" w:rsidRPr="00F07704" w:rsidRDefault="009309BD" w:rsidP="00E01588">
      <w:pPr>
        <w:pStyle w:val="Tesis1"/>
        <w:rPr>
          <w:b w:val="0"/>
          <w:sz w:val="24"/>
          <w:szCs w:val="22"/>
          <w:lang w:val="es-US"/>
        </w:rPr>
      </w:pPr>
    </w:p>
    <w:p w14:paraId="08E4E2B1" w14:textId="7EE917BC" w:rsidR="003F0E51" w:rsidRPr="00F07704" w:rsidRDefault="003B2539" w:rsidP="00613427">
      <w:pPr>
        <w:pStyle w:val="Tesis4"/>
        <w:rPr>
          <w:lang w:val="es-US"/>
        </w:rPr>
      </w:pPr>
      <w:bookmarkStart w:id="103" w:name="_Toc165963742"/>
      <w:r w:rsidRPr="00F07704">
        <w:rPr>
          <w:lang w:val="es-US"/>
        </w:rPr>
        <w:t>Interpretación de coeficiente</w:t>
      </w:r>
      <w:bookmarkEnd w:id="103"/>
    </w:p>
    <w:p w14:paraId="405B4FAE" w14:textId="27C0BD52" w:rsidR="003B2539" w:rsidRPr="00EF432E" w:rsidRDefault="002528C8" w:rsidP="002528C8">
      <w:pPr>
        <w:rPr>
          <w:lang w:val="es-CO"/>
        </w:rPr>
      </w:pPr>
      <w:r w:rsidRPr="00EF432E">
        <w:rPr>
          <w:lang w:val="es-CO"/>
        </w:rPr>
        <w:t xml:space="preserve">La </w:t>
      </w:r>
      <w:r w:rsidR="005375B6" w:rsidRPr="00EF432E">
        <w:rPr>
          <w:lang w:val="es-CO"/>
        </w:rPr>
        <w:t xml:space="preserve">variable </w:t>
      </w:r>
      <w:proofErr w:type="spellStart"/>
      <w:r w:rsidR="005375B6" w:rsidRPr="00EF432E">
        <w:rPr>
          <w:lang w:val="es-CO"/>
        </w:rPr>
        <w:t>CorrAct</w:t>
      </w:r>
      <w:proofErr w:type="spellEnd"/>
      <w:r w:rsidR="00E50DD4" w:rsidRPr="00EF432E">
        <w:rPr>
          <w:lang w:val="es-CO"/>
        </w:rPr>
        <w:t xml:space="preserve"> tiene </w:t>
      </w:r>
      <w:r w:rsidR="009D2D1B" w:rsidRPr="00EF432E">
        <w:rPr>
          <w:lang w:val="es-CO"/>
        </w:rPr>
        <w:t xml:space="preserve">un coeficiente </w:t>
      </w:r>
      <w:r w:rsidR="008D3399" w:rsidRPr="00EF432E">
        <w:rPr>
          <w:lang w:val="es-CO"/>
        </w:rPr>
        <w:t>de 6.610E-06</w:t>
      </w:r>
      <w:r w:rsidR="00997AF9" w:rsidRPr="00EF432E">
        <w:rPr>
          <w:lang w:val="es-CO"/>
        </w:rPr>
        <w:t xml:space="preserve">, un coeficiente positivo, el cual tiene un </w:t>
      </w:r>
      <w:r w:rsidR="007E1AE8" w:rsidRPr="00EF432E">
        <w:rPr>
          <w:lang w:val="es-CO"/>
        </w:rPr>
        <w:t>efecto común</w:t>
      </w:r>
      <w:r w:rsidR="00997AF9" w:rsidRPr="00EF432E">
        <w:rPr>
          <w:lang w:val="es-CO"/>
        </w:rPr>
        <w:t xml:space="preserve"> </w:t>
      </w:r>
      <w:r w:rsidR="00EE6E2B" w:rsidRPr="00EF432E">
        <w:rPr>
          <w:lang w:val="es-CO"/>
        </w:rPr>
        <w:t xml:space="preserve">entre los distintos bancos </w:t>
      </w:r>
      <w:r w:rsidR="00997AF9" w:rsidRPr="00EF432E">
        <w:rPr>
          <w:lang w:val="es-CO"/>
        </w:rPr>
        <w:t xml:space="preserve">positivo sobre el </w:t>
      </w:r>
      <w:proofErr w:type="gramStart"/>
      <w:r w:rsidR="00997AF9" w:rsidRPr="00EF432E">
        <w:rPr>
          <w:lang w:val="es-CO"/>
        </w:rPr>
        <w:t>IIF</w:t>
      </w:r>
      <w:r w:rsidR="007E1AE8" w:rsidRPr="00EF432E">
        <w:rPr>
          <w:lang w:val="es-CO"/>
        </w:rPr>
        <w:t xml:space="preserve"> </w:t>
      </w:r>
      <w:r w:rsidR="00CB4867" w:rsidRPr="00EF432E">
        <w:rPr>
          <w:lang w:val="es-CO"/>
        </w:rPr>
        <w:t>,</w:t>
      </w:r>
      <w:proofErr w:type="gramEnd"/>
      <w:r w:rsidR="00CB4867" w:rsidRPr="00EF432E">
        <w:rPr>
          <w:lang w:val="es-CO"/>
        </w:rPr>
        <w:t xml:space="preserve"> pero en una magnitud </w:t>
      </w:r>
      <w:r w:rsidR="00671142" w:rsidRPr="00EF432E">
        <w:rPr>
          <w:lang w:val="es-CO"/>
        </w:rPr>
        <w:t>pequeña</w:t>
      </w:r>
      <w:r w:rsidR="00FA3DCC" w:rsidRPr="00EF432E">
        <w:rPr>
          <w:lang w:val="es-CO"/>
        </w:rPr>
        <w:t xml:space="preserve">. </w:t>
      </w:r>
      <w:r w:rsidR="0018162E" w:rsidRPr="00145C31">
        <w:rPr>
          <w:lang w:val="es-ES"/>
        </w:rPr>
        <w:t xml:space="preserve">El efecto común </w:t>
      </w:r>
      <w:r w:rsidR="00206626" w:rsidRPr="00145C31">
        <w:rPr>
          <w:lang w:val="es-ES"/>
        </w:rPr>
        <w:t xml:space="preserve">entre todas las entidades bancarias </w:t>
      </w:r>
      <w:r w:rsidR="00A75C3D" w:rsidRPr="00145C31">
        <w:rPr>
          <w:lang w:val="es-ES"/>
        </w:rPr>
        <w:t>del</w:t>
      </w:r>
      <w:r w:rsidR="0018162E" w:rsidRPr="00145C31">
        <w:rPr>
          <w:lang w:val="es-ES"/>
        </w:rPr>
        <w:t xml:space="preserve"> </w:t>
      </w:r>
      <w:r w:rsidR="00671142" w:rsidRPr="00145C31">
        <w:rPr>
          <w:lang w:val="es-ES"/>
        </w:rPr>
        <w:t>número</w:t>
      </w:r>
      <w:r w:rsidR="0018162E" w:rsidRPr="00145C31">
        <w:rPr>
          <w:lang w:val="es-ES"/>
        </w:rPr>
        <w:t xml:space="preserve"> de corresponsales físicas activas </w:t>
      </w:r>
      <w:r w:rsidR="001F0C97" w:rsidRPr="00145C31">
        <w:rPr>
          <w:lang w:val="es-ES"/>
        </w:rPr>
        <w:t xml:space="preserve">genera un cambio porcentual de 0.000661% </w:t>
      </w:r>
      <w:r w:rsidR="00FA1181" w:rsidRPr="00145C31">
        <w:rPr>
          <w:lang w:val="es-ES"/>
        </w:rPr>
        <w:t xml:space="preserve">del valor base en la variable del IIF, por unidad de cambio en la variable de corresponsales físicas activas. </w:t>
      </w:r>
      <w:r w:rsidR="00FA1181" w:rsidRPr="00EF432E">
        <w:rPr>
          <w:lang w:val="es-CO"/>
        </w:rPr>
        <w:t>Sin embargo, ya que la media de inclusión es de 42.95, se esperaría un aumento de (</w:t>
      </w:r>
      <w:r w:rsidR="00F60B61" w:rsidRPr="00EF432E">
        <w:rPr>
          <w:lang w:val="es-CO"/>
        </w:rPr>
        <w:t>0.00000661</w:t>
      </w:r>
      <w:r w:rsidR="00FA1181" w:rsidRPr="00EF432E">
        <w:rPr>
          <w:lang w:val="es-CO"/>
        </w:rPr>
        <w:t>*42.</w:t>
      </w:r>
      <w:proofErr w:type="gramStart"/>
      <w:r w:rsidR="00FA1181" w:rsidRPr="00EF432E">
        <w:rPr>
          <w:lang w:val="es-CO"/>
        </w:rPr>
        <w:t>95)=</w:t>
      </w:r>
      <w:proofErr w:type="gramEnd"/>
      <w:r w:rsidR="00FA1181" w:rsidRPr="00EF432E">
        <w:rPr>
          <w:lang w:val="es-CO"/>
        </w:rPr>
        <w:t xml:space="preserve"> 0.0</w:t>
      </w:r>
      <w:r w:rsidR="009348E0" w:rsidRPr="00EF432E">
        <w:rPr>
          <w:lang w:val="es-CO"/>
        </w:rPr>
        <w:t>00</w:t>
      </w:r>
      <w:r w:rsidR="00FA1181" w:rsidRPr="00EF432E">
        <w:rPr>
          <w:lang w:val="es-CO"/>
        </w:rPr>
        <w:t xml:space="preserve">28 en inclusión por </w:t>
      </w:r>
      <w:r w:rsidR="002C6783" w:rsidRPr="00EF432E">
        <w:rPr>
          <w:lang w:val="es-CO"/>
        </w:rPr>
        <w:t>año</w:t>
      </w:r>
      <w:r w:rsidR="00FA1181" w:rsidRPr="00EF432E">
        <w:rPr>
          <w:lang w:val="es-CO"/>
        </w:rPr>
        <w:t xml:space="preserve">. </w:t>
      </w:r>
    </w:p>
    <w:p w14:paraId="6C4370AF" w14:textId="77777777" w:rsidR="002B770A" w:rsidRPr="00F07704" w:rsidRDefault="002B770A" w:rsidP="00613427">
      <w:pPr>
        <w:pStyle w:val="Tesis4"/>
        <w:rPr>
          <w:lang w:val="es-US"/>
        </w:rPr>
      </w:pPr>
    </w:p>
    <w:p w14:paraId="22565989" w14:textId="5A4274FD" w:rsidR="003B2539" w:rsidRPr="00F07704" w:rsidRDefault="005A436C" w:rsidP="003B2539">
      <w:pPr>
        <w:pStyle w:val="Tesis3"/>
        <w:rPr>
          <w:lang w:val="es-US"/>
        </w:rPr>
      </w:pPr>
      <w:bookmarkStart w:id="104" w:name="_Toc165963743"/>
      <w:r w:rsidRPr="00F07704">
        <w:rPr>
          <w:lang w:val="es-US"/>
        </w:rPr>
        <w:t>Porcentaje de cuentas de ahorro activas</w:t>
      </w:r>
      <w:bookmarkEnd w:id="104"/>
    </w:p>
    <w:p w14:paraId="776E287B" w14:textId="19034CA9" w:rsidR="005A436C" w:rsidRPr="00EF432E" w:rsidRDefault="0039418C" w:rsidP="005A436C">
      <w:pPr>
        <w:rPr>
          <w:lang w:val="es-CO"/>
        </w:rPr>
      </w:pPr>
      <w:r w:rsidRPr="00EF432E">
        <w:rPr>
          <w:lang w:val="es-CO"/>
        </w:rPr>
        <w:lastRenderedPageBreak/>
        <w:t xml:space="preserve">La variable </w:t>
      </w:r>
      <w:r w:rsidR="00421900" w:rsidRPr="00EF432E">
        <w:rPr>
          <w:lang w:val="es-CO"/>
        </w:rPr>
        <w:t>“Porcentaje de cuentas de ahorro activas” (</w:t>
      </w:r>
      <w:proofErr w:type="spellStart"/>
      <w:r w:rsidR="00421900" w:rsidRPr="00EF432E">
        <w:rPr>
          <w:lang w:val="es-CO"/>
        </w:rPr>
        <w:t>PorcCtasAct</w:t>
      </w:r>
      <w:proofErr w:type="spellEnd"/>
      <w:r w:rsidR="00421900" w:rsidRPr="00EF432E">
        <w:rPr>
          <w:lang w:val="es-CO"/>
        </w:rPr>
        <w:t>)</w:t>
      </w:r>
      <w:r w:rsidR="00693F6E" w:rsidRPr="00EF432E">
        <w:rPr>
          <w:lang w:val="es-CO"/>
        </w:rPr>
        <w:t xml:space="preserve"> representa </w:t>
      </w:r>
      <w:r w:rsidR="00B36BD7" w:rsidRPr="00EF432E">
        <w:rPr>
          <w:lang w:val="es-CO"/>
        </w:rPr>
        <w:t xml:space="preserve">el porcentaje del total de cuentas de ahorro activas dentro de cada entidad, para cada año. </w:t>
      </w:r>
      <w:r w:rsidR="00134FA0" w:rsidRPr="00EF432E">
        <w:rPr>
          <w:lang w:val="es-CO"/>
        </w:rPr>
        <w:t xml:space="preserve">Este dato </w:t>
      </w:r>
      <w:r w:rsidR="008975E6" w:rsidRPr="00EF432E">
        <w:rPr>
          <w:lang w:val="es-CO"/>
        </w:rPr>
        <w:t xml:space="preserve">fue elegido ya que la cantidad de cuentas de ahorro </w:t>
      </w:r>
      <w:r w:rsidR="00F543A6" w:rsidRPr="00EF432E">
        <w:rPr>
          <w:lang w:val="es-CO"/>
        </w:rPr>
        <w:t xml:space="preserve">ha tenido un crecimiento constante a lo largo de los años, pero el porcentaje </w:t>
      </w:r>
      <w:r w:rsidR="00BC55BB" w:rsidRPr="00EF432E">
        <w:rPr>
          <w:lang w:val="es-CO"/>
        </w:rPr>
        <w:t xml:space="preserve">de estas cuentas que tienen un uso constante </w:t>
      </w:r>
      <w:r w:rsidR="008B4E97" w:rsidRPr="00EF432E">
        <w:rPr>
          <w:lang w:val="es-CO"/>
        </w:rPr>
        <w:t xml:space="preserve">no es </w:t>
      </w:r>
      <w:r w:rsidR="003C6EF0" w:rsidRPr="00EF432E">
        <w:rPr>
          <w:lang w:val="es-CO"/>
        </w:rPr>
        <w:t>óptimo, afectando negativamente el IIF en Colombia.</w:t>
      </w:r>
      <w:r w:rsidR="00167370" w:rsidRPr="00EF432E">
        <w:rPr>
          <w:lang w:val="es-CO"/>
        </w:rPr>
        <w:t xml:space="preserve"> </w:t>
      </w:r>
    </w:p>
    <w:p w14:paraId="11970CC5" w14:textId="77777777" w:rsidR="005A436C" w:rsidRPr="00EF432E" w:rsidRDefault="005A436C" w:rsidP="005A436C">
      <w:pPr>
        <w:rPr>
          <w:lang w:val="es-CO"/>
        </w:rPr>
      </w:pPr>
    </w:p>
    <w:p w14:paraId="1DEEC116" w14:textId="1C721D81" w:rsidR="006B2172" w:rsidRPr="00F07704" w:rsidRDefault="005A436C" w:rsidP="005A436C">
      <w:pPr>
        <w:pStyle w:val="Tesis4"/>
        <w:rPr>
          <w:lang w:val="es-US"/>
        </w:rPr>
      </w:pPr>
      <w:bookmarkStart w:id="105" w:name="_Toc165963744"/>
      <w:r w:rsidRPr="00F07704">
        <w:rPr>
          <w:lang w:val="es-US"/>
        </w:rPr>
        <w:t>Estadísticas descriptivas</w:t>
      </w:r>
      <w:bookmarkEnd w:id="105"/>
    </w:p>
    <w:tbl>
      <w:tblPr>
        <w:tblW w:w="9422" w:type="dxa"/>
        <w:tblLook w:val="04A0" w:firstRow="1" w:lastRow="0" w:firstColumn="1" w:lastColumn="0" w:noHBand="0" w:noVBand="1"/>
      </w:tblPr>
      <w:tblGrid>
        <w:gridCol w:w="1400"/>
        <w:gridCol w:w="1337"/>
        <w:gridCol w:w="1337"/>
        <w:gridCol w:w="1337"/>
        <w:gridCol w:w="1337"/>
        <w:gridCol w:w="1337"/>
        <w:gridCol w:w="1337"/>
      </w:tblGrid>
      <w:tr w:rsidR="006C3B65" w:rsidRPr="00946467" w14:paraId="6317862C" w14:textId="77777777" w:rsidTr="006C3B65">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664CC3B5" w14:textId="77777777" w:rsidR="006C3B65" w:rsidRPr="00F07704" w:rsidRDefault="006C3B65" w:rsidP="006C3B65">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2" w:type="dxa"/>
            <w:gridSpan w:val="6"/>
            <w:tcBorders>
              <w:top w:val="single" w:sz="4" w:space="0" w:color="auto"/>
              <w:left w:val="nil"/>
              <w:bottom w:val="nil"/>
              <w:right w:val="nil"/>
            </w:tcBorders>
            <w:shd w:val="clear" w:color="auto" w:fill="auto"/>
            <w:noWrap/>
            <w:vAlign w:val="center"/>
            <w:hideMark/>
          </w:tcPr>
          <w:p w14:paraId="29FCD22B" w14:textId="160686EC"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7913AC"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7913AC" w:rsidRPr="00F07704">
              <w:rPr>
                <w:rFonts w:eastAsia="Times New Roman" w:cs="Times New Roman"/>
                <w:b/>
                <w:color w:val="000000"/>
                <w:sz w:val="20"/>
                <w:szCs w:val="20"/>
              </w:rPr>
              <w:t>s</w:t>
            </w:r>
          </w:p>
        </w:tc>
      </w:tr>
      <w:tr w:rsidR="006C3B65" w:rsidRPr="00946467" w14:paraId="7BFA34E0" w14:textId="77777777" w:rsidTr="006C3B65">
        <w:trPr>
          <w:trHeight w:val="288"/>
        </w:trPr>
        <w:tc>
          <w:tcPr>
            <w:tcW w:w="1400" w:type="dxa"/>
            <w:vMerge/>
            <w:tcBorders>
              <w:top w:val="single" w:sz="4" w:space="0" w:color="auto"/>
              <w:left w:val="nil"/>
              <w:bottom w:val="nil"/>
              <w:right w:val="single" w:sz="4" w:space="0" w:color="auto"/>
            </w:tcBorders>
            <w:vAlign w:val="center"/>
            <w:hideMark/>
          </w:tcPr>
          <w:p w14:paraId="18833BED" w14:textId="77777777" w:rsidR="006C3B65" w:rsidRPr="00F07704" w:rsidRDefault="006C3B65" w:rsidP="006C3B65">
            <w:pPr>
              <w:spacing w:line="240" w:lineRule="auto"/>
              <w:ind w:firstLine="0"/>
              <w:jc w:val="left"/>
              <w:rPr>
                <w:rFonts w:eastAsia="Times New Roman" w:cs="Times New Roman"/>
                <w:b/>
                <w:color w:val="000000"/>
                <w:sz w:val="22"/>
              </w:rPr>
            </w:pPr>
          </w:p>
        </w:tc>
        <w:tc>
          <w:tcPr>
            <w:tcW w:w="1337" w:type="dxa"/>
            <w:tcBorders>
              <w:top w:val="nil"/>
              <w:left w:val="nil"/>
              <w:bottom w:val="nil"/>
              <w:right w:val="nil"/>
            </w:tcBorders>
            <w:shd w:val="clear" w:color="auto" w:fill="auto"/>
            <w:noWrap/>
            <w:vAlign w:val="center"/>
            <w:hideMark/>
          </w:tcPr>
          <w:p w14:paraId="7D9EA2D3" w14:textId="77777777"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337" w:type="dxa"/>
            <w:tcBorders>
              <w:top w:val="nil"/>
              <w:left w:val="nil"/>
              <w:bottom w:val="nil"/>
              <w:right w:val="nil"/>
            </w:tcBorders>
            <w:shd w:val="clear" w:color="auto" w:fill="auto"/>
            <w:noWrap/>
            <w:vAlign w:val="center"/>
            <w:hideMark/>
          </w:tcPr>
          <w:p w14:paraId="49D96D8A" w14:textId="77777777"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337" w:type="dxa"/>
            <w:tcBorders>
              <w:top w:val="nil"/>
              <w:left w:val="nil"/>
              <w:bottom w:val="nil"/>
              <w:right w:val="nil"/>
            </w:tcBorders>
            <w:shd w:val="clear" w:color="auto" w:fill="auto"/>
            <w:noWrap/>
            <w:vAlign w:val="center"/>
            <w:hideMark/>
          </w:tcPr>
          <w:p w14:paraId="354C2EC2" w14:textId="77777777"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337" w:type="dxa"/>
            <w:tcBorders>
              <w:top w:val="nil"/>
              <w:left w:val="nil"/>
              <w:bottom w:val="nil"/>
              <w:right w:val="nil"/>
            </w:tcBorders>
            <w:shd w:val="clear" w:color="auto" w:fill="auto"/>
            <w:noWrap/>
            <w:vAlign w:val="center"/>
            <w:hideMark/>
          </w:tcPr>
          <w:p w14:paraId="46AAAA55" w14:textId="77777777"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337" w:type="dxa"/>
            <w:tcBorders>
              <w:top w:val="nil"/>
              <w:left w:val="nil"/>
              <w:bottom w:val="nil"/>
              <w:right w:val="nil"/>
            </w:tcBorders>
            <w:shd w:val="clear" w:color="auto" w:fill="auto"/>
            <w:noWrap/>
            <w:vAlign w:val="center"/>
            <w:hideMark/>
          </w:tcPr>
          <w:p w14:paraId="1C556143" w14:textId="77777777"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337" w:type="dxa"/>
            <w:tcBorders>
              <w:top w:val="nil"/>
              <w:left w:val="nil"/>
              <w:bottom w:val="nil"/>
              <w:right w:val="nil"/>
            </w:tcBorders>
            <w:shd w:val="clear" w:color="auto" w:fill="auto"/>
            <w:noWrap/>
            <w:vAlign w:val="center"/>
            <w:hideMark/>
          </w:tcPr>
          <w:p w14:paraId="12810DC7" w14:textId="77777777" w:rsidR="006C3B65" w:rsidRPr="00F07704" w:rsidRDefault="006C3B65" w:rsidP="006C3B65">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6C3B65" w:rsidRPr="00946467" w14:paraId="1F227951" w14:textId="77777777" w:rsidTr="006C3B65">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48CB6E4F" w14:textId="77777777" w:rsidR="006C3B65" w:rsidRPr="00F07704" w:rsidRDefault="006C3B65" w:rsidP="006C3B65">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PorcCtasAct</w:t>
            </w:r>
            <w:proofErr w:type="spellEnd"/>
          </w:p>
        </w:tc>
        <w:tc>
          <w:tcPr>
            <w:tcW w:w="1337" w:type="dxa"/>
            <w:tcBorders>
              <w:top w:val="single" w:sz="4" w:space="0" w:color="auto"/>
              <w:left w:val="nil"/>
              <w:bottom w:val="single" w:sz="4" w:space="0" w:color="auto"/>
              <w:right w:val="nil"/>
            </w:tcBorders>
            <w:shd w:val="clear" w:color="auto" w:fill="auto"/>
            <w:noWrap/>
            <w:vAlign w:val="center"/>
            <w:hideMark/>
          </w:tcPr>
          <w:p w14:paraId="3F53AD22" w14:textId="77777777" w:rsidR="006C3B65" w:rsidRPr="00F07704" w:rsidRDefault="006C3B65" w:rsidP="006C3B6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0.001735</w:t>
            </w:r>
          </w:p>
        </w:tc>
        <w:tc>
          <w:tcPr>
            <w:tcW w:w="1337" w:type="dxa"/>
            <w:tcBorders>
              <w:top w:val="single" w:sz="4" w:space="0" w:color="auto"/>
              <w:left w:val="nil"/>
              <w:bottom w:val="single" w:sz="4" w:space="0" w:color="auto"/>
              <w:right w:val="nil"/>
            </w:tcBorders>
            <w:shd w:val="clear" w:color="auto" w:fill="auto"/>
            <w:noWrap/>
            <w:vAlign w:val="center"/>
            <w:hideMark/>
          </w:tcPr>
          <w:p w14:paraId="0825C26D" w14:textId="77777777" w:rsidR="006C3B65" w:rsidRPr="00F07704" w:rsidRDefault="006C3B65" w:rsidP="006C3B6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0.201435</w:t>
            </w:r>
          </w:p>
        </w:tc>
        <w:tc>
          <w:tcPr>
            <w:tcW w:w="1337" w:type="dxa"/>
            <w:tcBorders>
              <w:top w:val="single" w:sz="4" w:space="0" w:color="auto"/>
              <w:left w:val="nil"/>
              <w:bottom w:val="single" w:sz="4" w:space="0" w:color="auto"/>
              <w:right w:val="nil"/>
            </w:tcBorders>
            <w:shd w:val="clear" w:color="auto" w:fill="auto"/>
            <w:noWrap/>
            <w:vAlign w:val="center"/>
            <w:hideMark/>
          </w:tcPr>
          <w:p w14:paraId="2BA0979B" w14:textId="77777777" w:rsidR="006C3B65" w:rsidRPr="00F07704" w:rsidRDefault="006C3B65" w:rsidP="006C3B6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0.309034</w:t>
            </w:r>
          </w:p>
        </w:tc>
        <w:tc>
          <w:tcPr>
            <w:tcW w:w="1337" w:type="dxa"/>
            <w:tcBorders>
              <w:top w:val="single" w:sz="4" w:space="0" w:color="auto"/>
              <w:left w:val="nil"/>
              <w:bottom w:val="single" w:sz="4" w:space="0" w:color="auto"/>
              <w:right w:val="nil"/>
            </w:tcBorders>
            <w:shd w:val="clear" w:color="auto" w:fill="auto"/>
            <w:noWrap/>
            <w:vAlign w:val="center"/>
            <w:hideMark/>
          </w:tcPr>
          <w:p w14:paraId="4AE4DE23" w14:textId="77777777" w:rsidR="006C3B65" w:rsidRPr="00F07704" w:rsidRDefault="006C3B65" w:rsidP="006C3B6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0.327874</w:t>
            </w:r>
          </w:p>
        </w:tc>
        <w:tc>
          <w:tcPr>
            <w:tcW w:w="1337" w:type="dxa"/>
            <w:tcBorders>
              <w:top w:val="single" w:sz="4" w:space="0" w:color="auto"/>
              <w:left w:val="nil"/>
              <w:bottom w:val="single" w:sz="4" w:space="0" w:color="auto"/>
              <w:right w:val="nil"/>
            </w:tcBorders>
            <w:shd w:val="clear" w:color="auto" w:fill="auto"/>
            <w:noWrap/>
            <w:vAlign w:val="center"/>
            <w:hideMark/>
          </w:tcPr>
          <w:p w14:paraId="492AD3D5" w14:textId="77777777" w:rsidR="006C3B65" w:rsidRPr="00F07704" w:rsidRDefault="006C3B65" w:rsidP="006C3B6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0.365742</w:t>
            </w:r>
          </w:p>
        </w:tc>
        <w:tc>
          <w:tcPr>
            <w:tcW w:w="1337" w:type="dxa"/>
            <w:tcBorders>
              <w:top w:val="single" w:sz="4" w:space="0" w:color="auto"/>
              <w:left w:val="nil"/>
              <w:bottom w:val="single" w:sz="4" w:space="0" w:color="auto"/>
              <w:right w:val="nil"/>
            </w:tcBorders>
            <w:shd w:val="clear" w:color="auto" w:fill="auto"/>
            <w:noWrap/>
            <w:vAlign w:val="center"/>
            <w:hideMark/>
          </w:tcPr>
          <w:p w14:paraId="0B0D7A88" w14:textId="77777777" w:rsidR="006C3B65" w:rsidRPr="00F07704" w:rsidRDefault="006C3B65" w:rsidP="006C3B65">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0.797099</w:t>
            </w:r>
          </w:p>
        </w:tc>
      </w:tr>
    </w:tbl>
    <w:p w14:paraId="04894198" w14:textId="434176B6" w:rsidR="005A436C" w:rsidRPr="00F07704" w:rsidRDefault="004327B8" w:rsidP="004327B8">
      <w:pPr>
        <w:pStyle w:val="CitarTablas"/>
        <w:rPr>
          <w:lang w:val="es-US"/>
        </w:rPr>
      </w:pPr>
      <w:r w:rsidRPr="00F07704">
        <w:rPr>
          <w:lang w:val="es-US"/>
        </w:rPr>
        <w:t xml:space="preserve">Tabla x: </w:t>
      </w:r>
      <w:r w:rsidR="00744B92" w:rsidRPr="00F07704">
        <w:rPr>
          <w:lang w:val="es-US"/>
        </w:rPr>
        <w:t>E</w:t>
      </w:r>
      <w:r w:rsidR="007F143B" w:rsidRPr="00F07704">
        <w:rPr>
          <w:lang w:val="es-US"/>
        </w:rPr>
        <w:t xml:space="preserve">stadísticas descriptivas </w:t>
      </w:r>
      <w:r w:rsidR="00D7690D" w:rsidRPr="00F07704">
        <w:rPr>
          <w:lang w:val="es-US"/>
        </w:rPr>
        <w:t>–</w:t>
      </w:r>
      <w:r w:rsidR="009461EB" w:rsidRPr="00F07704">
        <w:rPr>
          <w:lang w:val="es-US"/>
        </w:rPr>
        <w:t xml:space="preserve"> Porcentaje de cuentas de ahorro activas</w:t>
      </w:r>
    </w:p>
    <w:p w14:paraId="2137FEB2" w14:textId="718946D1" w:rsidR="005A436C" w:rsidRPr="00F07704" w:rsidRDefault="005A436C" w:rsidP="005A436C">
      <w:pPr>
        <w:pStyle w:val="Tesis4"/>
        <w:rPr>
          <w:lang w:val="es-US"/>
        </w:rPr>
      </w:pPr>
    </w:p>
    <w:p w14:paraId="22095506" w14:textId="57A438C1" w:rsidR="009461EB" w:rsidRPr="00EF432E" w:rsidRDefault="00992E0D" w:rsidP="009461EB">
      <w:pPr>
        <w:rPr>
          <w:lang w:val="es-CO"/>
        </w:rPr>
      </w:pPr>
      <w:r w:rsidRPr="00EF432E">
        <w:rPr>
          <w:lang w:val="es-CO"/>
        </w:rPr>
        <w:t xml:space="preserve">Como se evidencia en la tabla anterior, </w:t>
      </w:r>
      <w:r w:rsidR="005B5D21" w:rsidRPr="00EF432E">
        <w:rPr>
          <w:lang w:val="es-CO"/>
        </w:rPr>
        <w:t xml:space="preserve">en </w:t>
      </w:r>
      <w:r w:rsidR="007913AC" w:rsidRPr="00EF432E">
        <w:rPr>
          <w:lang w:val="es-CO"/>
        </w:rPr>
        <w:t>promedio</w:t>
      </w:r>
      <w:r w:rsidR="00F151CC" w:rsidRPr="00EF432E">
        <w:rPr>
          <w:lang w:val="es-CO"/>
        </w:rPr>
        <w:t>, las cuentas activas representan tan solo el 32.</w:t>
      </w:r>
      <w:r w:rsidR="000A693C" w:rsidRPr="00EF432E">
        <w:rPr>
          <w:lang w:val="es-CO"/>
        </w:rPr>
        <w:t xml:space="preserve">8% de la totalidad de cuentas de ahorro. </w:t>
      </w:r>
      <w:r w:rsidR="00A06FA0" w:rsidRPr="00EF432E">
        <w:rPr>
          <w:lang w:val="es-CO"/>
        </w:rPr>
        <w:t xml:space="preserve">Esta cifra </w:t>
      </w:r>
      <w:r w:rsidR="0006282E" w:rsidRPr="00EF432E">
        <w:rPr>
          <w:lang w:val="es-CO"/>
        </w:rPr>
        <w:t xml:space="preserve">ha ido disminuyendo </w:t>
      </w:r>
      <w:r w:rsidR="00F353D4" w:rsidRPr="00EF432E">
        <w:rPr>
          <w:lang w:val="es-CO"/>
        </w:rPr>
        <w:t>a lo largo del tiempo</w:t>
      </w:r>
      <w:r w:rsidR="00FA25DD" w:rsidRPr="00EF432E">
        <w:rPr>
          <w:lang w:val="es-CO"/>
        </w:rPr>
        <w:t xml:space="preserve">, </w:t>
      </w:r>
      <w:r w:rsidR="00C1114A" w:rsidRPr="00EF432E">
        <w:rPr>
          <w:lang w:val="es-CO"/>
        </w:rPr>
        <w:t xml:space="preserve">debido no solo al aumento de cuentas totales, pero </w:t>
      </w:r>
      <w:r w:rsidR="00754984" w:rsidRPr="00EF432E">
        <w:rPr>
          <w:lang w:val="es-CO"/>
        </w:rPr>
        <w:t xml:space="preserve">a la disminución de la utilización de cuentas de ahorro tradicionales debido a la creciente transición a cuenta de ahorro digitales. </w:t>
      </w:r>
    </w:p>
    <w:p w14:paraId="3B97F634" w14:textId="77777777" w:rsidR="00FA25DD" w:rsidRPr="00EF432E" w:rsidRDefault="00FA25DD" w:rsidP="009461EB">
      <w:pPr>
        <w:rPr>
          <w:lang w:val="es-CO"/>
        </w:rPr>
      </w:pPr>
    </w:p>
    <w:p w14:paraId="43C81B04" w14:textId="641795B8" w:rsidR="00063A4E" w:rsidRPr="00F07704" w:rsidRDefault="00063A4E" w:rsidP="005A436C">
      <w:pPr>
        <w:pStyle w:val="Tesis4"/>
        <w:rPr>
          <w:lang w:val="es-US"/>
        </w:rPr>
      </w:pPr>
      <w:bookmarkStart w:id="106" w:name="_Toc165963745"/>
      <w:r w:rsidRPr="00F07704">
        <w:rPr>
          <w:lang w:val="es-US"/>
        </w:rPr>
        <w:t>Interpretación de coeficiente</w:t>
      </w:r>
      <w:bookmarkEnd w:id="106"/>
    </w:p>
    <w:p w14:paraId="45CE0A32" w14:textId="63D087A6" w:rsidR="00063A4E" w:rsidRPr="00EF432E" w:rsidRDefault="001515E5" w:rsidP="00DB3001">
      <w:pPr>
        <w:rPr>
          <w:rFonts w:eastAsiaTheme="minorEastAsia"/>
          <w:lang w:val="es-CO"/>
        </w:rPr>
      </w:pPr>
      <w:r w:rsidRPr="00EF432E">
        <w:rPr>
          <w:lang w:val="es-CO"/>
        </w:rPr>
        <w:t xml:space="preserve">Debido a que </w:t>
      </w:r>
      <w:r w:rsidR="000D45B9" w:rsidRPr="00EF432E">
        <w:rPr>
          <w:lang w:val="es-CO"/>
        </w:rPr>
        <w:t xml:space="preserve">para estimar el modelo y trabajar con datos de </w:t>
      </w:r>
      <w:r w:rsidR="00D67A4E" w:rsidRPr="00EF432E">
        <w:rPr>
          <w:lang w:val="es-CO"/>
        </w:rPr>
        <w:t xml:space="preserve">la misma magnitud numérica, el porcentaje de cuentas de ahorro activas se multiplicó por 100.000, debemos </w:t>
      </w:r>
      <w:r w:rsidR="00752F07" w:rsidRPr="00EF432E">
        <w:rPr>
          <w:lang w:val="es-CO"/>
        </w:rPr>
        <w:t xml:space="preserve">dividir el coeficiente resultante del modelo de esta variable por 100.000 para </w:t>
      </w:r>
      <w:r w:rsidR="0081216F" w:rsidRPr="00EF432E">
        <w:rPr>
          <w:lang w:val="es-CO"/>
        </w:rPr>
        <w:t>interpretar correctamente el coeficiente</w:t>
      </w:r>
      <w:r w:rsidR="00752F07" w:rsidRPr="00EF432E">
        <w:rPr>
          <w:lang w:val="es-CO"/>
        </w:rPr>
        <w:t>. Al realizar la operación</w:t>
      </w:r>
      <w:r w:rsidR="0081216F" w:rsidRPr="00EF432E">
        <w:rPr>
          <w:lang w:val="es-CO"/>
        </w:rPr>
        <w:t xml:space="preserve"> mencionada anteriormente, e</w:t>
      </w:r>
      <w:r w:rsidR="00C71D60" w:rsidRPr="00EF432E">
        <w:rPr>
          <w:lang w:val="es-CO"/>
        </w:rPr>
        <w:t xml:space="preserve">l </w:t>
      </w:r>
      <w:r w:rsidR="00666CAC" w:rsidRPr="00EF432E">
        <w:rPr>
          <w:lang w:val="es-CO"/>
        </w:rPr>
        <w:t>coeficiente</w:t>
      </w:r>
      <w:r w:rsidR="00C71D60" w:rsidRPr="00EF432E">
        <w:rPr>
          <w:lang w:val="es-CO"/>
        </w:rPr>
        <w:t xml:space="preserve"> </w:t>
      </w:r>
      <w:r w:rsidR="00CC6E6E" w:rsidRPr="00EF432E">
        <w:rPr>
          <w:lang w:val="es-CO"/>
        </w:rPr>
        <w:t xml:space="preserve">asociado </w:t>
      </w:r>
      <w:r w:rsidR="004A54C7" w:rsidRPr="00EF432E">
        <w:rPr>
          <w:lang w:val="es-CO"/>
        </w:rPr>
        <w:t xml:space="preserve">al porcentaje de cuentas de ahorro activas es de </w:t>
      </w:r>
      <w:r w:rsidR="0081216F" w:rsidRPr="00EF432E">
        <w:rPr>
          <w:lang w:val="es-CO"/>
        </w:rPr>
        <w:t>-</w:t>
      </w:r>
      <m:oMath>
        <m:r>
          <w:rPr>
            <w:rFonts w:ascii="Cambria Math" w:hAnsi="Cambria Math"/>
            <w:lang w:val="es-CO"/>
          </w:rPr>
          <m:t>2.625</m:t>
        </m:r>
        <m:r>
          <w:rPr>
            <w:rFonts w:ascii="Cambria Math" w:hAnsi="Cambria Math"/>
          </w:rPr>
          <m:t>x</m:t>
        </m:r>
        <m:sSup>
          <m:sSupPr>
            <m:ctrlPr>
              <w:rPr>
                <w:rFonts w:ascii="Cambria Math" w:hAnsi="Cambria Math"/>
                <w:i/>
              </w:rPr>
            </m:ctrlPr>
          </m:sSupPr>
          <m:e>
            <m:r>
              <w:rPr>
                <w:rFonts w:ascii="Cambria Math" w:hAnsi="Cambria Math"/>
                <w:lang w:val="es-CO"/>
              </w:rPr>
              <m:t>10</m:t>
            </m:r>
          </m:e>
          <m:sup>
            <m:r>
              <w:rPr>
                <w:rFonts w:ascii="Cambria Math" w:hAnsi="Cambria Math"/>
                <w:lang w:val="es-CO"/>
              </w:rPr>
              <m:t>-11</m:t>
            </m:r>
          </m:sup>
        </m:sSup>
      </m:oMath>
      <w:r w:rsidR="00AC6B61" w:rsidRPr="00EF432E">
        <w:rPr>
          <w:lang w:val="es-CO"/>
        </w:rPr>
        <w:t>.</w:t>
      </w:r>
      <w:r w:rsidR="00FB14F2" w:rsidRPr="00EF432E">
        <w:rPr>
          <w:lang w:val="es-CO"/>
        </w:rPr>
        <w:t xml:space="preserve"> Lo anterior implica que el efecto común de </w:t>
      </w:r>
      <w:proofErr w:type="gramStart"/>
      <w:r w:rsidR="00171B95" w:rsidRPr="00EF432E">
        <w:rPr>
          <w:lang w:val="es-CO"/>
        </w:rPr>
        <w:t>la cuentas</w:t>
      </w:r>
      <w:proofErr w:type="gramEnd"/>
      <w:r w:rsidR="00171B95" w:rsidRPr="00EF432E">
        <w:rPr>
          <w:lang w:val="es-CO"/>
        </w:rPr>
        <w:t xml:space="preserve"> de ahorro activas entre todas</w:t>
      </w:r>
      <w:r w:rsidR="00FB14F2" w:rsidRPr="00EF432E">
        <w:rPr>
          <w:lang w:val="es-CO"/>
        </w:rPr>
        <w:t xml:space="preserve"> las entidades bancarias frente al</w:t>
      </w:r>
      <w:r w:rsidR="004113D4" w:rsidRPr="00EF432E">
        <w:rPr>
          <w:lang w:val="es-CO"/>
        </w:rPr>
        <w:t xml:space="preserve"> índice de inclusión financiera</w:t>
      </w:r>
      <w:r w:rsidR="00923B4F" w:rsidRPr="00EF432E">
        <w:rPr>
          <w:lang w:val="es-CO"/>
        </w:rPr>
        <w:t xml:space="preserve"> e</w:t>
      </w:r>
      <w:r w:rsidR="00171B95" w:rsidRPr="00EF432E">
        <w:rPr>
          <w:lang w:val="es-CO"/>
        </w:rPr>
        <w:t>s negativo</w:t>
      </w:r>
      <w:r w:rsidR="0081216F" w:rsidRPr="00EF432E">
        <w:rPr>
          <w:lang w:val="es-CO"/>
        </w:rPr>
        <w:t xml:space="preserve"> pero de magnitud insignificante</w:t>
      </w:r>
      <w:r w:rsidR="00DB3001" w:rsidRPr="00EF432E">
        <w:rPr>
          <w:rFonts w:eastAsiaTheme="minorEastAsia"/>
          <w:lang w:val="es-CO"/>
        </w:rPr>
        <w:t xml:space="preserve">. </w:t>
      </w:r>
      <w:r w:rsidR="003C7F2F" w:rsidRPr="00EF432E">
        <w:rPr>
          <w:rFonts w:eastAsiaTheme="minorEastAsia"/>
          <w:lang w:val="es-CO"/>
        </w:rPr>
        <w:t xml:space="preserve">De igual forma, el efecto negativo </w:t>
      </w:r>
      <w:r w:rsidR="004E1EF5" w:rsidRPr="00EF432E">
        <w:rPr>
          <w:rFonts w:eastAsiaTheme="minorEastAsia"/>
          <w:lang w:val="es-CO"/>
        </w:rPr>
        <w:t>se explica debido a</w:t>
      </w:r>
      <w:r w:rsidR="00DB3001" w:rsidRPr="00EF432E">
        <w:rPr>
          <w:rFonts w:eastAsiaTheme="minorEastAsia"/>
          <w:lang w:val="es-CO"/>
        </w:rPr>
        <w:t xml:space="preserve"> que </w:t>
      </w:r>
      <w:r w:rsidR="00CE1ED9" w:rsidRPr="00EF432E">
        <w:rPr>
          <w:rFonts w:eastAsiaTheme="minorEastAsia"/>
          <w:lang w:val="es-CO"/>
        </w:rPr>
        <w:t xml:space="preserve">a pesar de que el </w:t>
      </w:r>
      <w:r w:rsidR="00CE1ED9" w:rsidRPr="00EF432E">
        <w:rPr>
          <w:rFonts w:eastAsiaTheme="minorEastAsia"/>
          <w:lang w:val="es-CO"/>
        </w:rPr>
        <w:lastRenderedPageBreak/>
        <w:t xml:space="preserve">porcentaje de cuentas de ahorro activas ha disminuido a través de los años, el </w:t>
      </w:r>
      <w:r w:rsidR="004E1EF5" w:rsidRPr="00EF432E">
        <w:rPr>
          <w:rFonts w:eastAsiaTheme="minorEastAsia"/>
          <w:lang w:val="es-CO"/>
        </w:rPr>
        <w:t>índice</w:t>
      </w:r>
      <w:r w:rsidR="00CE1ED9" w:rsidRPr="00EF432E">
        <w:rPr>
          <w:rFonts w:eastAsiaTheme="minorEastAsia"/>
          <w:lang w:val="es-CO"/>
        </w:rPr>
        <w:t xml:space="preserve"> de inclusión financiera ha aumentado</w:t>
      </w:r>
      <w:r w:rsidR="0071375F" w:rsidRPr="00EF432E">
        <w:rPr>
          <w:rFonts w:eastAsiaTheme="minorEastAsia"/>
          <w:lang w:val="es-CO"/>
        </w:rPr>
        <w:t xml:space="preserve"> y esto se debe a que la encuesta de Credicorp</w:t>
      </w:r>
      <w:r w:rsidR="004D7002" w:rsidRPr="00EF432E">
        <w:rPr>
          <w:rFonts w:eastAsiaTheme="minorEastAsia"/>
          <w:lang w:val="es-CO"/>
        </w:rPr>
        <w:t xml:space="preserve"> tiene en cuenta una mayor cantidad de entidades financieras tradicionales y digitales y por lo tanto la disminución de cuentas de ahorro </w:t>
      </w:r>
      <w:r w:rsidR="00BF4AD2" w:rsidRPr="00EF432E">
        <w:rPr>
          <w:rFonts w:eastAsiaTheme="minorEastAsia"/>
          <w:lang w:val="es-CO"/>
        </w:rPr>
        <w:t xml:space="preserve">se traduce en el aumento acceso y uso a otros productos financieros, lo cual causa un mayor efecto en </w:t>
      </w:r>
      <w:r w:rsidR="00580BA3" w:rsidRPr="00EF432E">
        <w:rPr>
          <w:rFonts w:eastAsiaTheme="minorEastAsia"/>
          <w:lang w:val="es-CO"/>
        </w:rPr>
        <w:t xml:space="preserve">el índice. </w:t>
      </w:r>
    </w:p>
    <w:p w14:paraId="0C63E1A0" w14:textId="77777777" w:rsidR="00DB3001" w:rsidRPr="00EF432E" w:rsidRDefault="00DB3001" w:rsidP="00DB3001">
      <w:pPr>
        <w:rPr>
          <w:rFonts w:eastAsiaTheme="minorEastAsia"/>
          <w:lang w:val="es-CO"/>
        </w:rPr>
      </w:pPr>
    </w:p>
    <w:p w14:paraId="55D46AA0" w14:textId="29A0C65B" w:rsidR="00063A4E" w:rsidRPr="00F07704" w:rsidRDefault="00063A4E" w:rsidP="00063A4E">
      <w:pPr>
        <w:pStyle w:val="Tesis3"/>
        <w:rPr>
          <w:lang w:val="es-US"/>
        </w:rPr>
      </w:pPr>
      <w:bookmarkStart w:id="107" w:name="_Toc165963746"/>
      <w:r w:rsidRPr="00F07704">
        <w:rPr>
          <w:lang w:val="es-US"/>
        </w:rPr>
        <w:t>Cuentas de ahorro – Hombres</w:t>
      </w:r>
      <w:bookmarkEnd w:id="107"/>
    </w:p>
    <w:p w14:paraId="3A7AC0E0" w14:textId="343B8FF6" w:rsidR="00063A4E" w:rsidRPr="00EF432E" w:rsidRDefault="00190A12" w:rsidP="00063A4E">
      <w:pPr>
        <w:rPr>
          <w:lang w:val="es-CO"/>
        </w:rPr>
      </w:pPr>
      <w:r w:rsidRPr="00EF432E">
        <w:rPr>
          <w:lang w:val="es-CO"/>
        </w:rPr>
        <w:t>La variable “Cuentas de ahorro – Hombres” (</w:t>
      </w:r>
      <w:proofErr w:type="spellStart"/>
      <w:r w:rsidRPr="00EF432E">
        <w:rPr>
          <w:lang w:val="es-CO"/>
        </w:rPr>
        <w:t>Ctas</w:t>
      </w:r>
      <w:r w:rsidR="00C2734A" w:rsidRPr="00EF432E">
        <w:rPr>
          <w:lang w:val="es-CO"/>
        </w:rPr>
        <w:t>Hom</w:t>
      </w:r>
      <w:proofErr w:type="spellEnd"/>
      <w:r w:rsidR="00C2734A" w:rsidRPr="00EF432E">
        <w:rPr>
          <w:lang w:val="es-CO"/>
        </w:rPr>
        <w:t>) representa la cantidad de cuentas de ahorro emitidas a hombres por entidad bancaria a lo largo de</w:t>
      </w:r>
      <w:r w:rsidR="004E0FA1" w:rsidRPr="00EF432E">
        <w:rPr>
          <w:lang w:val="es-CO"/>
        </w:rPr>
        <w:t>l tiempo</w:t>
      </w:r>
      <w:r w:rsidR="00C2734A" w:rsidRPr="00EF432E">
        <w:rPr>
          <w:lang w:val="es-CO"/>
        </w:rPr>
        <w:t xml:space="preserve">. </w:t>
      </w:r>
      <w:r w:rsidR="00161B2E" w:rsidRPr="00EF432E">
        <w:rPr>
          <w:lang w:val="es-CO"/>
        </w:rPr>
        <w:t xml:space="preserve">Esta variable tiene un comportamiento </w:t>
      </w:r>
      <w:r w:rsidR="000A6080" w:rsidRPr="00EF432E">
        <w:rPr>
          <w:lang w:val="es-CO"/>
        </w:rPr>
        <w:t xml:space="preserve">creciente, a excepción del </w:t>
      </w:r>
      <w:r w:rsidR="00BE3CFD" w:rsidRPr="00EF432E">
        <w:rPr>
          <w:lang w:val="es-CO"/>
        </w:rPr>
        <w:t>último</w:t>
      </w:r>
      <w:r w:rsidR="000A6080" w:rsidRPr="00EF432E">
        <w:rPr>
          <w:lang w:val="es-CO"/>
        </w:rPr>
        <w:t xml:space="preserve"> periodo durante el 2023, </w:t>
      </w:r>
      <w:r w:rsidR="004E0FA1" w:rsidRPr="00EF432E">
        <w:rPr>
          <w:lang w:val="es-CO"/>
        </w:rPr>
        <w:t>año</w:t>
      </w:r>
      <w:r w:rsidR="000A6080" w:rsidRPr="00EF432E">
        <w:rPr>
          <w:lang w:val="es-CO"/>
        </w:rPr>
        <w:t xml:space="preserve"> en el cual </w:t>
      </w:r>
      <w:r w:rsidR="004E0FA1" w:rsidRPr="00EF432E">
        <w:rPr>
          <w:lang w:val="es-CO"/>
        </w:rPr>
        <w:t>esta cifra disminuyo.</w:t>
      </w:r>
    </w:p>
    <w:p w14:paraId="27F9E47F" w14:textId="77777777" w:rsidR="00190A12" w:rsidRPr="00EF432E" w:rsidRDefault="00190A12" w:rsidP="00063A4E">
      <w:pPr>
        <w:rPr>
          <w:lang w:val="es-CO"/>
        </w:rPr>
      </w:pPr>
    </w:p>
    <w:p w14:paraId="644E16CB" w14:textId="77777777" w:rsidR="00AB0CDB" w:rsidRPr="00F07704" w:rsidRDefault="00AB0CDB" w:rsidP="00AB0CDB">
      <w:pPr>
        <w:pStyle w:val="Tesis4"/>
        <w:rPr>
          <w:lang w:val="es-US"/>
        </w:rPr>
      </w:pPr>
      <w:bookmarkStart w:id="108" w:name="_Toc165963747"/>
      <w:r w:rsidRPr="00F07704">
        <w:rPr>
          <w:lang w:val="es-US"/>
        </w:rPr>
        <w:t>Estadísticas descriptivas</w:t>
      </w:r>
      <w:bookmarkEnd w:id="108"/>
    </w:p>
    <w:tbl>
      <w:tblPr>
        <w:tblW w:w="9420" w:type="dxa"/>
        <w:tblLook w:val="04A0" w:firstRow="1" w:lastRow="0" w:firstColumn="1" w:lastColumn="0" w:noHBand="0" w:noVBand="1"/>
      </w:tblPr>
      <w:tblGrid>
        <w:gridCol w:w="1400"/>
        <w:gridCol w:w="1226"/>
        <w:gridCol w:w="1226"/>
        <w:gridCol w:w="1392"/>
        <w:gridCol w:w="1392"/>
        <w:gridCol w:w="1392"/>
        <w:gridCol w:w="1392"/>
      </w:tblGrid>
      <w:tr w:rsidR="00B42367" w:rsidRPr="00946467" w14:paraId="024E7FB4" w14:textId="77777777" w:rsidTr="00B42367">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5CFA78BB" w14:textId="77777777" w:rsidR="00B42367" w:rsidRPr="00F07704" w:rsidRDefault="00B42367" w:rsidP="00B42367">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0FF698BF" w14:textId="015431C8"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7913AC"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7913AC" w:rsidRPr="00F07704">
              <w:rPr>
                <w:rFonts w:eastAsia="Times New Roman" w:cs="Times New Roman"/>
                <w:b/>
                <w:color w:val="000000"/>
                <w:sz w:val="20"/>
                <w:szCs w:val="20"/>
              </w:rPr>
              <w:t>s</w:t>
            </w:r>
          </w:p>
        </w:tc>
      </w:tr>
      <w:tr w:rsidR="00B42367" w:rsidRPr="00946467" w14:paraId="55000DD0" w14:textId="77777777" w:rsidTr="00B42367">
        <w:trPr>
          <w:trHeight w:val="288"/>
        </w:trPr>
        <w:tc>
          <w:tcPr>
            <w:tcW w:w="1400" w:type="dxa"/>
            <w:vMerge/>
            <w:tcBorders>
              <w:top w:val="single" w:sz="4" w:space="0" w:color="auto"/>
              <w:left w:val="nil"/>
              <w:bottom w:val="nil"/>
              <w:right w:val="single" w:sz="4" w:space="0" w:color="auto"/>
            </w:tcBorders>
            <w:vAlign w:val="center"/>
            <w:hideMark/>
          </w:tcPr>
          <w:p w14:paraId="1885C53B" w14:textId="77777777" w:rsidR="00B42367" w:rsidRPr="00F07704" w:rsidRDefault="00B42367" w:rsidP="00B42367">
            <w:pPr>
              <w:spacing w:line="240" w:lineRule="auto"/>
              <w:ind w:firstLine="0"/>
              <w:jc w:val="left"/>
              <w:rPr>
                <w:rFonts w:eastAsia="Times New Roman" w:cs="Times New Roman"/>
                <w:b/>
                <w:color w:val="000000"/>
                <w:sz w:val="22"/>
              </w:rPr>
            </w:pPr>
          </w:p>
        </w:tc>
        <w:tc>
          <w:tcPr>
            <w:tcW w:w="1226" w:type="dxa"/>
            <w:tcBorders>
              <w:top w:val="nil"/>
              <w:left w:val="nil"/>
              <w:bottom w:val="nil"/>
              <w:right w:val="nil"/>
            </w:tcBorders>
            <w:shd w:val="clear" w:color="auto" w:fill="auto"/>
            <w:noWrap/>
            <w:vAlign w:val="center"/>
            <w:hideMark/>
          </w:tcPr>
          <w:p w14:paraId="5EEC1BAF" w14:textId="77777777"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226" w:type="dxa"/>
            <w:tcBorders>
              <w:top w:val="nil"/>
              <w:left w:val="nil"/>
              <w:bottom w:val="nil"/>
              <w:right w:val="nil"/>
            </w:tcBorders>
            <w:shd w:val="clear" w:color="auto" w:fill="auto"/>
            <w:noWrap/>
            <w:vAlign w:val="center"/>
            <w:hideMark/>
          </w:tcPr>
          <w:p w14:paraId="22EF02B6" w14:textId="77777777"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392" w:type="dxa"/>
            <w:tcBorders>
              <w:top w:val="nil"/>
              <w:left w:val="nil"/>
              <w:bottom w:val="nil"/>
              <w:right w:val="nil"/>
            </w:tcBorders>
            <w:shd w:val="clear" w:color="auto" w:fill="auto"/>
            <w:noWrap/>
            <w:vAlign w:val="center"/>
            <w:hideMark/>
          </w:tcPr>
          <w:p w14:paraId="4647B671" w14:textId="77777777"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392" w:type="dxa"/>
            <w:tcBorders>
              <w:top w:val="nil"/>
              <w:left w:val="nil"/>
              <w:bottom w:val="nil"/>
              <w:right w:val="nil"/>
            </w:tcBorders>
            <w:shd w:val="clear" w:color="auto" w:fill="auto"/>
            <w:noWrap/>
            <w:vAlign w:val="center"/>
            <w:hideMark/>
          </w:tcPr>
          <w:p w14:paraId="482EDAFA" w14:textId="77777777"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392" w:type="dxa"/>
            <w:tcBorders>
              <w:top w:val="nil"/>
              <w:left w:val="nil"/>
              <w:bottom w:val="nil"/>
              <w:right w:val="nil"/>
            </w:tcBorders>
            <w:shd w:val="clear" w:color="auto" w:fill="auto"/>
            <w:noWrap/>
            <w:vAlign w:val="center"/>
            <w:hideMark/>
          </w:tcPr>
          <w:p w14:paraId="48937F10" w14:textId="77777777"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392" w:type="dxa"/>
            <w:tcBorders>
              <w:top w:val="nil"/>
              <w:left w:val="nil"/>
              <w:bottom w:val="nil"/>
              <w:right w:val="nil"/>
            </w:tcBorders>
            <w:shd w:val="clear" w:color="auto" w:fill="auto"/>
            <w:noWrap/>
            <w:vAlign w:val="center"/>
            <w:hideMark/>
          </w:tcPr>
          <w:p w14:paraId="5D7E6546" w14:textId="77777777" w:rsidR="00B42367" w:rsidRPr="00F07704" w:rsidRDefault="00B42367" w:rsidP="00B4236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B42367" w:rsidRPr="00946467" w14:paraId="7EE8B721" w14:textId="77777777" w:rsidTr="00B42367">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7E1EC72A" w14:textId="77777777" w:rsidR="00B42367" w:rsidRPr="00F07704" w:rsidRDefault="00B42367" w:rsidP="00B42367">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CtasHom</w:t>
            </w:r>
            <w:proofErr w:type="spellEnd"/>
          </w:p>
        </w:tc>
        <w:tc>
          <w:tcPr>
            <w:tcW w:w="1226" w:type="dxa"/>
            <w:tcBorders>
              <w:top w:val="single" w:sz="4" w:space="0" w:color="auto"/>
              <w:left w:val="nil"/>
              <w:bottom w:val="single" w:sz="4" w:space="0" w:color="auto"/>
              <w:right w:val="nil"/>
            </w:tcBorders>
            <w:shd w:val="clear" w:color="auto" w:fill="auto"/>
            <w:noWrap/>
            <w:vAlign w:val="center"/>
            <w:hideMark/>
          </w:tcPr>
          <w:p w14:paraId="7DCB97F5" w14:textId="77777777" w:rsidR="00B42367" w:rsidRPr="00F07704" w:rsidRDefault="00B42367" w:rsidP="00B4236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2348574</w:t>
            </w:r>
          </w:p>
        </w:tc>
        <w:tc>
          <w:tcPr>
            <w:tcW w:w="1226" w:type="dxa"/>
            <w:tcBorders>
              <w:top w:val="single" w:sz="4" w:space="0" w:color="auto"/>
              <w:left w:val="nil"/>
              <w:bottom w:val="single" w:sz="4" w:space="0" w:color="auto"/>
              <w:right w:val="nil"/>
            </w:tcBorders>
            <w:shd w:val="clear" w:color="auto" w:fill="auto"/>
            <w:noWrap/>
            <w:vAlign w:val="center"/>
            <w:hideMark/>
          </w:tcPr>
          <w:p w14:paraId="06917C08" w14:textId="77777777" w:rsidR="00B42367" w:rsidRPr="00F07704" w:rsidRDefault="00B42367" w:rsidP="00B4236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5444634</w:t>
            </w:r>
          </w:p>
        </w:tc>
        <w:tc>
          <w:tcPr>
            <w:tcW w:w="1392" w:type="dxa"/>
            <w:tcBorders>
              <w:top w:val="single" w:sz="4" w:space="0" w:color="auto"/>
              <w:left w:val="nil"/>
              <w:bottom w:val="single" w:sz="4" w:space="0" w:color="auto"/>
              <w:right w:val="nil"/>
            </w:tcBorders>
            <w:shd w:val="clear" w:color="auto" w:fill="auto"/>
            <w:noWrap/>
            <w:vAlign w:val="center"/>
            <w:hideMark/>
          </w:tcPr>
          <w:p w14:paraId="164FF349" w14:textId="77777777" w:rsidR="00B42367" w:rsidRPr="00F07704" w:rsidRDefault="00B42367" w:rsidP="00B4236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26301054</w:t>
            </w:r>
          </w:p>
        </w:tc>
        <w:tc>
          <w:tcPr>
            <w:tcW w:w="1392" w:type="dxa"/>
            <w:tcBorders>
              <w:top w:val="single" w:sz="4" w:space="0" w:color="auto"/>
              <w:left w:val="nil"/>
              <w:bottom w:val="single" w:sz="4" w:space="0" w:color="auto"/>
              <w:right w:val="nil"/>
            </w:tcBorders>
            <w:shd w:val="clear" w:color="auto" w:fill="auto"/>
            <w:noWrap/>
            <w:vAlign w:val="center"/>
            <w:hideMark/>
          </w:tcPr>
          <w:p w14:paraId="1434E9B9" w14:textId="77777777" w:rsidR="00B42367" w:rsidRPr="00F07704" w:rsidRDefault="00B42367" w:rsidP="00B4236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26855775</w:t>
            </w:r>
          </w:p>
        </w:tc>
        <w:tc>
          <w:tcPr>
            <w:tcW w:w="1392" w:type="dxa"/>
            <w:tcBorders>
              <w:top w:val="single" w:sz="4" w:space="0" w:color="auto"/>
              <w:left w:val="nil"/>
              <w:bottom w:val="single" w:sz="4" w:space="0" w:color="auto"/>
              <w:right w:val="nil"/>
            </w:tcBorders>
            <w:shd w:val="clear" w:color="auto" w:fill="auto"/>
            <w:noWrap/>
            <w:vAlign w:val="center"/>
            <w:hideMark/>
          </w:tcPr>
          <w:p w14:paraId="4CF72C82" w14:textId="77777777" w:rsidR="00B42367" w:rsidRPr="00F07704" w:rsidRDefault="00B42367" w:rsidP="00B4236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44255234</w:t>
            </w:r>
          </w:p>
        </w:tc>
        <w:tc>
          <w:tcPr>
            <w:tcW w:w="1392" w:type="dxa"/>
            <w:tcBorders>
              <w:top w:val="single" w:sz="4" w:space="0" w:color="auto"/>
              <w:left w:val="nil"/>
              <w:bottom w:val="single" w:sz="4" w:space="0" w:color="auto"/>
              <w:right w:val="nil"/>
            </w:tcBorders>
            <w:shd w:val="clear" w:color="auto" w:fill="auto"/>
            <w:noWrap/>
            <w:vAlign w:val="center"/>
            <w:hideMark/>
          </w:tcPr>
          <w:p w14:paraId="417349F3" w14:textId="77777777" w:rsidR="00B42367" w:rsidRPr="00F07704" w:rsidRDefault="00B42367" w:rsidP="00B4236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76260252</w:t>
            </w:r>
          </w:p>
        </w:tc>
      </w:tr>
    </w:tbl>
    <w:p w14:paraId="4AF94DB6" w14:textId="23E2A4CE" w:rsidR="000A5AB0" w:rsidRPr="00F07704" w:rsidRDefault="000A5AB0" w:rsidP="000A5AB0">
      <w:pPr>
        <w:pStyle w:val="CitarTablas"/>
        <w:rPr>
          <w:lang w:val="es-US"/>
        </w:rPr>
      </w:pPr>
      <w:r w:rsidRPr="00F07704">
        <w:rPr>
          <w:lang w:val="es-US"/>
        </w:rPr>
        <w:t xml:space="preserve">Tabla x: Estadísticas Descriptivas – </w:t>
      </w:r>
      <w:r w:rsidR="00744B92" w:rsidRPr="00F07704">
        <w:rPr>
          <w:lang w:val="es-US"/>
        </w:rPr>
        <w:t>Cuentas de ahorro – Hombres</w:t>
      </w:r>
      <w:r w:rsidRPr="00F07704">
        <w:rPr>
          <w:lang w:val="es-US"/>
        </w:rPr>
        <w:t xml:space="preserve"> por entidad y año</w:t>
      </w:r>
    </w:p>
    <w:p w14:paraId="22CD6707" w14:textId="77777777" w:rsidR="00AB0CDB" w:rsidRPr="00EF432E" w:rsidRDefault="00AB0CDB" w:rsidP="00744B92">
      <w:pPr>
        <w:rPr>
          <w:lang w:val="es-CO"/>
        </w:rPr>
      </w:pPr>
    </w:p>
    <w:p w14:paraId="028CA933" w14:textId="1BB1887C" w:rsidR="00B42367" w:rsidRPr="00EF432E" w:rsidRDefault="00744B92" w:rsidP="00744B92">
      <w:pPr>
        <w:rPr>
          <w:lang w:val="es-CO"/>
        </w:rPr>
      </w:pPr>
      <w:r w:rsidRPr="00EF432E">
        <w:rPr>
          <w:lang w:val="es-CO"/>
        </w:rPr>
        <w:t xml:space="preserve">Como se puede observar en la tabla superior, </w:t>
      </w:r>
      <w:r w:rsidR="00B37611" w:rsidRPr="00EF432E">
        <w:rPr>
          <w:lang w:val="es-CO"/>
        </w:rPr>
        <w:t>se observa que</w:t>
      </w:r>
      <w:r w:rsidR="00782D48" w:rsidRPr="00EF432E">
        <w:rPr>
          <w:lang w:val="es-CO"/>
        </w:rPr>
        <w:t>,</w:t>
      </w:r>
      <w:r w:rsidR="00B37611" w:rsidRPr="00EF432E">
        <w:rPr>
          <w:lang w:val="es-CO"/>
        </w:rPr>
        <w:t xml:space="preserve"> por banco, existen alrededor de 26</w:t>
      </w:r>
      <w:r w:rsidR="00572CE9" w:rsidRPr="00EF432E">
        <w:rPr>
          <w:lang w:val="es-CO"/>
        </w:rPr>
        <w:t>,</w:t>
      </w:r>
      <w:r w:rsidR="00A50DDB" w:rsidRPr="00EF432E">
        <w:rPr>
          <w:lang w:val="es-CO"/>
        </w:rPr>
        <w:t>8</w:t>
      </w:r>
      <w:r w:rsidR="00572CE9" w:rsidRPr="00EF432E">
        <w:rPr>
          <w:lang w:val="es-CO"/>
        </w:rPr>
        <w:t xml:space="preserve">55,775 cuentas de ahorro </w:t>
      </w:r>
      <w:r w:rsidR="00E46E56" w:rsidRPr="00EF432E">
        <w:rPr>
          <w:lang w:val="es-CO"/>
        </w:rPr>
        <w:t>con titulares hombres a lo largo del tiempo. El mínimo de 234</w:t>
      </w:r>
      <w:r w:rsidR="002B1B38" w:rsidRPr="00EF432E">
        <w:rPr>
          <w:lang w:val="es-CO"/>
        </w:rPr>
        <w:t xml:space="preserve">,857 cuentas </w:t>
      </w:r>
      <w:r w:rsidR="008F3869" w:rsidRPr="00EF432E">
        <w:rPr>
          <w:lang w:val="es-CO"/>
        </w:rPr>
        <w:t>pertenece al Banco de Occidente durante el año 2023</w:t>
      </w:r>
      <w:r w:rsidR="00A30D85" w:rsidRPr="00EF432E">
        <w:rPr>
          <w:lang w:val="es-CO"/>
        </w:rPr>
        <w:t xml:space="preserve">, donde este presento una baja en su cantidad de cuentas. Así mismo, esto puede ser atribuido al tamaño del banco. Por otro lado, el máximo </w:t>
      </w:r>
      <w:r w:rsidR="005D37FD" w:rsidRPr="00EF432E">
        <w:rPr>
          <w:lang w:val="es-CO"/>
        </w:rPr>
        <w:t xml:space="preserve">de 76,260,252 cuentas </w:t>
      </w:r>
      <w:r w:rsidR="00A30D85" w:rsidRPr="00EF432E">
        <w:rPr>
          <w:lang w:val="es-CO"/>
        </w:rPr>
        <w:t>es atribuido a</w:t>
      </w:r>
      <w:r w:rsidR="00252526" w:rsidRPr="00EF432E">
        <w:rPr>
          <w:lang w:val="es-CO"/>
        </w:rPr>
        <w:t xml:space="preserve"> Bancolombia, en el año 202</w:t>
      </w:r>
      <w:r w:rsidR="009937E3" w:rsidRPr="00EF432E">
        <w:rPr>
          <w:lang w:val="es-CO"/>
        </w:rPr>
        <w:t xml:space="preserve">2. Como se puede observar, esta variable sigue la tendencia vista de </w:t>
      </w:r>
      <w:r w:rsidR="00A378FE" w:rsidRPr="00EF432E">
        <w:rPr>
          <w:lang w:val="es-CO"/>
        </w:rPr>
        <w:t xml:space="preserve">incremento </w:t>
      </w:r>
      <w:r w:rsidR="00CC0D51" w:rsidRPr="00EF432E">
        <w:rPr>
          <w:lang w:val="es-CO"/>
        </w:rPr>
        <w:t>hasta el 2022, con una baja durante el 2023.</w:t>
      </w:r>
    </w:p>
    <w:p w14:paraId="213BE065" w14:textId="77777777" w:rsidR="002E3CC8" w:rsidRPr="00EF432E" w:rsidRDefault="002E3CC8" w:rsidP="00744B92">
      <w:pPr>
        <w:rPr>
          <w:lang w:val="es-CO"/>
        </w:rPr>
      </w:pPr>
    </w:p>
    <w:tbl>
      <w:tblPr>
        <w:tblW w:w="9420" w:type="dxa"/>
        <w:tblLook w:val="04A0" w:firstRow="1" w:lastRow="0" w:firstColumn="1" w:lastColumn="0" w:noHBand="0" w:noVBand="1"/>
      </w:tblPr>
      <w:tblGrid>
        <w:gridCol w:w="1400"/>
        <w:gridCol w:w="1303"/>
        <w:gridCol w:w="1303"/>
        <w:gridCol w:w="1508"/>
        <w:gridCol w:w="1302"/>
        <w:gridCol w:w="1302"/>
        <w:gridCol w:w="1302"/>
      </w:tblGrid>
      <w:tr w:rsidR="002B0D37" w:rsidRPr="00946467" w14:paraId="2ACDBDED" w14:textId="77777777" w:rsidTr="002B0D37">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27C20DE6" w14:textId="77777777" w:rsidR="002B0D37" w:rsidRPr="00F07704" w:rsidRDefault="002B0D37" w:rsidP="002B0D37">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lastRenderedPageBreak/>
              <w:t>Variable</w:t>
            </w:r>
          </w:p>
        </w:tc>
        <w:tc>
          <w:tcPr>
            <w:tcW w:w="8020" w:type="dxa"/>
            <w:gridSpan w:val="6"/>
            <w:tcBorders>
              <w:top w:val="single" w:sz="4" w:space="0" w:color="auto"/>
              <w:left w:val="nil"/>
              <w:bottom w:val="nil"/>
              <w:right w:val="nil"/>
            </w:tcBorders>
            <w:shd w:val="clear" w:color="auto" w:fill="auto"/>
            <w:noWrap/>
            <w:vAlign w:val="center"/>
            <w:hideMark/>
          </w:tcPr>
          <w:p w14:paraId="5A9BEC86" w14:textId="22890AB9"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7913AC"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7913AC" w:rsidRPr="00F07704">
              <w:rPr>
                <w:rFonts w:eastAsia="Times New Roman" w:cs="Times New Roman"/>
                <w:b/>
                <w:color w:val="000000"/>
                <w:sz w:val="20"/>
                <w:szCs w:val="20"/>
              </w:rPr>
              <w:t>s</w:t>
            </w:r>
          </w:p>
        </w:tc>
      </w:tr>
      <w:tr w:rsidR="002B0D37" w:rsidRPr="00946467" w14:paraId="711B17DA" w14:textId="77777777" w:rsidTr="002B0D37">
        <w:trPr>
          <w:trHeight w:val="288"/>
        </w:trPr>
        <w:tc>
          <w:tcPr>
            <w:tcW w:w="1400" w:type="dxa"/>
            <w:vMerge/>
            <w:tcBorders>
              <w:top w:val="single" w:sz="4" w:space="0" w:color="auto"/>
              <w:left w:val="nil"/>
              <w:bottom w:val="nil"/>
              <w:right w:val="single" w:sz="4" w:space="0" w:color="auto"/>
            </w:tcBorders>
            <w:vAlign w:val="center"/>
            <w:hideMark/>
          </w:tcPr>
          <w:p w14:paraId="31FC007E" w14:textId="77777777" w:rsidR="002B0D37" w:rsidRPr="00F07704" w:rsidRDefault="002B0D37" w:rsidP="002B0D37">
            <w:pPr>
              <w:spacing w:line="240" w:lineRule="auto"/>
              <w:ind w:firstLine="0"/>
              <w:jc w:val="left"/>
              <w:rPr>
                <w:rFonts w:eastAsia="Times New Roman" w:cs="Times New Roman"/>
                <w:b/>
                <w:color w:val="000000"/>
                <w:sz w:val="22"/>
              </w:rPr>
            </w:pPr>
          </w:p>
        </w:tc>
        <w:tc>
          <w:tcPr>
            <w:tcW w:w="1303" w:type="dxa"/>
            <w:tcBorders>
              <w:top w:val="nil"/>
              <w:left w:val="nil"/>
              <w:bottom w:val="nil"/>
              <w:right w:val="nil"/>
            </w:tcBorders>
            <w:shd w:val="clear" w:color="auto" w:fill="auto"/>
            <w:noWrap/>
            <w:vAlign w:val="center"/>
            <w:hideMark/>
          </w:tcPr>
          <w:p w14:paraId="2BABC1FC" w14:textId="77777777"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303" w:type="dxa"/>
            <w:tcBorders>
              <w:top w:val="nil"/>
              <w:left w:val="nil"/>
              <w:bottom w:val="nil"/>
              <w:right w:val="nil"/>
            </w:tcBorders>
            <w:shd w:val="clear" w:color="auto" w:fill="auto"/>
            <w:noWrap/>
            <w:vAlign w:val="center"/>
            <w:hideMark/>
          </w:tcPr>
          <w:p w14:paraId="773D9CB6" w14:textId="77777777"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508" w:type="dxa"/>
            <w:tcBorders>
              <w:top w:val="nil"/>
              <w:left w:val="nil"/>
              <w:bottom w:val="nil"/>
              <w:right w:val="nil"/>
            </w:tcBorders>
            <w:shd w:val="clear" w:color="auto" w:fill="auto"/>
            <w:noWrap/>
            <w:vAlign w:val="center"/>
            <w:hideMark/>
          </w:tcPr>
          <w:p w14:paraId="11B1ECDA" w14:textId="77777777"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302" w:type="dxa"/>
            <w:tcBorders>
              <w:top w:val="nil"/>
              <w:left w:val="nil"/>
              <w:bottom w:val="nil"/>
              <w:right w:val="nil"/>
            </w:tcBorders>
            <w:shd w:val="clear" w:color="auto" w:fill="auto"/>
            <w:noWrap/>
            <w:vAlign w:val="center"/>
            <w:hideMark/>
          </w:tcPr>
          <w:p w14:paraId="71D82F0D" w14:textId="77777777"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302" w:type="dxa"/>
            <w:tcBorders>
              <w:top w:val="nil"/>
              <w:left w:val="nil"/>
              <w:bottom w:val="nil"/>
              <w:right w:val="nil"/>
            </w:tcBorders>
            <w:shd w:val="clear" w:color="auto" w:fill="auto"/>
            <w:noWrap/>
            <w:vAlign w:val="center"/>
            <w:hideMark/>
          </w:tcPr>
          <w:p w14:paraId="0D91E6FC" w14:textId="77777777"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302" w:type="dxa"/>
            <w:tcBorders>
              <w:top w:val="nil"/>
              <w:left w:val="nil"/>
              <w:bottom w:val="nil"/>
              <w:right w:val="nil"/>
            </w:tcBorders>
            <w:shd w:val="clear" w:color="auto" w:fill="auto"/>
            <w:noWrap/>
            <w:vAlign w:val="center"/>
            <w:hideMark/>
          </w:tcPr>
          <w:p w14:paraId="3156FC55" w14:textId="77777777" w:rsidR="002B0D37" w:rsidRPr="00F07704" w:rsidRDefault="002B0D37" w:rsidP="002B0D37">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2B0D37" w:rsidRPr="00946467" w14:paraId="0147E9EA" w14:textId="77777777" w:rsidTr="002B0D37">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376EF145" w14:textId="77777777" w:rsidR="002B0D37" w:rsidRPr="00F07704" w:rsidRDefault="002B0D37" w:rsidP="002B0D37">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CtasHom</w:t>
            </w:r>
            <w:proofErr w:type="spellEnd"/>
          </w:p>
        </w:tc>
        <w:tc>
          <w:tcPr>
            <w:tcW w:w="1303" w:type="dxa"/>
            <w:tcBorders>
              <w:top w:val="single" w:sz="4" w:space="0" w:color="auto"/>
              <w:left w:val="nil"/>
              <w:bottom w:val="single" w:sz="4" w:space="0" w:color="auto"/>
              <w:right w:val="nil"/>
            </w:tcBorders>
            <w:shd w:val="clear" w:color="auto" w:fill="auto"/>
            <w:noWrap/>
            <w:vAlign w:val="center"/>
            <w:hideMark/>
          </w:tcPr>
          <w:p w14:paraId="362AAD46" w14:textId="77777777" w:rsidR="002B0D37" w:rsidRPr="00F07704" w:rsidRDefault="002B0D37" w:rsidP="002B0D3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313602066</w:t>
            </w:r>
          </w:p>
        </w:tc>
        <w:tc>
          <w:tcPr>
            <w:tcW w:w="1303" w:type="dxa"/>
            <w:tcBorders>
              <w:top w:val="single" w:sz="4" w:space="0" w:color="auto"/>
              <w:left w:val="nil"/>
              <w:bottom w:val="single" w:sz="4" w:space="0" w:color="auto"/>
              <w:right w:val="nil"/>
            </w:tcBorders>
            <w:shd w:val="clear" w:color="auto" w:fill="auto"/>
            <w:noWrap/>
            <w:vAlign w:val="center"/>
            <w:hideMark/>
          </w:tcPr>
          <w:p w14:paraId="1E461BAA" w14:textId="77777777" w:rsidR="002B0D37" w:rsidRPr="00F07704" w:rsidRDefault="002B0D37" w:rsidP="002B0D3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320297952</w:t>
            </w:r>
          </w:p>
        </w:tc>
        <w:tc>
          <w:tcPr>
            <w:tcW w:w="1508" w:type="dxa"/>
            <w:tcBorders>
              <w:top w:val="single" w:sz="4" w:space="0" w:color="auto"/>
              <w:left w:val="nil"/>
              <w:bottom w:val="single" w:sz="4" w:space="0" w:color="auto"/>
              <w:right w:val="nil"/>
            </w:tcBorders>
            <w:shd w:val="clear" w:color="auto" w:fill="auto"/>
            <w:noWrap/>
            <w:vAlign w:val="center"/>
            <w:hideMark/>
          </w:tcPr>
          <w:p w14:paraId="02A01C4F" w14:textId="77777777" w:rsidR="002B0D37" w:rsidRPr="00F07704" w:rsidRDefault="002B0D37" w:rsidP="002B0D3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345803542.5</w:t>
            </w:r>
          </w:p>
        </w:tc>
        <w:tc>
          <w:tcPr>
            <w:tcW w:w="1302" w:type="dxa"/>
            <w:tcBorders>
              <w:top w:val="single" w:sz="4" w:space="0" w:color="auto"/>
              <w:left w:val="nil"/>
              <w:bottom w:val="single" w:sz="4" w:space="0" w:color="auto"/>
              <w:right w:val="nil"/>
            </w:tcBorders>
            <w:shd w:val="clear" w:color="auto" w:fill="auto"/>
            <w:noWrap/>
            <w:vAlign w:val="center"/>
            <w:hideMark/>
          </w:tcPr>
          <w:p w14:paraId="536AA41E" w14:textId="77777777" w:rsidR="002B0D37" w:rsidRPr="00F07704" w:rsidRDefault="002B0D37" w:rsidP="002B0D3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349125081</w:t>
            </w:r>
          </w:p>
        </w:tc>
        <w:tc>
          <w:tcPr>
            <w:tcW w:w="1302" w:type="dxa"/>
            <w:tcBorders>
              <w:top w:val="single" w:sz="4" w:space="0" w:color="auto"/>
              <w:left w:val="nil"/>
              <w:bottom w:val="single" w:sz="4" w:space="0" w:color="auto"/>
              <w:right w:val="nil"/>
            </w:tcBorders>
            <w:shd w:val="clear" w:color="auto" w:fill="auto"/>
            <w:noWrap/>
            <w:vAlign w:val="center"/>
            <w:hideMark/>
          </w:tcPr>
          <w:p w14:paraId="3D26ED31" w14:textId="77777777" w:rsidR="002B0D37" w:rsidRPr="00F07704" w:rsidRDefault="002B0D37" w:rsidP="002B0D3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373171107</w:t>
            </w:r>
          </w:p>
        </w:tc>
        <w:tc>
          <w:tcPr>
            <w:tcW w:w="1302" w:type="dxa"/>
            <w:tcBorders>
              <w:top w:val="single" w:sz="4" w:space="0" w:color="auto"/>
              <w:left w:val="nil"/>
              <w:bottom w:val="single" w:sz="4" w:space="0" w:color="auto"/>
              <w:right w:val="nil"/>
            </w:tcBorders>
            <w:shd w:val="clear" w:color="auto" w:fill="auto"/>
            <w:noWrap/>
            <w:vAlign w:val="center"/>
            <w:hideMark/>
          </w:tcPr>
          <w:p w14:paraId="19663690" w14:textId="77777777" w:rsidR="002B0D37" w:rsidRPr="00F07704" w:rsidRDefault="002B0D37" w:rsidP="002B0D37">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395451618</w:t>
            </w:r>
          </w:p>
        </w:tc>
      </w:tr>
    </w:tbl>
    <w:p w14:paraId="5C2C51F6" w14:textId="6C415CAC" w:rsidR="00420164" w:rsidRPr="00F07704" w:rsidRDefault="00420164" w:rsidP="00420164">
      <w:pPr>
        <w:pStyle w:val="CitarTablas"/>
        <w:rPr>
          <w:lang w:val="es-US"/>
        </w:rPr>
      </w:pPr>
      <w:r w:rsidRPr="00F07704">
        <w:rPr>
          <w:lang w:val="es-US"/>
        </w:rPr>
        <w:t xml:space="preserve">Tabla x: Estadísticas descriptivas – Cuentas de ahorro </w:t>
      </w:r>
      <w:r w:rsidR="00D7690D" w:rsidRPr="00F07704">
        <w:rPr>
          <w:lang w:val="es-US"/>
        </w:rPr>
        <w:t>–</w:t>
      </w:r>
      <w:r w:rsidRPr="00F07704">
        <w:rPr>
          <w:lang w:val="es-US"/>
        </w:rPr>
        <w:t xml:space="preserve"> Hombres totales por año</w:t>
      </w:r>
    </w:p>
    <w:p w14:paraId="46B9D816" w14:textId="77777777" w:rsidR="00BE3CFD" w:rsidRPr="00EF432E" w:rsidRDefault="00BE3CFD" w:rsidP="00E22119">
      <w:pPr>
        <w:rPr>
          <w:lang w:val="es-CO"/>
        </w:rPr>
      </w:pPr>
    </w:p>
    <w:p w14:paraId="0758222D" w14:textId="630E4C1C" w:rsidR="006679E8" w:rsidRPr="00EF432E" w:rsidRDefault="00105156" w:rsidP="006679E8">
      <w:pPr>
        <w:rPr>
          <w:lang w:val="es-CO"/>
        </w:rPr>
      </w:pPr>
      <w:r w:rsidRPr="00EF432E">
        <w:rPr>
          <w:lang w:val="es-CO"/>
        </w:rPr>
        <w:t>Al analizar la totalidad de cuentas a través de los bancos estudiados</w:t>
      </w:r>
      <w:r w:rsidR="00830F6C" w:rsidRPr="00EF432E">
        <w:rPr>
          <w:lang w:val="es-CO"/>
        </w:rPr>
        <w:t>, se observa</w:t>
      </w:r>
      <w:r w:rsidR="00282008" w:rsidRPr="00EF432E">
        <w:rPr>
          <w:lang w:val="es-CO"/>
        </w:rPr>
        <w:t xml:space="preserve"> un promedio d</w:t>
      </w:r>
      <w:r w:rsidR="00BF2E7C" w:rsidRPr="00EF432E">
        <w:rPr>
          <w:lang w:val="es-CO"/>
        </w:rPr>
        <w:t>e 349</w:t>
      </w:r>
      <w:r w:rsidR="00D85241" w:rsidRPr="00EF432E">
        <w:rPr>
          <w:lang w:val="es-CO"/>
        </w:rPr>
        <w:t>,</w:t>
      </w:r>
      <w:r w:rsidR="00BF2E7C" w:rsidRPr="00EF432E">
        <w:rPr>
          <w:lang w:val="es-CO"/>
        </w:rPr>
        <w:t>12</w:t>
      </w:r>
      <w:r w:rsidR="00D85241" w:rsidRPr="00EF432E">
        <w:rPr>
          <w:lang w:val="es-CO"/>
        </w:rPr>
        <w:t>5,081</w:t>
      </w:r>
      <w:r w:rsidR="00EE5CB2" w:rsidRPr="00EF432E">
        <w:rPr>
          <w:lang w:val="es-CO"/>
        </w:rPr>
        <w:t xml:space="preserve">, </w:t>
      </w:r>
      <w:r w:rsidR="00F13B51" w:rsidRPr="00EF432E">
        <w:rPr>
          <w:lang w:val="es-CO"/>
        </w:rPr>
        <w:t xml:space="preserve">llegando a su máximo en el 2022, con </w:t>
      </w:r>
      <w:r w:rsidR="002D5D4F" w:rsidRPr="00EF432E">
        <w:rPr>
          <w:lang w:val="es-CO"/>
        </w:rPr>
        <w:t>395,</w:t>
      </w:r>
      <w:r w:rsidR="00DF28D2" w:rsidRPr="00EF432E">
        <w:rPr>
          <w:lang w:val="es-CO"/>
        </w:rPr>
        <w:t>451,618 cuentas</w:t>
      </w:r>
      <w:r w:rsidR="000C651D" w:rsidRPr="00EF432E">
        <w:rPr>
          <w:lang w:val="es-CO"/>
        </w:rPr>
        <w:t xml:space="preserve">. </w:t>
      </w:r>
      <w:r w:rsidR="00322AB1" w:rsidRPr="00EF432E">
        <w:rPr>
          <w:lang w:val="es-CO"/>
        </w:rPr>
        <w:t xml:space="preserve">A comparación del total de cuentas emitidas a mujeres, </w:t>
      </w:r>
      <w:r w:rsidR="00466CA4" w:rsidRPr="00EF432E">
        <w:rPr>
          <w:lang w:val="es-CO"/>
        </w:rPr>
        <w:t xml:space="preserve">el cual se encuentra </w:t>
      </w:r>
      <w:r w:rsidR="00F61C86" w:rsidRPr="00EF432E">
        <w:rPr>
          <w:lang w:val="es-CO"/>
        </w:rPr>
        <w:t xml:space="preserve">en </w:t>
      </w:r>
      <w:r w:rsidR="002B1502" w:rsidRPr="00EF432E">
        <w:rPr>
          <w:lang w:val="es-CO"/>
        </w:rPr>
        <w:t>345</w:t>
      </w:r>
      <w:r w:rsidR="0098333B" w:rsidRPr="00EF432E">
        <w:rPr>
          <w:lang w:val="es-CO"/>
        </w:rPr>
        <w:t>,</w:t>
      </w:r>
      <w:r w:rsidR="002B1502" w:rsidRPr="00EF432E">
        <w:rPr>
          <w:lang w:val="es-CO"/>
        </w:rPr>
        <w:t>1</w:t>
      </w:r>
      <w:r w:rsidR="0098333B" w:rsidRPr="00EF432E">
        <w:rPr>
          <w:lang w:val="es-CO"/>
        </w:rPr>
        <w:t>75,725</w:t>
      </w:r>
      <w:r w:rsidR="00322AB1" w:rsidRPr="00EF432E">
        <w:rPr>
          <w:lang w:val="es-CO"/>
        </w:rPr>
        <w:t xml:space="preserve">, </w:t>
      </w:r>
      <w:r w:rsidR="008514CC" w:rsidRPr="00EF432E">
        <w:rPr>
          <w:lang w:val="es-CO"/>
        </w:rPr>
        <w:t xml:space="preserve">es claro que los hombres representan un mayor </w:t>
      </w:r>
      <w:r w:rsidR="0098333B" w:rsidRPr="00EF432E">
        <w:rPr>
          <w:lang w:val="es-CO"/>
        </w:rPr>
        <w:t>porcentaje</w:t>
      </w:r>
      <w:r w:rsidR="008514CC" w:rsidRPr="00EF432E">
        <w:rPr>
          <w:lang w:val="es-CO"/>
        </w:rPr>
        <w:t xml:space="preserve"> del total</w:t>
      </w:r>
      <w:r w:rsidR="0098333B" w:rsidRPr="00EF432E">
        <w:rPr>
          <w:lang w:val="es-CO"/>
        </w:rPr>
        <w:t xml:space="preserve"> de cuentas</w:t>
      </w:r>
      <w:r w:rsidR="00F613DB" w:rsidRPr="00EF432E">
        <w:rPr>
          <w:lang w:val="es-CO"/>
        </w:rPr>
        <w:t>.</w:t>
      </w:r>
    </w:p>
    <w:p w14:paraId="2135C084" w14:textId="77777777" w:rsidR="005170E8" w:rsidRPr="00EF432E" w:rsidRDefault="005170E8" w:rsidP="006679E8">
      <w:pPr>
        <w:rPr>
          <w:lang w:val="es-CO"/>
        </w:rPr>
      </w:pPr>
    </w:p>
    <w:p w14:paraId="4EE801EE" w14:textId="77777777" w:rsidR="00AB0CDB" w:rsidRPr="00F07704" w:rsidRDefault="00AB0CDB" w:rsidP="00AB0CDB">
      <w:pPr>
        <w:pStyle w:val="Tesis4"/>
        <w:rPr>
          <w:lang w:val="es-US"/>
        </w:rPr>
      </w:pPr>
      <w:bookmarkStart w:id="109" w:name="_Toc165963748"/>
      <w:r w:rsidRPr="00F07704">
        <w:rPr>
          <w:lang w:val="es-US"/>
        </w:rPr>
        <w:t>Interpretación de coeficiente</w:t>
      </w:r>
      <w:bookmarkEnd w:id="109"/>
    </w:p>
    <w:p w14:paraId="2BFC531D" w14:textId="0D156E0D" w:rsidR="00063A4E" w:rsidRPr="00EF432E" w:rsidRDefault="00AE4405" w:rsidP="00063A4E">
      <w:pPr>
        <w:rPr>
          <w:lang w:val="es-CO"/>
        </w:rPr>
      </w:pPr>
      <w:r w:rsidRPr="00EF432E">
        <w:rPr>
          <w:lang w:val="es-CO"/>
        </w:rPr>
        <w:t xml:space="preserve">La variable tiene el coeficiente </w:t>
      </w:r>
      <w:r w:rsidR="00782D48" w:rsidRPr="00EF432E">
        <w:rPr>
          <w:lang w:val="es-CO"/>
        </w:rPr>
        <w:t>más</w:t>
      </w:r>
      <w:r w:rsidRPr="00EF432E">
        <w:rPr>
          <w:lang w:val="es-CO"/>
        </w:rPr>
        <w:t xml:space="preserve"> pequeño observado en la regresión,</w:t>
      </w:r>
      <w:r w:rsidR="00965C44" w:rsidRPr="00EF432E">
        <w:rPr>
          <w:lang w:val="es-CO"/>
        </w:rPr>
        <w:t xml:space="preserve"> exceptuando el porcentaje de cuentas de ahorro activas, </w:t>
      </w:r>
      <w:r w:rsidRPr="00EF432E">
        <w:rPr>
          <w:lang w:val="es-CO"/>
        </w:rPr>
        <w:t xml:space="preserve">siendo este </w:t>
      </w:r>
      <w:r w:rsidR="00782D48" w:rsidRPr="00EF432E">
        <w:rPr>
          <w:lang w:val="es-CO"/>
        </w:rPr>
        <w:t>1.930E-07</w:t>
      </w:r>
      <w:r w:rsidR="00621B8E" w:rsidRPr="00EF432E">
        <w:rPr>
          <w:lang w:val="es-CO"/>
        </w:rPr>
        <w:t>,</w:t>
      </w:r>
      <w:r w:rsidR="00C11F99" w:rsidRPr="00EF432E">
        <w:rPr>
          <w:lang w:val="es-CO"/>
        </w:rPr>
        <w:t xml:space="preserve"> </w:t>
      </w:r>
      <w:r w:rsidR="00621B8E" w:rsidRPr="00EF432E">
        <w:rPr>
          <w:lang w:val="es-CO"/>
        </w:rPr>
        <w:t>debido a que se trata de</w:t>
      </w:r>
      <w:r w:rsidR="005037C3" w:rsidRPr="00EF432E">
        <w:rPr>
          <w:lang w:val="es-CO"/>
        </w:rPr>
        <w:t xml:space="preserve"> la variable </w:t>
      </w:r>
      <w:r w:rsidR="00127387" w:rsidRPr="00EF432E">
        <w:rPr>
          <w:lang w:val="es-CO"/>
        </w:rPr>
        <w:t xml:space="preserve">con </w:t>
      </w:r>
      <w:r w:rsidR="00621B8E" w:rsidRPr="00EF432E">
        <w:rPr>
          <w:lang w:val="es-CO"/>
        </w:rPr>
        <w:t>mayor</w:t>
      </w:r>
      <w:r w:rsidR="00127387" w:rsidRPr="00EF432E">
        <w:rPr>
          <w:lang w:val="es-CO"/>
        </w:rPr>
        <w:t xml:space="preserve"> magnitud numérica</w:t>
      </w:r>
      <w:r w:rsidR="00621B8E" w:rsidRPr="00EF432E">
        <w:rPr>
          <w:lang w:val="es-CO"/>
        </w:rPr>
        <w:t xml:space="preserve"> entre todas l</w:t>
      </w:r>
      <w:r w:rsidR="00127387" w:rsidRPr="00EF432E">
        <w:rPr>
          <w:lang w:val="es-CO"/>
        </w:rPr>
        <w:t>as variables seleccionadas.</w:t>
      </w:r>
      <w:r w:rsidR="002C576E" w:rsidRPr="00EF432E">
        <w:rPr>
          <w:lang w:val="es-CO"/>
        </w:rPr>
        <w:t xml:space="preserve"> El coeficiente es positivo, lo cual indica</w:t>
      </w:r>
      <w:r w:rsidR="00536ED6" w:rsidRPr="00EF432E">
        <w:rPr>
          <w:lang w:val="es-CO"/>
        </w:rPr>
        <w:t xml:space="preserve"> que la variable contribuye positivamente a</w:t>
      </w:r>
      <w:r w:rsidR="006625BA" w:rsidRPr="00EF432E">
        <w:rPr>
          <w:lang w:val="es-CO"/>
        </w:rPr>
        <w:t>l IIF</w:t>
      </w:r>
      <w:r w:rsidR="0007064A" w:rsidRPr="00EF432E">
        <w:rPr>
          <w:lang w:val="es-CO"/>
        </w:rPr>
        <w:t xml:space="preserve">. </w:t>
      </w:r>
      <w:r w:rsidR="002957CF" w:rsidRPr="00EF432E">
        <w:rPr>
          <w:lang w:val="es-CO"/>
        </w:rPr>
        <w:t xml:space="preserve">Sin embargo, el efecto porcentual que </w:t>
      </w:r>
      <w:r w:rsidR="00161162" w:rsidRPr="00EF432E">
        <w:rPr>
          <w:lang w:val="es-CO"/>
        </w:rPr>
        <w:t>tiene frente</w:t>
      </w:r>
      <w:r w:rsidR="002957CF" w:rsidRPr="00EF432E">
        <w:rPr>
          <w:lang w:val="es-CO"/>
        </w:rPr>
        <w:t xml:space="preserve"> el IIF </w:t>
      </w:r>
      <w:r w:rsidR="00161162" w:rsidRPr="00EF432E">
        <w:rPr>
          <w:lang w:val="es-CO"/>
        </w:rPr>
        <w:t xml:space="preserve">es </w:t>
      </w:r>
      <w:r w:rsidR="00566B4C" w:rsidRPr="00EF432E">
        <w:rPr>
          <w:lang w:val="es-CO"/>
        </w:rPr>
        <w:t>muy bajo,</w:t>
      </w:r>
      <w:r w:rsidR="002957CF" w:rsidRPr="00EF432E">
        <w:rPr>
          <w:lang w:val="es-CO"/>
        </w:rPr>
        <w:t xml:space="preserve"> de </w:t>
      </w:r>
      <w:r w:rsidR="004E08D5" w:rsidRPr="00EF432E">
        <w:rPr>
          <w:lang w:val="es-CO"/>
        </w:rPr>
        <w:t>0.0000193%</w:t>
      </w:r>
      <w:r w:rsidR="00580BA3" w:rsidRPr="00EF432E">
        <w:rPr>
          <w:lang w:val="es-CO"/>
        </w:rPr>
        <w:t xml:space="preserve"> por unidad de cambio en el </w:t>
      </w:r>
      <w:proofErr w:type="spellStart"/>
      <w:r w:rsidR="00580BA3" w:rsidRPr="00CA2333">
        <w:rPr>
          <w:highlight w:val="yellow"/>
          <w:lang w:val="es-CO"/>
          <w:rPrChange w:id="110" w:author="Adriana Lourdes Abrego Perez" w:date="2024-05-10T09:23:00Z">
            <w:rPr>
              <w:lang w:val="es-CO"/>
            </w:rPr>
          </w:rPrChange>
        </w:rPr>
        <w:t>numero</w:t>
      </w:r>
      <w:proofErr w:type="spellEnd"/>
      <w:r w:rsidR="00580BA3" w:rsidRPr="00EF432E">
        <w:rPr>
          <w:lang w:val="es-CO"/>
        </w:rPr>
        <w:t xml:space="preserve"> de cuentas de ahorro de hombre</w:t>
      </w:r>
      <w:r w:rsidR="00566B4C" w:rsidRPr="00EF432E">
        <w:rPr>
          <w:lang w:val="es-CO"/>
        </w:rPr>
        <w:t>.</w:t>
      </w:r>
      <w:r w:rsidR="004E08D5" w:rsidRPr="00EF432E">
        <w:rPr>
          <w:lang w:val="es-CO"/>
        </w:rPr>
        <w:t xml:space="preserve"> </w:t>
      </w:r>
    </w:p>
    <w:p w14:paraId="1E605B95" w14:textId="77777777" w:rsidR="0011193E" w:rsidRPr="00EF432E" w:rsidRDefault="0011193E" w:rsidP="00063A4E">
      <w:pPr>
        <w:rPr>
          <w:lang w:val="es-CO"/>
        </w:rPr>
      </w:pPr>
    </w:p>
    <w:p w14:paraId="57083F7E" w14:textId="5677645F" w:rsidR="00224355" w:rsidRPr="00F07704" w:rsidRDefault="00B42367" w:rsidP="00224355">
      <w:pPr>
        <w:pStyle w:val="Tesis3"/>
        <w:rPr>
          <w:lang w:val="es-US"/>
        </w:rPr>
      </w:pPr>
      <w:bookmarkStart w:id="111" w:name="_Toc165963749"/>
      <w:r w:rsidRPr="00F07704">
        <w:rPr>
          <w:lang w:val="es-US"/>
        </w:rPr>
        <w:t>Créditos</w:t>
      </w:r>
      <w:r w:rsidR="0011193E" w:rsidRPr="00F07704">
        <w:rPr>
          <w:lang w:val="es-US"/>
        </w:rPr>
        <w:t xml:space="preserve"> de vivienda – </w:t>
      </w:r>
      <w:r w:rsidR="000B7EEE" w:rsidRPr="00F07704">
        <w:rPr>
          <w:lang w:val="es-US"/>
        </w:rPr>
        <w:t>Mujere</w:t>
      </w:r>
      <w:r w:rsidR="00224355" w:rsidRPr="00F07704">
        <w:rPr>
          <w:lang w:val="es-US"/>
        </w:rPr>
        <w:t>s</w:t>
      </w:r>
      <w:bookmarkEnd w:id="111"/>
    </w:p>
    <w:p w14:paraId="4F18970D" w14:textId="255F290D" w:rsidR="0011193E" w:rsidRPr="00EF432E" w:rsidRDefault="00071679" w:rsidP="00A63B75">
      <w:pPr>
        <w:rPr>
          <w:lang w:val="es-CO"/>
        </w:rPr>
      </w:pPr>
      <w:r w:rsidRPr="00EF432E">
        <w:rPr>
          <w:lang w:val="es-CO"/>
        </w:rPr>
        <w:t>L</w:t>
      </w:r>
      <w:r w:rsidR="007F5AFA" w:rsidRPr="00EF432E">
        <w:rPr>
          <w:lang w:val="es-CO"/>
        </w:rPr>
        <w:t>a variable “</w:t>
      </w:r>
      <w:r w:rsidR="00E0247D" w:rsidRPr="00EF432E">
        <w:rPr>
          <w:lang w:val="es-CO"/>
        </w:rPr>
        <w:t>Créditos</w:t>
      </w:r>
      <w:r w:rsidR="007F5AFA" w:rsidRPr="00EF432E">
        <w:rPr>
          <w:lang w:val="es-CO"/>
        </w:rPr>
        <w:t xml:space="preserve"> de </w:t>
      </w:r>
      <w:r w:rsidR="006A21E0" w:rsidRPr="00EF432E">
        <w:rPr>
          <w:lang w:val="es-CO"/>
        </w:rPr>
        <w:t>vivienda – Mujeres” (</w:t>
      </w:r>
      <w:proofErr w:type="spellStart"/>
      <w:r w:rsidR="006A21E0" w:rsidRPr="00EF432E">
        <w:rPr>
          <w:lang w:val="es-CO"/>
        </w:rPr>
        <w:t>CrVivMuj</w:t>
      </w:r>
      <w:proofErr w:type="spellEnd"/>
      <w:r w:rsidR="006A21E0" w:rsidRPr="00EF432E">
        <w:rPr>
          <w:lang w:val="es-CO"/>
        </w:rPr>
        <w:t xml:space="preserve">) representa la cantidad de </w:t>
      </w:r>
      <w:r w:rsidR="00B956A0" w:rsidRPr="00EF432E">
        <w:rPr>
          <w:lang w:val="es-CO"/>
        </w:rPr>
        <w:t>créditos</w:t>
      </w:r>
      <w:r w:rsidR="006A21E0" w:rsidRPr="00EF432E">
        <w:rPr>
          <w:lang w:val="es-CO"/>
        </w:rPr>
        <w:t xml:space="preserve"> hipotecarios emitidos a mujeres </w:t>
      </w:r>
      <w:r w:rsidR="00BA12A7" w:rsidRPr="00EF432E">
        <w:rPr>
          <w:lang w:val="es-CO"/>
        </w:rPr>
        <w:t xml:space="preserve">por las diferentes entidades bancarias. </w:t>
      </w:r>
      <w:r w:rsidR="00A2401D" w:rsidRPr="00EF432E">
        <w:rPr>
          <w:lang w:val="es-CO"/>
        </w:rPr>
        <w:t xml:space="preserve">Esta variable tiene la capacidad no solo de impactar el IIF, pero de explicar tendencias </w:t>
      </w:r>
      <w:r w:rsidR="00077D66" w:rsidRPr="00EF432E">
        <w:rPr>
          <w:lang w:val="es-CO"/>
        </w:rPr>
        <w:t xml:space="preserve">seguidas por los consumidores a lo largo del tiempo. La caída </w:t>
      </w:r>
      <w:r w:rsidR="009E64DE" w:rsidRPr="00EF432E">
        <w:rPr>
          <w:lang w:val="es-CO"/>
        </w:rPr>
        <w:t xml:space="preserve">de esta variable de 2022 a 2023 </w:t>
      </w:r>
      <w:r w:rsidR="00E318FF" w:rsidRPr="00EF432E">
        <w:rPr>
          <w:lang w:val="es-CO"/>
        </w:rPr>
        <w:t xml:space="preserve">fue la segunda </w:t>
      </w:r>
      <w:r w:rsidR="005D00DB" w:rsidRPr="00EF432E">
        <w:rPr>
          <w:lang w:val="es-CO"/>
        </w:rPr>
        <w:t>más</w:t>
      </w:r>
      <w:r w:rsidR="00E318FF" w:rsidRPr="00EF432E">
        <w:rPr>
          <w:lang w:val="es-CO"/>
        </w:rPr>
        <w:t xml:space="preserve"> grande </w:t>
      </w:r>
      <w:r w:rsidR="00760005" w:rsidRPr="00EF432E">
        <w:rPr>
          <w:lang w:val="es-CO"/>
        </w:rPr>
        <w:t>dentro de las variables significativas</w:t>
      </w:r>
      <w:r w:rsidR="00912C55" w:rsidRPr="00EF432E">
        <w:rPr>
          <w:lang w:val="es-CO"/>
        </w:rPr>
        <w:t xml:space="preserve"> </w:t>
      </w:r>
      <w:r w:rsidR="00760005" w:rsidRPr="00EF432E">
        <w:rPr>
          <w:lang w:val="es-CO"/>
        </w:rPr>
        <w:t xml:space="preserve">(después de los </w:t>
      </w:r>
      <w:r w:rsidR="00B956A0" w:rsidRPr="00EF432E">
        <w:rPr>
          <w:lang w:val="es-CO"/>
        </w:rPr>
        <w:t>créditos</w:t>
      </w:r>
      <w:r w:rsidR="00760005" w:rsidRPr="00EF432E">
        <w:rPr>
          <w:lang w:val="es-CO"/>
        </w:rPr>
        <w:t xml:space="preserve"> hipotecarios emitidos a hombres)</w:t>
      </w:r>
      <w:r w:rsidR="00912C55" w:rsidRPr="00EF432E">
        <w:rPr>
          <w:lang w:val="es-CO"/>
        </w:rPr>
        <w:t xml:space="preserve">, con una disminución del </w:t>
      </w:r>
      <w:r w:rsidR="00210110" w:rsidRPr="00EF432E">
        <w:rPr>
          <w:lang w:val="es-CO"/>
        </w:rPr>
        <w:t xml:space="preserve">39.49% </w:t>
      </w:r>
      <w:r w:rsidR="00AE5296" w:rsidRPr="00EF432E">
        <w:rPr>
          <w:lang w:val="es-CO"/>
        </w:rPr>
        <w:t xml:space="preserve">en estos periodos. Esto puede llegar a ser evidencia de </w:t>
      </w:r>
      <w:r w:rsidR="00062182" w:rsidRPr="00EF432E">
        <w:rPr>
          <w:lang w:val="es-CO"/>
        </w:rPr>
        <w:t xml:space="preserve">una tendencia marcada por una </w:t>
      </w:r>
      <w:r w:rsidR="00062182" w:rsidRPr="00EF432E">
        <w:rPr>
          <w:lang w:val="es-CO"/>
        </w:rPr>
        <w:lastRenderedPageBreak/>
        <w:t xml:space="preserve">población que opta por </w:t>
      </w:r>
      <w:r w:rsidR="00B956A0" w:rsidRPr="00EF432E">
        <w:rPr>
          <w:lang w:val="es-CO"/>
        </w:rPr>
        <w:t>arrendar viviendas sobre comprarlas.</w:t>
      </w:r>
      <w:r w:rsidR="00DE0EFD" w:rsidRPr="00EF432E">
        <w:rPr>
          <w:lang w:val="es-CO"/>
        </w:rPr>
        <w:t xml:space="preserve"> Esta </w:t>
      </w:r>
      <w:r w:rsidR="005D00DB" w:rsidRPr="00EF432E">
        <w:rPr>
          <w:lang w:val="es-CO"/>
        </w:rPr>
        <w:t>hipótesis</w:t>
      </w:r>
      <w:r w:rsidR="00DE0EFD" w:rsidRPr="00EF432E">
        <w:rPr>
          <w:lang w:val="es-CO"/>
        </w:rPr>
        <w:t xml:space="preserve"> es consistente con la tendencia que se ha evidenciado durante los últimos años</w:t>
      </w:r>
      <w:r w:rsidR="00016CD0" w:rsidRPr="00EF432E">
        <w:rPr>
          <w:lang w:val="es-CO"/>
        </w:rPr>
        <w:t>.</w:t>
      </w:r>
    </w:p>
    <w:p w14:paraId="1C6094F8" w14:textId="77777777" w:rsidR="00D7690D" w:rsidRPr="00EF432E" w:rsidRDefault="00D7690D">
      <w:pPr>
        <w:spacing w:after="160" w:line="259" w:lineRule="auto"/>
        <w:ind w:firstLine="0"/>
        <w:jc w:val="left"/>
        <w:rPr>
          <w:lang w:val="es-CO"/>
        </w:rPr>
      </w:pPr>
    </w:p>
    <w:p w14:paraId="39FAC9AC" w14:textId="152F82B4" w:rsidR="0011193E" w:rsidRPr="00F07704" w:rsidRDefault="0011193E" w:rsidP="0011193E">
      <w:pPr>
        <w:pStyle w:val="Tesis4"/>
        <w:rPr>
          <w:lang w:val="es-US"/>
        </w:rPr>
      </w:pPr>
      <w:bookmarkStart w:id="112" w:name="_Toc165963750"/>
      <w:r w:rsidRPr="00F07704">
        <w:rPr>
          <w:lang w:val="es-US"/>
        </w:rPr>
        <w:t>Estadísticas descriptivas</w:t>
      </w:r>
      <w:bookmarkEnd w:id="112"/>
    </w:p>
    <w:tbl>
      <w:tblPr>
        <w:tblW w:w="9420" w:type="dxa"/>
        <w:tblLook w:val="04A0" w:firstRow="1" w:lastRow="0" w:firstColumn="1" w:lastColumn="0" w:noHBand="0" w:noVBand="1"/>
      </w:tblPr>
      <w:tblGrid>
        <w:gridCol w:w="1400"/>
        <w:gridCol w:w="987"/>
        <w:gridCol w:w="1426"/>
        <w:gridCol w:w="1549"/>
        <w:gridCol w:w="1171"/>
        <w:gridCol w:w="1536"/>
        <w:gridCol w:w="1351"/>
      </w:tblGrid>
      <w:tr w:rsidR="000B7EEE" w:rsidRPr="00946467" w14:paraId="407F27CF" w14:textId="77777777" w:rsidTr="000B7EEE">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30AF5246" w14:textId="77777777" w:rsidR="000B7EEE" w:rsidRPr="00F07704" w:rsidRDefault="000B7EEE" w:rsidP="000B7EE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50F42012" w14:textId="049D1460"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487DFE"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487DFE" w:rsidRPr="00F07704">
              <w:rPr>
                <w:rFonts w:eastAsia="Times New Roman" w:cs="Times New Roman"/>
                <w:b/>
                <w:color w:val="000000"/>
                <w:sz w:val="20"/>
                <w:szCs w:val="20"/>
              </w:rPr>
              <w:t>s</w:t>
            </w:r>
          </w:p>
        </w:tc>
      </w:tr>
      <w:tr w:rsidR="000B7EEE" w:rsidRPr="00946467" w14:paraId="2A0DDAC4" w14:textId="77777777" w:rsidTr="000B7EEE">
        <w:trPr>
          <w:trHeight w:val="288"/>
        </w:trPr>
        <w:tc>
          <w:tcPr>
            <w:tcW w:w="1400" w:type="dxa"/>
            <w:vMerge/>
            <w:tcBorders>
              <w:top w:val="single" w:sz="4" w:space="0" w:color="auto"/>
              <w:left w:val="nil"/>
              <w:bottom w:val="nil"/>
              <w:right w:val="single" w:sz="4" w:space="0" w:color="auto"/>
            </w:tcBorders>
            <w:vAlign w:val="center"/>
            <w:hideMark/>
          </w:tcPr>
          <w:p w14:paraId="6926FECC" w14:textId="77777777" w:rsidR="000B7EEE" w:rsidRPr="00F07704" w:rsidRDefault="000B7EEE" w:rsidP="000B7EEE">
            <w:pPr>
              <w:spacing w:line="240" w:lineRule="auto"/>
              <w:ind w:firstLine="0"/>
              <w:jc w:val="left"/>
              <w:rPr>
                <w:rFonts w:eastAsia="Times New Roman" w:cs="Times New Roman"/>
                <w:b/>
                <w:color w:val="000000"/>
                <w:sz w:val="22"/>
              </w:rPr>
            </w:pPr>
          </w:p>
        </w:tc>
        <w:tc>
          <w:tcPr>
            <w:tcW w:w="987" w:type="dxa"/>
            <w:tcBorders>
              <w:top w:val="nil"/>
              <w:left w:val="nil"/>
              <w:bottom w:val="nil"/>
              <w:right w:val="nil"/>
            </w:tcBorders>
            <w:shd w:val="clear" w:color="auto" w:fill="auto"/>
            <w:noWrap/>
            <w:vAlign w:val="center"/>
            <w:hideMark/>
          </w:tcPr>
          <w:p w14:paraId="1809C6B5" w14:textId="77777777"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426" w:type="dxa"/>
            <w:tcBorders>
              <w:top w:val="nil"/>
              <w:left w:val="nil"/>
              <w:bottom w:val="nil"/>
              <w:right w:val="nil"/>
            </w:tcBorders>
            <w:shd w:val="clear" w:color="auto" w:fill="auto"/>
            <w:noWrap/>
            <w:vAlign w:val="center"/>
            <w:hideMark/>
          </w:tcPr>
          <w:p w14:paraId="4A18C520" w14:textId="77777777"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549" w:type="dxa"/>
            <w:tcBorders>
              <w:top w:val="nil"/>
              <w:left w:val="nil"/>
              <w:bottom w:val="nil"/>
              <w:right w:val="nil"/>
            </w:tcBorders>
            <w:shd w:val="clear" w:color="auto" w:fill="auto"/>
            <w:noWrap/>
            <w:vAlign w:val="center"/>
            <w:hideMark/>
          </w:tcPr>
          <w:p w14:paraId="334F3F62" w14:textId="77777777"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171" w:type="dxa"/>
            <w:tcBorders>
              <w:top w:val="nil"/>
              <w:left w:val="nil"/>
              <w:bottom w:val="nil"/>
              <w:right w:val="nil"/>
            </w:tcBorders>
            <w:shd w:val="clear" w:color="auto" w:fill="auto"/>
            <w:noWrap/>
            <w:vAlign w:val="center"/>
            <w:hideMark/>
          </w:tcPr>
          <w:p w14:paraId="023F5584" w14:textId="77777777"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536" w:type="dxa"/>
            <w:tcBorders>
              <w:top w:val="nil"/>
              <w:left w:val="nil"/>
              <w:bottom w:val="nil"/>
              <w:right w:val="nil"/>
            </w:tcBorders>
            <w:shd w:val="clear" w:color="auto" w:fill="auto"/>
            <w:noWrap/>
            <w:vAlign w:val="center"/>
            <w:hideMark/>
          </w:tcPr>
          <w:p w14:paraId="52C0644C" w14:textId="77777777"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351" w:type="dxa"/>
            <w:tcBorders>
              <w:top w:val="nil"/>
              <w:left w:val="nil"/>
              <w:bottom w:val="nil"/>
              <w:right w:val="nil"/>
            </w:tcBorders>
            <w:shd w:val="clear" w:color="auto" w:fill="auto"/>
            <w:noWrap/>
            <w:vAlign w:val="center"/>
            <w:hideMark/>
          </w:tcPr>
          <w:p w14:paraId="39D48C0E" w14:textId="77777777" w:rsidR="000B7EEE" w:rsidRPr="00F07704" w:rsidRDefault="000B7EEE" w:rsidP="000B7EE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0B7EEE" w:rsidRPr="00946467" w14:paraId="7C72F66F" w14:textId="77777777" w:rsidTr="000B7EEE">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708E5755" w14:textId="77777777" w:rsidR="000B7EEE" w:rsidRPr="00F07704" w:rsidRDefault="000B7EEE" w:rsidP="000B7EEE">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CrVivMuj</w:t>
            </w:r>
            <w:proofErr w:type="spellEnd"/>
          </w:p>
        </w:tc>
        <w:tc>
          <w:tcPr>
            <w:tcW w:w="987" w:type="dxa"/>
            <w:tcBorders>
              <w:top w:val="single" w:sz="4" w:space="0" w:color="auto"/>
              <w:left w:val="nil"/>
              <w:bottom w:val="single" w:sz="4" w:space="0" w:color="auto"/>
              <w:right w:val="nil"/>
            </w:tcBorders>
            <w:shd w:val="clear" w:color="auto" w:fill="auto"/>
            <w:noWrap/>
            <w:vAlign w:val="center"/>
            <w:hideMark/>
          </w:tcPr>
          <w:p w14:paraId="1FB958AF" w14:textId="77777777" w:rsidR="000B7EEE" w:rsidRPr="00F07704" w:rsidRDefault="000B7EEE" w:rsidP="000B7EE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57</w:t>
            </w:r>
          </w:p>
        </w:tc>
        <w:tc>
          <w:tcPr>
            <w:tcW w:w="1426" w:type="dxa"/>
            <w:tcBorders>
              <w:top w:val="single" w:sz="4" w:space="0" w:color="auto"/>
              <w:left w:val="nil"/>
              <w:bottom w:val="single" w:sz="4" w:space="0" w:color="auto"/>
              <w:right w:val="nil"/>
            </w:tcBorders>
            <w:shd w:val="clear" w:color="auto" w:fill="auto"/>
            <w:noWrap/>
            <w:vAlign w:val="center"/>
            <w:hideMark/>
          </w:tcPr>
          <w:p w14:paraId="248BEE58" w14:textId="77777777" w:rsidR="000B7EEE" w:rsidRPr="00F07704" w:rsidRDefault="000B7EEE" w:rsidP="000B7EE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2094</w:t>
            </w:r>
          </w:p>
        </w:tc>
        <w:tc>
          <w:tcPr>
            <w:tcW w:w="1549" w:type="dxa"/>
            <w:tcBorders>
              <w:top w:val="single" w:sz="4" w:space="0" w:color="auto"/>
              <w:left w:val="nil"/>
              <w:bottom w:val="single" w:sz="4" w:space="0" w:color="auto"/>
              <w:right w:val="nil"/>
            </w:tcBorders>
            <w:shd w:val="clear" w:color="auto" w:fill="auto"/>
            <w:noWrap/>
            <w:vAlign w:val="center"/>
            <w:hideMark/>
          </w:tcPr>
          <w:p w14:paraId="2743655C" w14:textId="77777777" w:rsidR="000B7EEE" w:rsidRPr="00F07704" w:rsidRDefault="000B7EEE" w:rsidP="000B7EE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6346</w:t>
            </w:r>
          </w:p>
        </w:tc>
        <w:tc>
          <w:tcPr>
            <w:tcW w:w="1171" w:type="dxa"/>
            <w:tcBorders>
              <w:top w:val="single" w:sz="4" w:space="0" w:color="auto"/>
              <w:left w:val="nil"/>
              <w:bottom w:val="single" w:sz="4" w:space="0" w:color="auto"/>
              <w:right w:val="nil"/>
            </w:tcBorders>
            <w:shd w:val="clear" w:color="auto" w:fill="auto"/>
            <w:noWrap/>
            <w:vAlign w:val="center"/>
            <w:hideMark/>
          </w:tcPr>
          <w:p w14:paraId="5F944786" w14:textId="77777777" w:rsidR="000B7EEE" w:rsidRPr="00F07704" w:rsidRDefault="000B7EEE" w:rsidP="000B7EE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19341</w:t>
            </w:r>
          </w:p>
        </w:tc>
        <w:tc>
          <w:tcPr>
            <w:tcW w:w="1536" w:type="dxa"/>
            <w:tcBorders>
              <w:top w:val="single" w:sz="4" w:space="0" w:color="auto"/>
              <w:left w:val="nil"/>
              <w:bottom w:val="single" w:sz="4" w:space="0" w:color="auto"/>
              <w:right w:val="nil"/>
            </w:tcBorders>
            <w:shd w:val="clear" w:color="auto" w:fill="auto"/>
            <w:noWrap/>
            <w:vAlign w:val="center"/>
            <w:hideMark/>
          </w:tcPr>
          <w:p w14:paraId="5688B5FF" w14:textId="77777777" w:rsidR="000B7EEE" w:rsidRPr="00F07704" w:rsidRDefault="000B7EEE" w:rsidP="000B7EE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27448</w:t>
            </w:r>
          </w:p>
        </w:tc>
        <w:tc>
          <w:tcPr>
            <w:tcW w:w="1351" w:type="dxa"/>
            <w:tcBorders>
              <w:top w:val="single" w:sz="4" w:space="0" w:color="auto"/>
              <w:left w:val="nil"/>
              <w:bottom w:val="single" w:sz="4" w:space="0" w:color="auto"/>
              <w:right w:val="nil"/>
            </w:tcBorders>
            <w:shd w:val="clear" w:color="auto" w:fill="auto"/>
            <w:noWrap/>
            <w:vAlign w:val="center"/>
            <w:hideMark/>
          </w:tcPr>
          <w:p w14:paraId="55BADB11" w14:textId="77777777" w:rsidR="000B7EEE" w:rsidRPr="00F07704" w:rsidRDefault="000B7EEE" w:rsidP="000B7EE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128319</w:t>
            </w:r>
          </w:p>
        </w:tc>
      </w:tr>
    </w:tbl>
    <w:p w14:paraId="0C011D43" w14:textId="53004FF4" w:rsidR="00487DFE" w:rsidRPr="00F07704" w:rsidRDefault="00487DFE" w:rsidP="00487DFE">
      <w:pPr>
        <w:pStyle w:val="CitarTablas"/>
        <w:rPr>
          <w:lang w:val="es-US"/>
        </w:rPr>
      </w:pPr>
      <w:r w:rsidRPr="00F07704">
        <w:rPr>
          <w:lang w:val="es-US"/>
        </w:rPr>
        <w:t xml:space="preserve">Tabla x: Estadísticas Descriptivas – </w:t>
      </w:r>
      <w:r w:rsidR="00E0247D" w:rsidRPr="00F07704">
        <w:rPr>
          <w:lang w:val="es-US"/>
        </w:rPr>
        <w:t>Créditos</w:t>
      </w:r>
      <w:r w:rsidRPr="00F07704">
        <w:rPr>
          <w:lang w:val="es-US"/>
        </w:rPr>
        <w:t xml:space="preserve"> de vivienda – Mujeres por entidad y año</w:t>
      </w:r>
    </w:p>
    <w:p w14:paraId="6A7EF9A1" w14:textId="77777777" w:rsidR="0011193E" w:rsidRPr="00F07704" w:rsidRDefault="0011193E" w:rsidP="0011193E">
      <w:pPr>
        <w:pStyle w:val="Tesis4"/>
        <w:rPr>
          <w:lang w:val="es-US"/>
        </w:rPr>
      </w:pPr>
    </w:p>
    <w:p w14:paraId="1BBED1D1" w14:textId="6D2D5439" w:rsidR="004C3615" w:rsidRPr="00EF432E" w:rsidRDefault="00464072" w:rsidP="004C3615">
      <w:pPr>
        <w:rPr>
          <w:lang w:val="es-CO"/>
        </w:rPr>
      </w:pPr>
      <w:r w:rsidRPr="00EF432E">
        <w:rPr>
          <w:lang w:val="es-CO"/>
        </w:rPr>
        <w:t xml:space="preserve">La tabla de arriba </w:t>
      </w:r>
      <w:r w:rsidR="006C1751" w:rsidRPr="00EF432E">
        <w:rPr>
          <w:lang w:val="es-CO"/>
        </w:rPr>
        <w:t xml:space="preserve">demuestra que, aunque a diferente magnitud, todas las entidades bancarias </w:t>
      </w:r>
      <w:r w:rsidR="0082126E" w:rsidRPr="00EF432E">
        <w:rPr>
          <w:lang w:val="es-CO"/>
        </w:rPr>
        <w:t xml:space="preserve">ofrecen </w:t>
      </w:r>
      <w:r w:rsidR="00F93C08" w:rsidRPr="00EF432E">
        <w:rPr>
          <w:lang w:val="es-CO"/>
        </w:rPr>
        <w:t>créditos</w:t>
      </w:r>
      <w:r w:rsidR="0082126E" w:rsidRPr="00EF432E">
        <w:rPr>
          <w:lang w:val="es-CO"/>
        </w:rPr>
        <w:t xml:space="preserve"> </w:t>
      </w:r>
      <w:r w:rsidR="005E4A41" w:rsidRPr="00EF432E">
        <w:rPr>
          <w:lang w:val="es-CO"/>
        </w:rPr>
        <w:t xml:space="preserve">hipotecarios </w:t>
      </w:r>
      <w:r w:rsidR="00E515AB" w:rsidRPr="00EF432E">
        <w:rPr>
          <w:lang w:val="es-CO"/>
        </w:rPr>
        <w:t>a mujeres. De est</w:t>
      </w:r>
      <w:r w:rsidR="00F30B6B" w:rsidRPr="00EF432E">
        <w:rPr>
          <w:lang w:val="es-CO"/>
        </w:rPr>
        <w:t>as, el mínimo de 57</w:t>
      </w:r>
      <w:r w:rsidR="004D3CDA" w:rsidRPr="00EF432E">
        <w:rPr>
          <w:lang w:val="es-CO"/>
        </w:rPr>
        <w:t xml:space="preserve"> </w:t>
      </w:r>
      <w:r w:rsidR="003A5245" w:rsidRPr="00EF432E">
        <w:rPr>
          <w:lang w:val="es-CO"/>
        </w:rPr>
        <w:t>créditos</w:t>
      </w:r>
      <w:r w:rsidR="004D3CDA" w:rsidRPr="00EF432E">
        <w:rPr>
          <w:lang w:val="es-CO"/>
        </w:rPr>
        <w:t xml:space="preserve"> emitidos pertenece a </w:t>
      </w:r>
      <w:proofErr w:type="spellStart"/>
      <w:r w:rsidR="000F70F9" w:rsidRPr="00EF432E">
        <w:rPr>
          <w:lang w:val="es-CO"/>
        </w:rPr>
        <w:t>Mibanco</w:t>
      </w:r>
      <w:proofErr w:type="spellEnd"/>
      <w:r w:rsidR="000F70F9" w:rsidRPr="00EF432E">
        <w:rPr>
          <w:lang w:val="es-CO"/>
        </w:rPr>
        <w:t xml:space="preserve"> S.A.</w:t>
      </w:r>
      <w:r w:rsidR="003A5245" w:rsidRPr="00EF432E">
        <w:rPr>
          <w:lang w:val="es-CO"/>
        </w:rPr>
        <w:t xml:space="preserve"> durante 202</w:t>
      </w:r>
      <w:r w:rsidR="002E11B6" w:rsidRPr="00EF432E">
        <w:rPr>
          <w:lang w:val="es-CO"/>
        </w:rPr>
        <w:t>3</w:t>
      </w:r>
      <w:r w:rsidR="000F70F9" w:rsidRPr="00EF432E">
        <w:rPr>
          <w:lang w:val="es-CO"/>
        </w:rPr>
        <w:t xml:space="preserve">, entidad la cual </w:t>
      </w:r>
      <w:r w:rsidR="00791871" w:rsidRPr="00EF432E">
        <w:rPr>
          <w:lang w:val="es-CO"/>
        </w:rPr>
        <w:t xml:space="preserve">disminuyo en un </w:t>
      </w:r>
      <w:r w:rsidR="003A5245" w:rsidRPr="00EF432E">
        <w:rPr>
          <w:lang w:val="es-CO"/>
        </w:rPr>
        <w:t xml:space="preserve">82.1% sus créditos emitidos, cifra la cual se encontraba en </w:t>
      </w:r>
      <w:r w:rsidR="00551642" w:rsidRPr="00EF432E">
        <w:rPr>
          <w:lang w:val="es-CO"/>
        </w:rPr>
        <w:t xml:space="preserve">318 para el año inmediatamente anterior, </w:t>
      </w:r>
      <w:r w:rsidR="00D2577F" w:rsidRPr="00EF432E">
        <w:rPr>
          <w:lang w:val="es-CO"/>
        </w:rPr>
        <w:t xml:space="preserve">sustentando la hipótesis de tendencia planteada anteriormente. Por otro lado, el máximo pertenece a </w:t>
      </w:r>
      <w:r w:rsidR="007A5B61" w:rsidRPr="00EF432E">
        <w:rPr>
          <w:lang w:val="es-CO"/>
        </w:rPr>
        <w:t>Bancolombia</w:t>
      </w:r>
      <w:r w:rsidR="005267B7" w:rsidRPr="00EF432E">
        <w:rPr>
          <w:lang w:val="es-CO"/>
        </w:rPr>
        <w:t xml:space="preserve"> para el año 2022. Similarmente, Bancolombia redujo la cantidad de </w:t>
      </w:r>
      <w:r w:rsidR="00F93C08" w:rsidRPr="00EF432E">
        <w:rPr>
          <w:lang w:val="es-CO"/>
        </w:rPr>
        <w:t>créditos</w:t>
      </w:r>
      <w:r w:rsidR="005267B7" w:rsidRPr="00EF432E">
        <w:rPr>
          <w:lang w:val="es-CO"/>
        </w:rPr>
        <w:t xml:space="preserve"> emitidos en un </w:t>
      </w:r>
      <w:r w:rsidR="004C3615" w:rsidRPr="00EF432E">
        <w:rPr>
          <w:lang w:val="es-CO"/>
        </w:rPr>
        <w:t xml:space="preserve">45.1% </w:t>
      </w:r>
      <w:proofErr w:type="spellStart"/>
      <w:r w:rsidR="004C3615" w:rsidRPr="00EF432E">
        <w:rPr>
          <w:lang w:val="es-CO"/>
        </w:rPr>
        <w:t>n</w:t>
      </w:r>
      <w:proofErr w:type="spellEnd"/>
      <w:r w:rsidR="004C3615" w:rsidRPr="00EF432E">
        <w:rPr>
          <w:lang w:val="es-CO"/>
        </w:rPr>
        <w:t xml:space="preserve"> comparación al periodo inmediatamente siguiente.</w:t>
      </w:r>
      <w:r w:rsidR="00EF18F4" w:rsidRPr="00EF432E">
        <w:rPr>
          <w:lang w:val="es-CO"/>
        </w:rPr>
        <w:t xml:space="preserve"> </w:t>
      </w:r>
    </w:p>
    <w:p w14:paraId="79B538FB" w14:textId="025E0335" w:rsidR="000B7EEE" w:rsidRPr="00F07704" w:rsidRDefault="000B7EEE" w:rsidP="0011193E">
      <w:pPr>
        <w:pStyle w:val="Tesis4"/>
        <w:rPr>
          <w:lang w:val="es-US"/>
        </w:rPr>
      </w:pPr>
    </w:p>
    <w:tbl>
      <w:tblPr>
        <w:tblW w:w="9420" w:type="dxa"/>
        <w:tblLook w:val="04A0" w:firstRow="1" w:lastRow="0" w:firstColumn="1" w:lastColumn="0" w:noHBand="0" w:noVBand="1"/>
      </w:tblPr>
      <w:tblGrid>
        <w:gridCol w:w="1400"/>
        <w:gridCol w:w="1185"/>
        <w:gridCol w:w="1647"/>
        <w:gridCol w:w="1359"/>
        <w:gridCol w:w="1185"/>
        <w:gridCol w:w="1459"/>
        <w:gridCol w:w="1185"/>
      </w:tblGrid>
      <w:tr w:rsidR="00487DFE" w:rsidRPr="00946467" w14:paraId="2DC2D06B" w14:textId="77777777" w:rsidTr="00487DFE">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1F0010B3" w14:textId="77777777" w:rsidR="00487DFE" w:rsidRPr="00F07704" w:rsidRDefault="00487DFE" w:rsidP="00487DFE">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608D74B3" w14:textId="7ED7A323"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Estadísticas Descriptivas</w:t>
            </w:r>
          </w:p>
        </w:tc>
      </w:tr>
      <w:tr w:rsidR="00487DFE" w:rsidRPr="00946467" w14:paraId="02CEED34" w14:textId="77777777" w:rsidTr="00487DFE">
        <w:trPr>
          <w:trHeight w:val="288"/>
        </w:trPr>
        <w:tc>
          <w:tcPr>
            <w:tcW w:w="1400" w:type="dxa"/>
            <w:vMerge/>
            <w:tcBorders>
              <w:top w:val="single" w:sz="4" w:space="0" w:color="auto"/>
              <w:left w:val="nil"/>
              <w:bottom w:val="nil"/>
              <w:right w:val="single" w:sz="4" w:space="0" w:color="auto"/>
            </w:tcBorders>
            <w:vAlign w:val="center"/>
            <w:hideMark/>
          </w:tcPr>
          <w:p w14:paraId="25C26719" w14:textId="77777777" w:rsidR="00487DFE" w:rsidRPr="00F07704" w:rsidRDefault="00487DFE" w:rsidP="00487DFE">
            <w:pPr>
              <w:spacing w:line="240" w:lineRule="auto"/>
              <w:ind w:firstLine="0"/>
              <w:jc w:val="left"/>
              <w:rPr>
                <w:rFonts w:eastAsia="Times New Roman" w:cs="Times New Roman"/>
                <w:b/>
                <w:color w:val="000000"/>
                <w:sz w:val="22"/>
              </w:rPr>
            </w:pPr>
          </w:p>
        </w:tc>
        <w:tc>
          <w:tcPr>
            <w:tcW w:w="1185" w:type="dxa"/>
            <w:tcBorders>
              <w:top w:val="nil"/>
              <w:left w:val="nil"/>
              <w:bottom w:val="nil"/>
              <w:right w:val="nil"/>
            </w:tcBorders>
            <w:shd w:val="clear" w:color="auto" w:fill="auto"/>
            <w:noWrap/>
            <w:vAlign w:val="center"/>
            <w:hideMark/>
          </w:tcPr>
          <w:p w14:paraId="2DF9F5D6" w14:textId="77777777"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647" w:type="dxa"/>
            <w:tcBorders>
              <w:top w:val="nil"/>
              <w:left w:val="nil"/>
              <w:bottom w:val="nil"/>
              <w:right w:val="nil"/>
            </w:tcBorders>
            <w:shd w:val="clear" w:color="auto" w:fill="auto"/>
            <w:noWrap/>
            <w:vAlign w:val="center"/>
            <w:hideMark/>
          </w:tcPr>
          <w:p w14:paraId="6958DEB8" w14:textId="77777777"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359" w:type="dxa"/>
            <w:tcBorders>
              <w:top w:val="nil"/>
              <w:left w:val="nil"/>
              <w:bottom w:val="nil"/>
              <w:right w:val="nil"/>
            </w:tcBorders>
            <w:shd w:val="clear" w:color="auto" w:fill="auto"/>
            <w:noWrap/>
            <w:vAlign w:val="center"/>
            <w:hideMark/>
          </w:tcPr>
          <w:p w14:paraId="116519BB" w14:textId="77777777"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185" w:type="dxa"/>
            <w:tcBorders>
              <w:top w:val="nil"/>
              <w:left w:val="nil"/>
              <w:bottom w:val="nil"/>
              <w:right w:val="nil"/>
            </w:tcBorders>
            <w:shd w:val="clear" w:color="auto" w:fill="auto"/>
            <w:noWrap/>
            <w:vAlign w:val="center"/>
            <w:hideMark/>
          </w:tcPr>
          <w:p w14:paraId="6E98C916" w14:textId="77777777"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459" w:type="dxa"/>
            <w:tcBorders>
              <w:top w:val="nil"/>
              <w:left w:val="nil"/>
              <w:bottom w:val="nil"/>
              <w:right w:val="nil"/>
            </w:tcBorders>
            <w:shd w:val="clear" w:color="auto" w:fill="auto"/>
            <w:noWrap/>
            <w:vAlign w:val="center"/>
            <w:hideMark/>
          </w:tcPr>
          <w:p w14:paraId="76674CFF" w14:textId="77777777"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185" w:type="dxa"/>
            <w:tcBorders>
              <w:top w:val="nil"/>
              <w:left w:val="nil"/>
              <w:bottom w:val="nil"/>
              <w:right w:val="nil"/>
            </w:tcBorders>
            <w:shd w:val="clear" w:color="auto" w:fill="auto"/>
            <w:noWrap/>
            <w:vAlign w:val="center"/>
            <w:hideMark/>
          </w:tcPr>
          <w:p w14:paraId="7401C426" w14:textId="77777777" w:rsidR="00487DFE" w:rsidRPr="00F07704" w:rsidRDefault="00487DFE" w:rsidP="00487DFE">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487DFE" w:rsidRPr="00946467" w14:paraId="3975317A" w14:textId="77777777" w:rsidTr="00487DFE">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576EA00F" w14:textId="77777777" w:rsidR="00487DFE" w:rsidRPr="00F07704" w:rsidRDefault="00487DFE" w:rsidP="00487DFE">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CrVivMuj</w:t>
            </w:r>
            <w:proofErr w:type="spellEnd"/>
          </w:p>
        </w:tc>
        <w:tc>
          <w:tcPr>
            <w:tcW w:w="1185" w:type="dxa"/>
            <w:tcBorders>
              <w:top w:val="single" w:sz="4" w:space="0" w:color="auto"/>
              <w:left w:val="nil"/>
              <w:bottom w:val="single" w:sz="4" w:space="0" w:color="auto"/>
              <w:right w:val="nil"/>
            </w:tcBorders>
            <w:shd w:val="clear" w:color="auto" w:fill="auto"/>
            <w:noWrap/>
            <w:vAlign w:val="center"/>
            <w:hideMark/>
          </w:tcPr>
          <w:p w14:paraId="49FF33D2" w14:textId="77777777" w:rsidR="00487DFE" w:rsidRPr="00F07704" w:rsidRDefault="00487DFE" w:rsidP="00487DF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175362</w:t>
            </w:r>
          </w:p>
        </w:tc>
        <w:tc>
          <w:tcPr>
            <w:tcW w:w="1647" w:type="dxa"/>
            <w:tcBorders>
              <w:top w:val="single" w:sz="4" w:space="0" w:color="auto"/>
              <w:left w:val="nil"/>
              <w:bottom w:val="single" w:sz="4" w:space="0" w:color="auto"/>
              <w:right w:val="nil"/>
            </w:tcBorders>
            <w:shd w:val="clear" w:color="auto" w:fill="auto"/>
            <w:noWrap/>
            <w:vAlign w:val="center"/>
            <w:hideMark/>
          </w:tcPr>
          <w:p w14:paraId="5E73DDFF" w14:textId="77777777" w:rsidR="00487DFE" w:rsidRPr="00F07704" w:rsidRDefault="00487DFE" w:rsidP="00487DF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220530.75</w:t>
            </w:r>
          </w:p>
        </w:tc>
        <w:tc>
          <w:tcPr>
            <w:tcW w:w="1359" w:type="dxa"/>
            <w:tcBorders>
              <w:top w:val="single" w:sz="4" w:space="0" w:color="auto"/>
              <w:left w:val="nil"/>
              <w:bottom w:val="single" w:sz="4" w:space="0" w:color="auto"/>
              <w:right w:val="nil"/>
            </w:tcBorders>
            <w:shd w:val="clear" w:color="auto" w:fill="auto"/>
            <w:noWrap/>
            <w:vAlign w:val="center"/>
            <w:hideMark/>
          </w:tcPr>
          <w:p w14:paraId="1E187042" w14:textId="77777777" w:rsidR="00487DFE" w:rsidRPr="00F07704" w:rsidRDefault="00487DFE" w:rsidP="00487DF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237372</w:t>
            </w:r>
          </w:p>
        </w:tc>
        <w:tc>
          <w:tcPr>
            <w:tcW w:w="1185" w:type="dxa"/>
            <w:tcBorders>
              <w:top w:val="single" w:sz="4" w:space="0" w:color="auto"/>
              <w:left w:val="nil"/>
              <w:bottom w:val="single" w:sz="4" w:space="0" w:color="auto"/>
              <w:right w:val="nil"/>
            </w:tcBorders>
            <w:shd w:val="clear" w:color="auto" w:fill="auto"/>
            <w:noWrap/>
            <w:vAlign w:val="center"/>
            <w:hideMark/>
          </w:tcPr>
          <w:p w14:paraId="2A9747AE" w14:textId="77777777" w:rsidR="00487DFE" w:rsidRPr="00F07704" w:rsidRDefault="00487DFE" w:rsidP="00487DF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251427</w:t>
            </w:r>
          </w:p>
        </w:tc>
        <w:tc>
          <w:tcPr>
            <w:tcW w:w="1459" w:type="dxa"/>
            <w:tcBorders>
              <w:top w:val="single" w:sz="4" w:space="0" w:color="auto"/>
              <w:left w:val="nil"/>
              <w:bottom w:val="single" w:sz="4" w:space="0" w:color="auto"/>
              <w:right w:val="nil"/>
            </w:tcBorders>
            <w:shd w:val="clear" w:color="auto" w:fill="auto"/>
            <w:noWrap/>
            <w:vAlign w:val="center"/>
            <w:hideMark/>
          </w:tcPr>
          <w:p w14:paraId="08A59E6E" w14:textId="77777777" w:rsidR="00487DFE" w:rsidRPr="00F07704" w:rsidRDefault="00487DFE" w:rsidP="00487DF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279433.5</w:t>
            </w:r>
          </w:p>
        </w:tc>
        <w:tc>
          <w:tcPr>
            <w:tcW w:w="1185" w:type="dxa"/>
            <w:tcBorders>
              <w:top w:val="single" w:sz="4" w:space="0" w:color="auto"/>
              <w:left w:val="nil"/>
              <w:bottom w:val="single" w:sz="4" w:space="0" w:color="auto"/>
              <w:right w:val="nil"/>
            </w:tcBorders>
            <w:shd w:val="clear" w:color="auto" w:fill="auto"/>
            <w:noWrap/>
            <w:vAlign w:val="center"/>
            <w:hideMark/>
          </w:tcPr>
          <w:p w14:paraId="54BB889F" w14:textId="77777777" w:rsidR="00487DFE" w:rsidRPr="00F07704" w:rsidRDefault="00487DFE" w:rsidP="00487DFE">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350085</w:t>
            </w:r>
          </w:p>
        </w:tc>
      </w:tr>
    </w:tbl>
    <w:p w14:paraId="099B2F2B" w14:textId="17E82B23" w:rsidR="00716E4A" w:rsidRPr="00F07704" w:rsidRDefault="00716E4A" w:rsidP="00716E4A">
      <w:pPr>
        <w:pStyle w:val="CitarTablas"/>
        <w:rPr>
          <w:lang w:val="es-US"/>
        </w:rPr>
      </w:pPr>
      <w:r w:rsidRPr="00F07704">
        <w:rPr>
          <w:lang w:val="es-US"/>
        </w:rPr>
        <w:t xml:space="preserve">Tabla x: Estadísticas descriptivas – </w:t>
      </w:r>
      <w:r w:rsidR="00E0247D" w:rsidRPr="00F07704">
        <w:rPr>
          <w:lang w:val="es-US"/>
        </w:rPr>
        <w:t>Créditos</w:t>
      </w:r>
      <w:r w:rsidRPr="00F07704">
        <w:rPr>
          <w:lang w:val="es-US"/>
        </w:rPr>
        <w:t xml:space="preserve"> de vivienda</w:t>
      </w:r>
      <w:r w:rsidR="000F6CB9" w:rsidRPr="00F07704">
        <w:rPr>
          <w:lang w:val="es-US"/>
        </w:rPr>
        <w:t xml:space="preserve"> </w:t>
      </w:r>
      <w:r w:rsidR="00D7690D" w:rsidRPr="00F07704">
        <w:rPr>
          <w:lang w:val="es-US"/>
        </w:rPr>
        <w:t>–</w:t>
      </w:r>
      <w:r w:rsidR="000F6CB9" w:rsidRPr="00F07704">
        <w:rPr>
          <w:lang w:val="es-US"/>
        </w:rPr>
        <w:t xml:space="preserve"> </w:t>
      </w:r>
      <w:r w:rsidR="00D7690D" w:rsidRPr="00F07704">
        <w:rPr>
          <w:lang w:val="es-US"/>
        </w:rPr>
        <w:t>Mujeres</w:t>
      </w:r>
      <w:r w:rsidRPr="00F07704">
        <w:rPr>
          <w:lang w:val="es-US"/>
        </w:rPr>
        <w:t xml:space="preserve"> totales por año</w:t>
      </w:r>
    </w:p>
    <w:p w14:paraId="53BCD03D" w14:textId="77777777" w:rsidR="00487DFE" w:rsidRPr="00F07704" w:rsidRDefault="00487DFE" w:rsidP="0011193E">
      <w:pPr>
        <w:pStyle w:val="Tesis4"/>
        <w:rPr>
          <w:lang w:val="es-US"/>
        </w:rPr>
      </w:pPr>
    </w:p>
    <w:p w14:paraId="6A5F5452" w14:textId="351C74DD" w:rsidR="00145915" w:rsidRPr="00EF432E" w:rsidRDefault="007E06F8" w:rsidP="007E06F8">
      <w:pPr>
        <w:rPr>
          <w:lang w:val="es-CO"/>
        </w:rPr>
      </w:pPr>
      <w:r w:rsidRPr="00EF432E">
        <w:rPr>
          <w:lang w:val="es-CO"/>
        </w:rPr>
        <w:t xml:space="preserve">Durante los periodos de estudio, el </w:t>
      </w:r>
      <w:r w:rsidR="00387F8B" w:rsidRPr="00EF432E">
        <w:rPr>
          <w:lang w:val="es-CO"/>
        </w:rPr>
        <w:t>promedio</w:t>
      </w:r>
      <w:r w:rsidRPr="00EF432E">
        <w:rPr>
          <w:lang w:val="es-CO"/>
        </w:rPr>
        <w:t xml:space="preserve"> de </w:t>
      </w:r>
      <w:r w:rsidR="00387F8B" w:rsidRPr="00EF432E">
        <w:rPr>
          <w:lang w:val="es-CO"/>
        </w:rPr>
        <w:t>créditos</w:t>
      </w:r>
      <w:r w:rsidRPr="00EF432E">
        <w:rPr>
          <w:lang w:val="es-CO"/>
        </w:rPr>
        <w:t xml:space="preserve"> hipotecarios emitidos a mujeres </w:t>
      </w:r>
      <w:r w:rsidR="00223248" w:rsidRPr="00EF432E">
        <w:rPr>
          <w:lang w:val="es-CO"/>
        </w:rPr>
        <w:t>equivale a 25</w:t>
      </w:r>
      <w:r w:rsidR="00373347" w:rsidRPr="00EF432E">
        <w:rPr>
          <w:lang w:val="es-CO"/>
        </w:rPr>
        <w:t xml:space="preserve">1,427 </w:t>
      </w:r>
      <w:r w:rsidR="00387F8B" w:rsidRPr="00EF432E">
        <w:rPr>
          <w:lang w:val="es-CO"/>
        </w:rPr>
        <w:t>créditos</w:t>
      </w:r>
      <w:r w:rsidR="00373347" w:rsidRPr="00EF432E">
        <w:rPr>
          <w:lang w:val="es-CO"/>
        </w:rPr>
        <w:t xml:space="preserve"> anuales</w:t>
      </w:r>
      <w:r w:rsidR="002E20B5" w:rsidRPr="00EF432E">
        <w:rPr>
          <w:lang w:val="es-CO"/>
        </w:rPr>
        <w:t xml:space="preserve">, emitiendo </w:t>
      </w:r>
      <w:r w:rsidR="00470A64" w:rsidRPr="00EF432E">
        <w:rPr>
          <w:lang w:val="es-CO"/>
        </w:rPr>
        <w:t>350,0</w:t>
      </w:r>
      <w:r w:rsidR="00A44CA9" w:rsidRPr="00EF432E">
        <w:rPr>
          <w:lang w:val="es-CO"/>
        </w:rPr>
        <w:t>85 durante el 2021</w:t>
      </w:r>
      <w:r w:rsidR="007A0974" w:rsidRPr="00EF432E">
        <w:rPr>
          <w:lang w:val="es-CO"/>
        </w:rPr>
        <w:t xml:space="preserve">. Durante el 2023, se emitió el menor </w:t>
      </w:r>
      <w:r w:rsidR="00387F8B" w:rsidRPr="00EF432E">
        <w:rPr>
          <w:lang w:val="es-CO"/>
        </w:rPr>
        <w:t>número</w:t>
      </w:r>
      <w:r w:rsidR="007A0974" w:rsidRPr="00EF432E">
        <w:rPr>
          <w:lang w:val="es-CO"/>
        </w:rPr>
        <w:t xml:space="preserve"> de </w:t>
      </w:r>
      <w:r w:rsidR="00387F8B" w:rsidRPr="00EF432E">
        <w:rPr>
          <w:lang w:val="es-CO"/>
        </w:rPr>
        <w:t>créditos</w:t>
      </w:r>
      <w:r w:rsidR="007A0974" w:rsidRPr="00EF432E">
        <w:rPr>
          <w:lang w:val="es-CO"/>
        </w:rPr>
        <w:t xml:space="preserve"> hipotecarios a mujeres, </w:t>
      </w:r>
      <w:r w:rsidR="00BD64D4" w:rsidRPr="00EF432E">
        <w:rPr>
          <w:lang w:val="es-CO"/>
        </w:rPr>
        <w:t>habiéndose emitido tan solo 175,362</w:t>
      </w:r>
      <w:r w:rsidR="00387F8B" w:rsidRPr="00EF432E">
        <w:rPr>
          <w:lang w:val="es-CO"/>
        </w:rPr>
        <w:t>.</w:t>
      </w:r>
    </w:p>
    <w:p w14:paraId="243B8B5A" w14:textId="77777777" w:rsidR="0011193E" w:rsidRPr="00F07704" w:rsidRDefault="0011193E" w:rsidP="0011193E">
      <w:pPr>
        <w:pStyle w:val="Tesis4"/>
        <w:rPr>
          <w:lang w:val="es-US"/>
        </w:rPr>
      </w:pPr>
    </w:p>
    <w:p w14:paraId="1B5DCAD2" w14:textId="77777777" w:rsidR="0011193E" w:rsidRPr="00F07704" w:rsidRDefault="0011193E" w:rsidP="0011193E">
      <w:pPr>
        <w:pStyle w:val="Tesis4"/>
        <w:rPr>
          <w:lang w:val="es-US"/>
        </w:rPr>
      </w:pPr>
      <w:bookmarkStart w:id="113" w:name="_Toc165963751"/>
      <w:r w:rsidRPr="00F07704">
        <w:rPr>
          <w:lang w:val="es-US"/>
        </w:rPr>
        <w:t>Interpretación de coeficiente</w:t>
      </w:r>
      <w:bookmarkEnd w:id="113"/>
    </w:p>
    <w:p w14:paraId="5920A48B" w14:textId="14D648C2" w:rsidR="0011193E" w:rsidRPr="00EF432E" w:rsidRDefault="00132094" w:rsidP="0011193E">
      <w:pPr>
        <w:rPr>
          <w:lang w:val="es-CO"/>
        </w:rPr>
      </w:pPr>
      <w:r w:rsidRPr="00EF432E">
        <w:rPr>
          <w:lang w:val="es-CO"/>
        </w:rPr>
        <w:lastRenderedPageBreak/>
        <w:t>Con un coeficiente</w:t>
      </w:r>
      <w:r w:rsidR="00B0319C" w:rsidRPr="00EF432E">
        <w:rPr>
          <w:lang w:val="es-CO"/>
        </w:rPr>
        <w:t xml:space="preserve"> de </w:t>
      </w:r>
      <w:r w:rsidR="00BE3CFD" w:rsidRPr="00EF432E">
        <w:rPr>
          <w:rFonts w:eastAsia="Times New Roman" w:cs="Times New Roman"/>
          <w:color w:val="000000"/>
          <w:sz w:val="22"/>
          <w:lang w:val="es-CO"/>
        </w:rPr>
        <w:t xml:space="preserve">0.0003337, </w:t>
      </w:r>
      <w:r w:rsidR="00A00519" w:rsidRPr="00EF432E">
        <w:rPr>
          <w:rFonts w:eastAsia="Times New Roman" w:cs="Times New Roman"/>
          <w:color w:val="000000"/>
          <w:sz w:val="22"/>
          <w:lang w:val="es-CO"/>
        </w:rPr>
        <w:t>l</w:t>
      </w:r>
      <w:r w:rsidR="005A4B46" w:rsidRPr="00EF432E">
        <w:rPr>
          <w:rFonts w:eastAsia="Times New Roman" w:cs="Times New Roman"/>
          <w:color w:val="000000"/>
          <w:sz w:val="22"/>
          <w:lang w:val="es-CO"/>
        </w:rPr>
        <w:t xml:space="preserve">a cantidad de créditos de vivienda </w:t>
      </w:r>
      <w:r w:rsidR="001550EA" w:rsidRPr="00EF432E">
        <w:rPr>
          <w:rFonts w:eastAsia="Times New Roman" w:cs="Times New Roman"/>
          <w:color w:val="000000"/>
          <w:sz w:val="22"/>
          <w:lang w:val="es-CO"/>
        </w:rPr>
        <w:t>emitidos a mujeres tienen un efecto positivo sobre el IIF</w:t>
      </w:r>
      <w:r w:rsidR="00A00519" w:rsidRPr="00EF432E">
        <w:rPr>
          <w:rFonts w:eastAsia="Times New Roman" w:cs="Times New Roman"/>
          <w:color w:val="000000"/>
          <w:sz w:val="22"/>
          <w:lang w:val="es-CO"/>
        </w:rPr>
        <w:t xml:space="preserve">. </w:t>
      </w:r>
      <w:r w:rsidR="00A00519" w:rsidRPr="00EF432E">
        <w:rPr>
          <w:lang w:val="es-CO"/>
        </w:rPr>
        <w:t xml:space="preserve">Esta variable se considera bastante importante debido a que </w:t>
      </w:r>
      <w:r w:rsidR="004A614E" w:rsidRPr="00EF432E">
        <w:rPr>
          <w:lang w:val="es-CO"/>
        </w:rPr>
        <w:t xml:space="preserve">este coeficiente </w:t>
      </w:r>
      <w:r w:rsidR="00390006" w:rsidRPr="00EF432E">
        <w:rPr>
          <w:lang w:val="es-CO"/>
        </w:rPr>
        <w:t xml:space="preserve">representa </w:t>
      </w:r>
      <w:r w:rsidR="00A00519" w:rsidRPr="00EF432E">
        <w:rPr>
          <w:lang w:val="es-CO"/>
        </w:rPr>
        <w:t>un incremento de 0.033 % del valor base en la variable de</w:t>
      </w:r>
      <w:r w:rsidR="004A614E" w:rsidRPr="00EF432E">
        <w:rPr>
          <w:lang w:val="es-CO"/>
        </w:rPr>
        <w:t xml:space="preserve">l </w:t>
      </w:r>
      <w:r w:rsidR="00C365CF" w:rsidRPr="00EF432E">
        <w:rPr>
          <w:lang w:val="es-CO"/>
        </w:rPr>
        <w:t>índice</w:t>
      </w:r>
      <w:r w:rsidR="004A614E" w:rsidRPr="00EF432E">
        <w:rPr>
          <w:lang w:val="es-CO"/>
        </w:rPr>
        <w:t xml:space="preserve"> de </w:t>
      </w:r>
      <w:r w:rsidR="00A00519" w:rsidRPr="00EF432E">
        <w:rPr>
          <w:lang w:val="es-CO"/>
        </w:rPr>
        <w:t>inclusión</w:t>
      </w:r>
      <w:r w:rsidR="004A614E" w:rsidRPr="00EF432E">
        <w:rPr>
          <w:lang w:val="es-CO"/>
        </w:rPr>
        <w:t xml:space="preserve"> financiera</w:t>
      </w:r>
      <w:r w:rsidR="00A00519" w:rsidRPr="00EF432E">
        <w:rPr>
          <w:lang w:val="es-CO"/>
        </w:rPr>
        <w:t xml:space="preserve">, por unidad de cambio en la variable de créditos mujer. Sin embargo, ya que la media de </w:t>
      </w:r>
      <w:proofErr w:type="gramStart"/>
      <w:r w:rsidR="00A00519" w:rsidRPr="00EF432E">
        <w:rPr>
          <w:lang w:val="es-CO"/>
        </w:rPr>
        <w:t>inclusión  es</w:t>
      </w:r>
      <w:proofErr w:type="gramEnd"/>
      <w:r w:rsidR="00A00519" w:rsidRPr="00EF432E">
        <w:rPr>
          <w:lang w:val="es-CO"/>
        </w:rPr>
        <w:t xml:space="preserve"> de </w:t>
      </w:r>
      <w:r w:rsidR="00345B43" w:rsidRPr="00EF432E">
        <w:rPr>
          <w:lang w:val="es-CO"/>
        </w:rPr>
        <w:t>42.95</w:t>
      </w:r>
      <w:r w:rsidR="00A00519" w:rsidRPr="00EF432E">
        <w:rPr>
          <w:lang w:val="es-CO"/>
        </w:rPr>
        <w:t>, se esperaría un aumento de (0.00033*</w:t>
      </w:r>
      <w:r w:rsidR="00345B43" w:rsidRPr="00EF432E">
        <w:rPr>
          <w:lang w:val="es-CO"/>
        </w:rPr>
        <w:t>42.95</w:t>
      </w:r>
      <w:r w:rsidR="00A00519" w:rsidRPr="00EF432E">
        <w:rPr>
          <w:lang w:val="es-CO"/>
        </w:rPr>
        <w:t>)= 0.0</w:t>
      </w:r>
      <w:r w:rsidR="00C365CF" w:rsidRPr="00EF432E">
        <w:rPr>
          <w:lang w:val="es-CO"/>
        </w:rPr>
        <w:t>143</w:t>
      </w:r>
      <w:r w:rsidR="00A00519" w:rsidRPr="00EF432E">
        <w:rPr>
          <w:lang w:val="es-CO"/>
        </w:rPr>
        <w:t xml:space="preserve"> en inclusión por periodo.</w:t>
      </w:r>
      <w:r w:rsidR="006C4803" w:rsidRPr="00EF432E">
        <w:rPr>
          <w:rFonts w:eastAsia="Times New Roman" w:cs="Times New Roman"/>
          <w:color w:val="000000"/>
          <w:sz w:val="22"/>
          <w:lang w:val="es-CO"/>
        </w:rPr>
        <w:t xml:space="preserve"> </w:t>
      </w:r>
    </w:p>
    <w:p w14:paraId="739994DD" w14:textId="77777777" w:rsidR="0011193E" w:rsidRPr="00EF432E" w:rsidRDefault="0011193E" w:rsidP="0011193E">
      <w:pPr>
        <w:rPr>
          <w:lang w:val="es-CO"/>
        </w:rPr>
      </w:pPr>
    </w:p>
    <w:p w14:paraId="65D45FA7" w14:textId="20267E25" w:rsidR="0011193E" w:rsidRPr="00F07704" w:rsidRDefault="00B42367" w:rsidP="0011193E">
      <w:pPr>
        <w:pStyle w:val="Tesis3"/>
        <w:rPr>
          <w:lang w:val="es-US"/>
        </w:rPr>
      </w:pPr>
      <w:bookmarkStart w:id="114" w:name="_Toc165963752"/>
      <w:r w:rsidRPr="00F07704">
        <w:rPr>
          <w:lang w:val="es-US"/>
        </w:rPr>
        <w:t>Créditos</w:t>
      </w:r>
      <w:r w:rsidR="0011193E" w:rsidRPr="00F07704">
        <w:rPr>
          <w:lang w:val="es-US"/>
        </w:rPr>
        <w:t xml:space="preserve"> de vivienda – </w:t>
      </w:r>
      <w:r w:rsidR="000B7EEE" w:rsidRPr="00F07704">
        <w:rPr>
          <w:lang w:val="es-US"/>
        </w:rPr>
        <w:t>Hombres</w:t>
      </w:r>
      <w:bookmarkEnd w:id="114"/>
    </w:p>
    <w:p w14:paraId="32B15EEF" w14:textId="27ECFD9A" w:rsidR="0011193E" w:rsidRPr="00EF432E" w:rsidRDefault="00AF39F0" w:rsidP="0011193E">
      <w:pPr>
        <w:rPr>
          <w:lang w:val="es-CO"/>
        </w:rPr>
      </w:pPr>
      <w:r w:rsidRPr="00EF432E">
        <w:rPr>
          <w:lang w:val="es-CO"/>
        </w:rPr>
        <w:t xml:space="preserve">Similarmente a la </w:t>
      </w:r>
      <w:r w:rsidR="00EB54E7" w:rsidRPr="00EF432E">
        <w:rPr>
          <w:lang w:val="es-CO"/>
        </w:rPr>
        <w:t>variable previa, la variable “</w:t>
      </w:r>
      <w:r w:rsidR="006B3551" w:rsidRPr="00EF432E">
        <w:rPr>
          <w:lang w:val="es-CO"/>
        </w:rPr>
        <w:t>Créditos</w:t>
      </w:r>
      <w:r w:rsidR="00EB54E7" w:rsidRPr="00EF432E">
        <w:rPr>
          <w:lang w:val="es-CO"/>
        </w:rPr>
        <w:t xml:space="preserve"> de Vivienda – Hombres” (</w:t>
      </w:r>
      <w:proofErr w:type="spellStart"/>
      <w:r w:rsidR="00EB54E7" w:rsidRPr="00EF432E">
        <w:rPr>
          <w:lang w:val="es-CO"/>
        </w:rPr>
        <w:t>CrVivHom</w:t>
      </w:r>
      <w:proofErr w:type="spellEnd"/>
      <w:r w:rsidR="00EB54E7" w:rsidRPr="00EF432E">
        <w:rPr>
          <w:lang w:val="es-CO"/>
        </w:rPr>
        <w:t>) representa la cantidad de créditos hipotecarios emitidos a hombres por las diferentes entidades bancarias.</w:t>
      </w:r>
      <w:r w:rsidR="00ED0782" w:rsidRPr="00EF432E">
        <w:rPr>
          <w:lang w:val="es-CO"/>
        </w:rPr>
        <w:t xml:space="preserve"> De igual manera, </w:t>
      </w:r>
      <w:r w:rsidR="0002035C" w:rsidRPr="00EF432E">
        <w:rPr>
          <w:lang w:val="es-CO"/>
        </w:rPr>
        <w:t>e</w:t>
      </w:r>
      <w:r w:rsidR="00ED0782" w:rsidRPr="00EF432E">
        <w:rPr>
          <w:lang w:val="es-CO"/>
        </w:rPr>
        <w:t xml:space="preserve">sta variable sigue un comportamiento similar a los créditos hipotecarios emitidos a mujeres, </w:t>
      </w:r>
      <w:r w:rsidR="00F93C08" w:rsidRPr="00EF432E">
        <w:rPr>
          <w:lang w:val="es-CO"/>
        </w:rPr>
        <w:t>presentando</w:t>
      </w:r>
      <w:r w:rsidR="00813743" w:rsidRPr="00EF432E">
        <w:rPr>
          <w:lang w:val="es-CO"/>
        </w:rPr>
        <w:t xml:space="preserve"> una </w:t>
      </w:r>
      <w:r w:rsidR="002B1B12" w:rsidRPr="00EF432E">
        <w:rPr>
          <w:lang w:val="es-CO"/>
        </w:rPr>
        <w:t>caída muy marcada para el 2023</w:t>
      </w:r>
      <w:r w:rsidR="00CF1493" w:rsidRPr="00EF432E">
        <w:rPr>
          <w:lang w:val="es-CO"/>
        </w:rPr>
        <w:t xml:space="preserve">, terminando incluso por debajo de </w:t>
      </w:r>
      <w:r w:rsidR="0049778D" w:rsidRPr="00EF432E">
        <w:rPr>
          <w:lang w:val="es-CO"/>
        </w:rPr>
        <w:t>la cantidad de créditos emitidos a mujeres</w:t>
      </w:r>
      <w:r w:rsidR="00425F7B" w:rsidRPr="00EF432E">
        <w:rPr>
          <w:lang w:val="es-CO"/>
        </w:rPr>
        <w:t xml:space="preserve">, en tan solo </w:t>
      </w:r>
      <w:r w:rsidR="003070CD" w:rsidRPr="00EF432E">
        <w:rPr>
          <w:lang w:val="es-CO"/>
        </w:rPr>
        <w:t>171,723</w:t>
      </w:r>
      <w:r w:rsidR="003B26FF" w:rsidRPr="00EF432E">
        <w:rPr>
          <w:lang w:val="es-CO"/>
        </w:rPr>
        <w:t>.</w:t>
      </w:r>
    </w:p>
    <w:p w14:paraId="403B3FC4" w14:textId="77777777" w:rsidR="005402C7" w:rsidRPr="00EF432E" w:rsidRDefault="005402C7" w:rsidP="0011193E">
      <w:pPr>
        <w:rPr>
          <w:lang w:val="es-CO"/>
        </w:rPr>
      </w:pPr>
    </w:p>
    <w:p w14:paraId="4ECD9DD1" w14:textId="77777777" w:rsidR="0011193E" w:rsidRPr="00F07704" w:rsidRDefault="0011193E" w:rsidP="0011193E">
      <w:pPr>
        <w:pStyle w:val="Tesis4"/>
        <w:rPr>
          <w:lang w:val="es-US"/>
        </w:rPr>
      </w:pPr>
      <w:bookmarkStart w:id="115" w:name="_Toc165963753"/>
      <w:r w:rsidRPr="00F07704">
        <w:rPr>
          <w:lang w:val="es-US"/>
        </w:rPr>
        <w:t>Estadísticas descriptivas</w:t>
      </w:r>
      <w:bookmarkEnd w:id="115"/>
    </w:p>
    <w:tbl>
      <w:tblPr>
        <w:tblW w:w="9420" w:type="dxa"/>
        <w:tblLook w:val="04A0" w:firstRow="1" w:lastRow="0" w:firstColumn="1" w:lastColumn="0" w:noHBand="0" w:noVBand="1"/>
      </w:tblPr>
      <w:tblGrid>
        <w:gridCol w:w="1400"/>
        <w:gridCol w:w="987"/>
        <w:gridCol w:w="1426"/>
        <w:gridCol w:w="1549"/>
        <w:gridCol w:w="1171"/>
        <w:gridCol w:w="1536"/>
        <w:gridCol w:w="1351"/>
      </w:tblGrid>
      <w:tr w:rsidR="00B5187C" w:rsidRPr="00946467" w14:paraId="29C545DC" w14:textId="77777777" w:rsidTr="00B5187C">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24217F2C" w14:textId="77777777" w:rsidR="00B5187C" w:rsidRPr="00F07704" w:rsidRDefault="00B5187C" w:rsidP="00B5187C">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34187820"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 Descriptiva</w:t>
            </w:r>
          </w:p>
        </w:tc>
      </w:tr>
      <w:tr w:rsidR="00B5187C" w:rsidRPr="00946467" w14:paraId="1242ADD4" w14:textId="77777777" w:rsidTr="00B5187C">
        <w:trPr>
          <w:trHeight w:val="288"/>
        </w:trPr>
        <w:tc>
          <w:tcPr>
            <w:tcW w:w="1400" w:type="dxa"/>
            <w:vMerge/>
            <w:tcBorders>
              <w:top w:val="single" w:sz="4" w:space="0" w:color="auto"/>
              <w:left w:val="nil"/>
              <w:bottom w:val="nil"/>
              <w:right w:val="single" w:sz="4" w:space="0" w:color="auto"/>
            </w:tcBorders>
            <w:vAlign w:val="center"/>
            <w:hideMark/>
          </w:tcPr>
          <w:p w14:paraId="1015C16C" w14:textId="77777777" w:rsidR="00B5187C" w:rsidRPr="00F07704" w:rsidRDefault="00B5187C" w:rsidP="00B5187C">
            <w:pPr>
              <w:spacing w:line="240" w:lineRule="auto"/>
              <w:ind w:firstLine="0"/>
              <w:jc w:val="left"/>
              <w:rPr>
                <w:rFonts w:eastAsia="Times New Roman" w:cs="Times New Roman"/>
                <w:b/>
                <w:color w:val="000000"/>
                <w:sz w:val="22"/>
              </w:rPr>
            </w:pPr>
          </w:p>
        </w:tc>
        <w:tc>
          <w:tcPr>
            <w:tcW w:w="987" w:type="dxa"/>
            <w:tcBorders>
              <w:top w:val="nil"/>
              <w:left w:val="nil"/>
              <w:bottom w:val="nil"/>
              <w:right w:val="nil"/>
            </w:tcBorders>
            <w:shd w:val="clear" w:color="auto" w:fill="auto"/>
            <w:noWrap/>
            <w:vAlign w:val="center"/>
            <w:hideMark/>
          </w:tcPr>
          <w:p w14:paraId="2DA9FE10"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426" w:type="dxa"/>
            <w:tcBorders>
              <w:top w:val="nil"/>
              <w:left w:val="nil"/>
              <w:bottom w:val="nil"/>
              <w:right w:val="nil"/>
            </w:tcBorders>
            <w:shd w:val="clear" w:color="auto" w:fill="auto"/>
            <w:noWrap/>
            <w:vAlign w:val="center"/>
            <w:hideMark/>
          </w:tcPr>
          <w:p w14:paraId="6D847DA2"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549" w:type="dxa"/>
            <w:tcBorders>
              <w:top w:val="nil"/>
              <w:left w:val="nil"/>
              <w:bottom w:val="nil"/>
              <w:right w:val="nil"/>
            </w:tcBorders>
            <w:shd w:val="clear" w:color="auto" w:fill="auto"/>
            <w:noWrap/>
            <w:vAlign w:val="center"/>
            <w:hideMark/>
          </w:tcPr>
          <w:p w14:paraId="0ED4972E"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171" w:type="dxa"/>
            <w:tcBorders>
              <w:top w:val="nil"/>
              <w:left w:val="nil"/>
              <w:bottom w:val="nil"/>
              <w:right w:val="nil"/>
            </w:tcBorders>
            <w:shd w:val="clear" w:color="auto" w:fill="auto"/>
            <w:noWrap/>
            <w:vAlign w:val="center"/>
            <w:hideMark/>
          </w:tcPr>
          <w:p w14:paraId="0CB885C6"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536" w:type="dxa"/>
            <w:tcBorders>
              <w:top w:val="nil"/>
              <w:left w:val="nil"/>
              <w:bottom w:val="nil"/>
              <w:right w:val="nil"/>
            </w:tcBorders>
            <w:shd w:val="clear" w:color="auto" w:fill="auto"/>
            <w:noWrap/>
            <w:vAlign w:val="center"/>
            <w:hideMark/>
          </w:tcPr>
          <w:p w14:paraId="1DF0AA0A"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351" w:type="dxa"/>
            <w:tcBorders>
              <w:top w:val="nil"/>
              <w:left w:val="nil"/>
              <w:bottom w:val="nil"/>
              <w:right w:val="nil"/>
            </w:tcBorders>
            <w:shd w:val="clear" w:color="auto" w:fill="auto"/>
            <w:noWrap/>
            <w:vAlign w:val="center"/>
            <w:hideMark/>
          </w:tcPr>
          <w:p w14:paraId="34B80272" w14:textId="77777777" w:rsidR="00B5187C" w:rsidRPr="00F07704" w:rsidRDefault="00B5187C" w:rsidP="00B5187C">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B5187C" w:rsidRPr="00946467" w14:paraId="2D81CFF9" w14:textId="77777777" w:rsidTr="00B5187C">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23134C66" w14:textId="77777777" w:rsidR="00B5187C" w:rsidRPr="00F07704" w:rsidRDefault="00B5187C" w:rsidP="00B5187C">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CrVivHom</w:t>
            </w:r>
            <w:proofErr w:type="spellEnd"/>
          </w:p>
        </w:tc>
        <w:tc>
          <w:tcPr>
            <w:tcW w:w="987" w:type="dxa"/>
            <w:tcBorders>
              <w:top w:val="single" w:sz="4" w:space="0" w:color="auto"/>
              <w:left w:val="nil"/>
              <w:bottom w:val="single" w:sz="4" w:space="0" w:color="auto"/>
              <w:right w:val="nil"/>
            </w:tcBorders>
            <w:shd w:val="clear" w:color="auto" w:fill="auto"/>
            <w:noWrap/>
            <w:vAlign w:val="center"/>
            <w:hideMark/>
          </w:tcPr>
          <w:p w14:paraId="3666A93E" w14:textId="77777777" w:rsidR="00B5187C" w:rsidRPr="00F07704" w:rsidRDefault="00B5187C" w:rsidP="00B5187C">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42</w:t>
            </w:r>
          </w:p>
        </w:tc>
        <w:tc>
          <w:tcPr>
            <w:tcW w:w="1426" w:type="dxa"/>
            <w:tcBorders>
              <w:top w:val="single" w:sz="4" w:space="0" w:color="auto"/>
              <w:left w:val="nil"/>
              <w:bottom w:val="single" w:sz="4" w:space="0" w:color="auto"/>
              <w:right w:val="nil"/>
            </w:tcBorders>
            <w:shd w:val="clear" w:color="auto" w:fill="auto"/>
            <w:noWrap/>
            <w:vAlign w:val="center"/>
            <w:hideMark/>
          </w:tcPr>
          <w:p w14:paraId="1B776E3E" w14:textId="77777777" w:rsidR="00B5187C" w:rsidRPr="00F07704" w:rsidRDefault="00B5187C" w:rsidP="00B5187C">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2373</w:t>
            </w:r>
          </w:p>
        </w:tc>
        <w:tc>
          <w:tcPr>
            <w:tcW w:w="1549" w:type="dxa"/>
            <w:tcBorders>
              <w:top w:val="single" w:sz="4" w:space="0" w:color="auto"/>
              <w:left w:val="nil"/>
              <w:bottom w:val="single" w:sz="4" w:space="0" w:color="auto"/>
              <w:right w:val="nil"/>
            </w:tcBorders>
            <w:shd w:val="clear" w:color="auto" w:fill="auto"/>
            <w:noWrap/>
            <w:vAlign w:val="center"/>
            <w:hideMark/>
          </w:tcPr>
          <w:p w14:paraId="4FCCF546" w14:textId="77777777" w:rsidR="00B5187C" w:rsidRPr="00F07704" w:rsidRDefault="00B5187C" w:rsidP="00B5187C">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7404</w:t>
            </w:r>
          </w:p>
        </w:tc>
        <w:tc>
          <w:tcPr>
            <w:tcW w:w="1171" w:type="dxa"/>
            <w:tcBorders>
              <w:top w:val="single" w:sz="4" w:space="0" w:color="auto"/>
              <w:left w:val="nil"/>
              <w:bottom w:val="single" w:sz="4" w:space="0" w:color="auto"/>
              <w:right w:val="nil"/>
            </w:tcBorders>
            <w:shd w:val="clear" w:color="auto" w:fill="auto"/>
            <w:noWrap/>
            <w:vAlign w:val="center"/>
            <w:hideMark/>
          </w:tcPr>
          <w:p w14:paraId="04EA537A" w14:textId="77777777" w:rsidR="00B5187C" w:rsidRPr="00F07704" w:rsidRDefault="00B5187C" w:rsidP="00B5187C">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20446</w:t>
            </w:r>
          </w:p>
        </w:tc>
        <w:tc>
          <w:tcPr>
            <w:tcW w:w="1536" w:type="dxa"/>
            <w:tcBorders>
              <w:top w:val="single" w:sz="4" w:space="0" w:color="auto"/>
              <w:left w:val="nil"/>
              <w:bottom w:val="single" w:sz="4" w:space="0" w:color="auto"/>
              <w:right w:val="nil"/>
            </w:tcBorders>
            <w:shd w:val="clear" w:color="auto" w:fill="auto"/>
            <w:noWrap/>
            <w:vAlign w:val="center"/>
            <w:hideMark/>
          </w:tcPr>
          <w:p w14:paraId="2C912904" w14:textId="77777777" w:rsidR="00B5187C" w:rsidRPr="00F07704" w:rsidRDefault="00B5187C" w:rsidP="00B5187C">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29781</w:t>
            </w:r>
          </w:p>
        </w:tc>
        <w:tc>
          <w:tcPr>
            <w:tcW w:w="1351" w:type="dxa"/>
            <w:tcBorders>
              <w:top w:val="single" w:sz="4" w:space="0" w:color="auto"/>
              <w:left w:val="nil"/>
              <w:bottom w:val="single" w:sz="4" w:space="0" w:color="auto"/>
              <w:right w:val="nil"/>
            </w:tcBorders>
            <w:shd w:val="clear" w:color="auto" w:fill="auto"/>
            <w:noWrap/>
            <w:vAlign w:val="center"/>
            <w:hideMark/>
          </w:tcPr>
          <w:p w14:paraId="57DF530C" w14:textId="77777777" w:rsidR="00B5187C" w:rsidRPr="00F07704" w:rsidRDefault="00B5187C" w:rsidP="00B5187C">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118227</w:t>
            </w:r>
          </w:p>
        </w:tc>
      </w:tr>
    </w:tbl>
    <w:p w14:paraId="24DAA6AA" w14:textId="5E48284C" w:rsidR="00D7690D" w:rsidRPr="00F07704" w:rsidRDefault="00D7690D" w:rsidP="00D7690D">
      <w:pPr>
        <w:pStyle w:val="CitarTablas"/>
        <w:rPr>
          <w:lang w:val="es-US"/>
        </w:rPr>
      </w:pPr>
      <w:r w:rsidRPr="00F07704">
        <w:rPr>
          <w:lang w:val="es-US"/>
        </w:rPr>
        <w:t xml:space="preserve">Tabla x: Estadísticas Descriptivas – </w:t>
      </w:r>
      <w:r w:rsidR="00C53250" w:rsidRPr="00F07704">
        <w:rPr>
          <w:lang w:val="es-US"/>
        </w:rPr>
        <w:t>Créditos</w:t>
      </w:r>
      <w:r w:rsidRPr="00F07704">
        <w:rPr>
          <w:lang w:val="es-US"/>
        </w:rPr>
        <w:t xml:space="preserve"> de vivienda – Hombres por entidad y año</w:t>
      </w:r>
    </w:p>
    <w:p w14:paraId="412C4BC5" w14:textId="77777777" w:rsidR="0011193E" w:rsidRPr="00F07704" w:rsidRDefault="0011193E" w:rsidP="0011193E">
      <w:pPr>
        <w:pStyle w:val="Tesis4"/>
        <w:rPr>
          <w:lang w:val="es-US"/>
        </w:rPr>
      </w:pPr>
    </w:p>
    <w:p w14:paraId="5B638D2C" w14:textId="54C11E5E" w:rsidR="0011193E" w:rsidRPr="00F07704" w:rsidRDefault="004C06CE" w:rsidP="004C06CE">
      <w:r w:rsidRPr="00EF432E">
        <w:rPr>
          <w:lang w:val="es-CO"/>
        </w:rPr>
        <w:t>Todas las entidades bancarias estudiadas emiten créditos hipotecarios a hombres</w:t>
      </w:r>
      <w:r w:rsidR="00A54B65" w:rsidRPr="00EF432E">
        <w:rPr>
          <w:lang w:val="es-CO"/>
        </w:rPr>
        <w:t xml:space="preserve">. De estas, el mínimo </w:t>
      </w:r>
      <w:r w:rsidR="00A43494" w:rsidRPr="00EF432E">
        <w:rPr>
          <w:lang w:val="es-CO"/>
        </w:rPr>
        <w:t xml:space="preserve">pertenece a </w:t>
      </w:r>
      <w:proofErr w:type="spellStart"/>
      <w:r w:rsidR="00A43494" w:rsidRPr="00EF432E">
        <w:rPr>
          <w:lang w:val="es-CO"/>
        </w:rPr>
        <w:t>Mibanco</w:t>
      </w:r>
      <w:proofErr w:type="spellEnd"/>
      <w:r w:rsidR="00A43494" w:rsidRPr="00EF432E">
        <w:rPr>
          <w:lang w:val="es-CO"/>
        </w:rPr>
        <w:t xml:space="preserve"> S.A. en 2023</w:t>
      </w:r>
      <w:r w:rsidR="001F6C61" w:rsidRPr="00EF432E">
        <w:rPr>
          <w:lang w:val="es-CO"/>
        </w:rPr>
        <w:t xml:space="preserve">, al igual que en el caso de los créditos emitidos a mujeres. </w:t>
      </w:r>
      <w:r w:rsidR="003C31C9" w:rsidRPr="00F07704">
        <w:t xml:space="preserve">El </w:t>
      </w:r>
      <w:proofErr w:type="spellStart"/>
      <w:r w:rsidR="003C31C9" w:rsidRPr="00F07704">
        <w:t>máximo</w:t>
      </w:r>
      <w:proofErr w:type="spellEnd"/>
      <w:r w:rsidR="003C31C9" w:rsidRPr="00F07704">
        <w:t xml:space="preserve"> </w:t>
      </w:r>
      <w:r w:rsidR="00033E46" w:rsidRPr="00F07704">
        <w:t>de 118,</w:t>
      </w:r>
      <w:r w:rsidR="00A734F9" w:rsidRPr="00F07704">
        <w:t>227 pertenece a Bancolombia en el año 2021.</w:t>
      </w:r>
    </w:p>
    <w:p w14:paraId="049F4264" w14:textId="77777777" w:rsidR="008D03DA" w:rsidRPr="00F07704" w:rsidRDefault="008D03DA" w:rsidP="0011193E">
      <w:pPr>
        <w:pStyle w:val="Tesis4"/>
        <w:rPr>
          <w:lang w:val="es-US"/>
        </w:rPr>
      </w:pPr>
    </w:p>
    <w:tbl>
      <w:tblPr>
        <w:tblW w:w="9420" w:type="dxa"/>
        <w:tblLook w:val="04A0" w:firstRow="1" w:lastRow="0" w:firstColumn="1" w:lastColumn="0" w:noHBand="0" w:noVBand="1"/>
      </w:tblPr>
      <w:tblGrid>
        <w:gridCol w:w="1400"/>
        <w:gridCol w:w="1158"/>
        <w:gridCol w:w="1609"/>
        <w:gridCol w:w="1328"/>
        <w:gridCol w:w="1158"/>
        <w:gridCol w:w="1609"/>
        <w:gridCol w:w="1158"/>
      </w:tblGrid>
      <w:tr w:rsidR="00D7690D" w:rsidRPr="00946467" w14:paraId="6ABB4F1C" w14:textId="77777777" w:rsidTr="00D7690D">
        <w:trPr>
          <w:trHeight w:val="288"/>
        </w:trPr>
        <w:tc>
          <w:tcPr>
            <w:tcW w:w="1400" w:type="dxa"/>
            <w:vMerge w:val="restart"/>
            <w:tcBorders>
              <w:top w:val="single" w:sz="4" w:space="0" w:color="auto"/>
              <w:left w:val="nil"/>
              <w:bottom w:val="nil"/>
              <w:right w:val="single" w:sz="4" w:space="0" w:color="auto"/>
            </w:tcBorders>
            <w:shd w:val="clear" w:color="auto" w:fill="auto"/>
            <w:noWrap/>
            <w:vAlign w:val="center"/>
            <w:hideMark/>
          </w:tcPr>
          <w:p w14:paraId="6E3944C9" w14:textId="77777777" w:rsidR="00D7690D" w:rsidRPr="00F07704" w:rsidRDefault="00D7690D" w:rsidP="00D7690D">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020" w:type="dxa"/>
            <w:gridSpan w:val="6"/>
            <w:tcBorders>
              <w:top w:val="single" w:sz="4" w:space="0" w:color="auto"/>
              <w:left w:val="nil"/>
              <w:bottom w:val="nil"/>
              <w:right w:val="nil"/>
            </w:tcBorders>
            <w:shd w:val="clear" w:color="auto" w:fill="auto"/>
            <w:noWrap/>
            <w:vAlign w:val="center"/>
            <w:hideMark/>
          </w:tcPr>
          <w:p w14:paraId="2610B9F9" w14:textId="7538E04B"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Estadística</w:t>
            </w:r>
            <w:r w:rsidR="004A48CA" w:rsidRPr="00F07704">
              <w:rPr>
                <w:rFonts w:eastAsia="Times New Roman" w:cs="Times New Roman"/>
                <w:b/>
                <w:color w:val="000000"/>
                <w:sz w:val="20"/>
                <w:szCs w:val="20"/>
              </w:rPr>
              <w:t>s</w:t>
            </w:r>
            <w:r w:rsidRPr="00F07704">
              <w:rPr>
                <w:rFonts w:eastAsia="Times New Roman" w:cs="Times New Roman"/>
                <w:b/>
                <w:color w:val="000000"/>
                <w:sz w:val="20"/>
                <w:szCs w:val="20"/>
              </w:rPr>
              <w:t xml:space="preserve"> Descriptiva</w:t>
            </w:r>
            <w:r w:rsidR="004A48CA" w:rsidRPr="00F07704">
              <w:rPr>
                <w:rFonts w:eastAsia="Times New Roman" w:cs="Times New Roman"/>
                <w:b/>
                <w:color w:val="000000"/>
                <w:sz w:val="20"/>
                <w:szCs w:val="20"/>
              </w:rPr>
              <w:t>s</w:t>
            </w:r>
          </w:p>
        </w:tc>
      </w:tr>
      <w:tr w:rsidR="00D7690D" w:rsidRPr="00946467" w14:paraId="61D81D23" w14:textId="77777777" w:rsidTr="00D7690D">
        <w:trPr>
          <w:trHeight w:val="288"/>
        </w:trPr>
        <w:tc>
          <w:tcPr>
            <w:tcW w:w="1400" w:type="dxa"/>
            <w:vMerge/>
            <w:tcBorders>
              <w:top w:val="single" w:sz="4" w:space="0" w:color="auto"/>
              <w:left w:val="nil"/>
              <w:bottom w:val="nil"/>
              <w:right w:val="single" w:sz="4" w:space="0" w:color="auto"/>
            </w:tcBorders>
            <w:vAlign w:val="center"/>
            <w:hideMark/>
          </w:tcPr>
          <w:p w14:paraId="2ED6D438" w14:textId="77777777" w:rsidR="00D7690D" w:rsidRPr="00F07704" w:rsidRDefault="00D7690D" w:rsidP="00D7690D">
            <w:pPr>
              <w:spacing w:line="240" w:lineRule="auto"/>
              <w:ind w:firstLine="0"/>
              <w:jc w:val="left"/>
              <w:rPr>
                <w:rFonts w:eastAsia="Times New Roman" w:cs="Times New Roman"/>
                <w:b/>
                <w:color w:val="000000"/>
                <w:sz w:val="22"/>
              </w:rPr>
            </w:pPr>
          </w:p>
        </w:tc>
        <w:tc>
          <w:tcPr>
            <w:tcW w:w="1158" w:type="dxa"/>
            <w:tcBorders>
              <w:top w:val="nil"/>
              <w:left w:val="nil"/>
              <w:bottom w:val="nil"/>
              <w:right w:val="nil"/>
            </w:tcBorders>
            <w:shd w:val="clear" w:color="auto" w:fill="auto"/>
            <w:noWrap/>
            <w:vAlign w:val="center"/>
            <w:hideMark/>
          </w:tcPr>
          <w:p w14:paraId="0298232B" w14:textId="77777777"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Min.   </w:t>
            </w:r>
          </w:p>
        </w:tc>
        <w:tc>
          <w:tcPr>
            <w:tcW w:w="1609" w:type="dxa"/>
            <w:tcBorders>
              <w:top w:val="nil"/>
              <w:left w:val="nil"/>
              <w:bottom w:val="nil"/>
              <w:right w:val="nil"/>
            </w:tcBorders>
            <w:shd w:val="clear" w:color="auto" w:fill="auto"/>
            <w:noWrap/>
            <w:vAlign w:val="center"/>
            <w:hideMark/>
          </w:tcPr>
          <w:p w14:paraId="2189CC4A" w14:textId="77777777"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1st Qu.</w:t>
            </w:r>
          </w:p>
        </w:tc>
        <w:tc>
          <w:tcPr>
            <w:tcW w:w="1328" w:type="dxa"/>
            <w:tcBorders>
              <w:top w:val="nil"/>
              <w:left w:val="nil"/>
              <w:bottom w:val="nil"/>
              <w:right w:val="nil"/>
            </w:tcBorders>
            <w:shd w:val="clear" w:color="auto" w:fill="auto"/>
            <w:noWrap/>
            <w:vAlign w:val="center"/>
            <w:hideMark/>
          </w:tcPr>
          <w:p w14:paraId="3E6EF80B" w14:textId="77777777"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Median </w:t>
            </w:r>
          </w:p>
        </w:tc>
        <w:tc>
          <w:tcPr>
            <w:tcW w:w="1158" w:type="dxa"/>
            <w:tcBorders>
              <w:top w:val="nil"/>
              <w:left w:val="nil"/>
              <w:bottom w:val="nil"/>
              <w:right w:val="nil"/>
            </w:tcBorders>
            <w:shd w:val="clear" w:color="auto" w:fill="auto"/>
            <w:noWrap/>
            <w:vAlign w:val="center"/>
            <w:hideMark/>
          </w:tcPr>
          <w:p w14:paraId="422EA193" w14:textId="77777777"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Mean   </w:t>
            </w:r>
          </w:p>
        </w:tc>
        <w:tc>
          <w:tcPr>
            <w:tcW w:w="1609" w:type="dxa"/>
            <w:tcBorders>
              <w:top w:val="nil"/>
              <w:left w:val="nil"/>
              <w:bottom w:val="nil"/>
              <w:right w:val="nil"/>
            </w:tcBorders>
            <w:shd w:val="clear" w:color="auto" w:fill="auto"/>
            <w:noWrap/>
            <w:vAlign w:val="center"/>
            <w:hideMark/>
          </w:tcPr>
          <w:p w14:paraId="11F96D9B" w14:textId="77777777"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3rd Qu.</w:t>
            </w:r>
          </w:p>
        </w:tc>
        <w:tc>
          <w:tcPr>
            <w:tcW w:w="1158" w:type="dxa"/>
            <w:tcBorders>
              <w:top w:val="nil"/>
              <w:left w:val="nil"/>
              <w:bottom w:val="nil"/>
              <w:right w:val="nil"/>
            </w:tcBorders>
            <w:shd w:val="clear" w:color="auto" w:fill="auto"/>
            <w:noWrap/>
            <w:vAlign w:val="center"/>
            <w:hideMark/>
          </w:tcPr>
          <w:p w14:paraId="28EE87AF" w14:textId="77777777" w:rsidR="00D7690D" w:rsidRPr="00F07704" w:rsidRDefault="00D7690D" w:rsidP="00D7690D">
            <w:pPr>
              <w:spacing w:line="240" w:lineRule="auto"/>
              <w:ind w:firstLine="0"/>
              <w:jc w:val="center"/>
              <w:rPr>
                <w:rFonts w:eastAsia="Times New Roman" w:cs="Times New Roman"/>
                <w:b/>
                <w:color w:val="000000"/>
                <w:sz w:val="20"/>
                <w:szCs w:val="20"/>
              </w:rPr>
            </w:pPr>
            <w:r w:rsidRPr="00F07704">
              <w:rPr>
                <w:rFonts w:eastAsia="Times New Roman" w:cs="Times New Roman"/>
                <w:b/>
                <w:color w:val="000000"/>
                <w:sz w:val="20"/>
                <w:szCs w:val="20"/>
              </w:rPr>
              <w:t xml:space="preserve">Max.   </w:t>
            </w:r>
          </w:p>
        </w:tc>
      </w:tr>
      <w:tr w:rsidR="00D7690D" w:rsidRPr="00946467" w14:paraId="09975C5D" w14:textId="77777777" w:rsidTr="00D7690D">
        <w:trPr>
          <w:trHeight w:val="288"/>
        </w:trPr>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3AE2BC61" w14:textId="77777777" w:rsidR="00D7690D" w:rsidRPr="00F07704" w:rsidRDefault="00D7690D" w:rsidP="00D7690D">
            <w:pPr>
              <w:spacing w:line="240" w:lineRule="auto"/>
              <w:ind w:firstLine="0"/>
              <w:jc w:val="center"/>
              <w:rPr>
                <w:rFonts w:eastAsia="Times New Roman" w:cs="Times New Roman"/>
                <w:b/>
                <w:color w:val="000000"/>
                <w:sz w:val="20"/>
                <w:szCs w:val="20"/>
              </w:rPr>
            </w:pPr>
            <w:proofErr w:type="spellStart"/>
            <w:r w:rsidRPr="00F07704">
              <w:rPr>
                <w:rFonts w:eastAsia="Times New Roman" w:cs="Times New Roman"/>
                <w:b/>
                <w:color w:val="000000"/>
                <w:sz w:val="20"/>
                <w:szCs w:val="20"/>
              </w:rPr>
              <w:t>CrVivHom</w:t>
            </w:r>
            <w:proofErr w:type="spellEnd"/>
          </w:p>
        </w:tc>
        <w:tc>
          <w:tcPr>
            <w:tcW w:w="1158" w:type="dxa"/>
            <w:tcBorders>
              <w:top w:val="single" w:sz="4" w:space="0" w:color="auto"/>
              <w:left w:val="nil"/>
              <w:bottom w:val="single" w:sz="4" w:space="0" w:color="auto"/>
              <w:right w:val="nil"/>
            </w:tcBorders>
            <w:shd w:val="clear" w:color="auto" w:fill="auto"/>
            <w:noWrap/>
            <w:vAlign w:val="center"/>
            <w:hideMark/>
          </w:tcPr>
          <w:p w14:paraId="2761A7F6" w14:textId="77777777" w:rsidR="00D7690D" w:rsidRPr="00F07704" w:rsidRDefault="00D7690D" w:rsidP="00D7690D">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171723</w:t>
            </w:r>
          </w:p>
        </w:tc>
        <w:tc>
          <w:tcPr>
            <w:tcW w:w="1609" w:type="dxa"/>
            <w:tcBorders>
              <w:top w:val="single" w:sz="4" w:space="0" w:color="auto"/>
              <w:left w:val="nil"/>
              <w:bottom w:val="single" w:sz="4" w:space="0" w:color="auto"/>
              <w:right w:val="nil"/>
            </w:tcBorders>
            <w:shd w:val="clear" w:color="auto" w:fill="auto"/>
            <w:noWrap/>
            <w:vAlign w:val="center"/>
            <w:hideMark/>
          </w:tcPr>
          <w:p w14:paraId="68755039" w14:textId="77777777" w:rsidR="00D7690D" w:rsidRPr="00F07704" w:rsidRDefault="00D7690D" w:rsidP="00D7690D">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244257.75</w:t>
            </w:r>
          </w:p>
        </w:tc>
        <w:tc>
          <w:tcPr>
            <w:tcW w:w="1328" w:type="dxa"/>
            <w:tcBorders>
              <w:top w:val="single" w:sz="4" w:space="0" w:color="auto"/>
              <w:left w:val="nil"/>
              <w:bottom w:val="single" w:sz="4" w:space="0" w:color="auto"/>
              <w:right w:val="nil"/>
            </w:tcBorders>
            <w:shd w:val="clear" w:color="auto" w:fill="auto"/>
            <w:noWrap/>
            <w:vAlign w:val="center"/>
            <w:hideMark/>
          </w:tcPr>
          <w:p w14:paraId="77937BF6" w14:textId="77777777" w:rsidR="00D7690D" w:rsidRPr="00F07704" w:rsidRDefault="00D7690D" w:rsidP="00D7690D">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266661</w:t>
            </w:r>
          </w:p>
        </w:tc>
        <w:tc>
          <w:tcPr>
            <w:tcW w:w="1158" w:type="dxa"/>
            <w:tcBorders>
              <w:top w:val="single" w:sz="4" w:space="0" w:color="auto"/>
              <w:left w:val="nil"/>
              <w:bottom w:val="single" w:sz="4" w:space="0" w:color="auto"/>
              <w:right w:val="nil"/>
            </w:tcBorders>
            <w:shd w:val="clear" w:color="auto" w:fill="auto"/>
            <w:noWrap/>
            <w:vAlign w:val="center"/>
            <w:hideMark/>
          </w:tcPr>
          <w:p w14:paraId="700783BA" w14:textId="77777777" w:rsidR="00D7690D" w:rsidRPr="00F07704" w:rsidRDefault="00D7690D" w:rsidP="00D7690D">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265797</w:t>
            </w:r>
          </w:p>
        </w:tc>
        <w:tc>
          <w:tcPr>
            <w:tcW w:w="1609" w:type="dxa"/>
            <w:tcBorders>
              <w:top w:val="single" w:sz="4" w:space="0" w:color="auto"/>
              <w:left w:val="nil"/>
              <w:bottom w:val="single" w:sz="4" w:space="0" w:color="auto"/>
              <w:right w:val="nil"/>
            </w:tcBorders>
            <w:shd w:val="clear" w:color="auto" w:fill="auto"/>
            <w:noWrap/>
            <w:vAlign w:val="center"/>
            <w:hideMark/>
          </w:tcPr>
          <w:p w14:paraId="6B555E0B" w14:textId="77777777" w:rsidR="00D7690D" w:rsidRPr="00F07704" w:rsidRDefault="00D7690D" w:rsidP="00D7690D">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288623.25</w:t>
            </w:r>
          </w:p>
        </w:tc>
        <w:tc>
          <w:tcPr>
            <w:tcW w:w="1158" w:type="dxa"/>
            <w:tcBorders>
              <w:top w:val="single" w:sz="4" w:space="0" w:color="auto"/>
              <w:left w:val="nil"/>
              <w:bottom w:val="single" w:sz="4" w:space="0" w:color="auto"/>
              <w:right w:val="nil"/>
            </w:tcBorders>
            <w:shd w:val="clear" w:color="auto" w:fill="auto"/>
            <w:noWrap/>
            <w:vAlign w:val="center"/>
            <w:hideMark/>
          </w:tcPr>
          <w:p w14:paraId="4505C65B" w14:textId="77777777" w:rsidR="00D7690D" w:rsidRPr="00F07704" w:rsidRDefault="00D7690D" w:rsidP="00D7690D">
            <w:pPr>
              <w:spacing w:line="240" w:lineRule="auto"/>
              <w:ind w:firstLine="0"/>
              <w:jc w:val="center"/>
              <w:rPr>
                <w:rFonts w:eastAsia="Times New Roman" w:cs="Times New Roman"/>
                <w:color w:val="000000"/>
                <w:sz w:val="20"/>
                <w:szCs w:val="20"/>
              </w:rPr>
            </w:pPr>
            <w:r w:rsidRPr="00F07704">
              <w:rPr>
                <w:rFonts w:eastAsia="Times New Roman" w:cs="Times New Roman"/>
                <w:color w:val="000000"/>
                <w:sz w:val="20"/>
                <w:szCs w:val="20"/>
              </w:rPr>
              <w:t>357003</w:t>
            </w:r>
          </w:p>
        </w:tc>
      </w:tr>
    </w:tbl>
    <w:p w14:paraId="2E8C470F" w14:textId="58A37976" w:rsidR="00D7690D" w:rsidRPr="00F07704" w:rsidRDefault="00D7690D" w:rsidP="00D7690D">
      <w:pPr>
        <w:pStyle w:val="CitarTablas"/>
        <w:rPr>
          <w:lang w:val="es-US"/>
        </w:rPr>
      </w:pPr>
      <w:r w:rsidRPr="00F07704">
        <w:rPr>
          <w:lang w:val="es-US"/>
        </w:rPr>
        <w:t xml:space="preserve">Tabla x: Estadísticas descriptivas – </w:t>
      </w:r>
      <w:r w:rsidR="007F0E6A" w:rsidRPr="00F07704">
        <w:rPr>
          <w:lang w:val="es-US"/>
        </w:rPr>
        <w:t>Créditos</w:t>
      </w:r>
      <w:r w:rsidRPr="00F07704">
        <w:rPr>
          <w:lang w:val="es-US"/>
        </w:rPr>
        <w:t xml:space="preserve"> de vivienda – Hombres totales por año</w:t>
      </w:r>
    </w:p>
    <w:p w14:paraId="04B4EC8A" w14:textId="77777777" w:rsidR="008D03DA" w:rsidRPr="00F07704" w:rsidRDefault="008D03DA" w:rsidP="0011193E">
      <w:pPr>
        <w:pStyle w:val="Tesis4"/>
        <w:rPr>
          <w:lang w:val="es-US"/>
        </w:rPr>
      </w:pPr>
    </w:p>
    <w:p w14:paraId="77E8124A" w14:textId="3E17B399" w:rsidR="00A734F9" w:rsidRPr="00EF432E" w:rsidRDefault="00A44CA9" w:rsidP="00A734F9">
      <w:pPr>
        <w:rPr>
          <w:lang w:val="es-CO"/>
        </w:rPr>
      </w:pPr>
      <w:r w:rsidRPr="00EF432E">
        <w:rPr>
          <w:lang w:val="es-CO"/>
        </w:rPr>
        <w:t xml:space="preserve">Nuevamente, los créditos de vivienda emitidos a hombres tuvieron su máximo durante el 2021, con una emisión </w:t>
      </w:r>
      <w:r w:rsidR="00060B7C" w:rsidRPr="00EF432E">
        <w:rPr>
          <w:lang w:val="es-CO"/>
        </w:rPr>
        <w:t>total de 35</w:t>
      </w:r>
      <w:r w:rsidR="00DC060D" w:rsidRPr="00EF432E">
        <w:rPr>
          <w:lang w:val="es-CO"/>
        </w:rPr>
        <w:t>7,003</w:t>
      </w:r>
      <w:r w:rsidR="00E65D96" w:rsidRPr="00EF432E">
        <w:rPr>
          <w:lang w:val="es-CO"/>
        </w:rPr>
        <w:t xml:space="preserve">, y </w:t>
      </w:r>
      <w:r w:rsidR="00FD23C3" w:rsidRPr="00EF432E">
        <w:rPr>
          <w:lang w:val="es-CO"/>
        </w:rPr>
        <w:t>con una emisión mínima durante el 2023.</w:t>
      </w:r>
    </w:p>
    <w:p w14:paraId="42C2A333" w14:textId="77777777" w:rsidR="00A734F9" w:rsidRPr="00EF432E" w:rsidRDefault="00A734F9" w:rsidP="00A734F9">
      <w:pPr>
        <w:rPr>
          <w:lang w:val="es-CO"/>
        </w:rPr>
      </w:pPr>
    </w:p>
    <w:p w14:paraId="152BAB33" w14:textId="77777777" w:rsidR="0011193E" w:rsidRPr="00F07704" w:rsidRDefault="0011193E" w:rsidP="0011193E">
      <w:pPr>
        <w:pStyle w:val="Tesis4"/>
        <w:rPr>
          <w:lang w:val="es-US"/>
        </w:rPr>
      </w:pPr>
      <w:bookmarkStart w:id="116" w:name="_Toc165963754"/>
      <w:r w:rsidRPr="00F07704">
        <w:rPr>
          <w:lang w:val="es-US"/>
        </w:rPr>
        <w:t>Interpretación de coeficiente</w:t>
      </w:r>
      <w:bookmarkEnd w:id="116"/>
    </w:p>
    <w:p w14:paraId="618BE499" w14:textId="32BB3E03" w:rsidR="0011193E" w:rsidRPr="00EF432E" w:rsidRDefault="008A1365" w:rsidP="0011193E">
      <w:pPr>
        <w:rPr>
          <w:lang w:val="es-CO"/>
        </w:rPr>
      </w:pPr>
      <w:r w:rsidRPr="00EF432E">
        <w:rPr>
          <w:lang w:val="es-CO"/>
        </w:rPr>
        <w:t xml:space="preserve">Junto con </w:t>
      </w:r>
      <w:r w:rsidR="00A80745" w:rsidRPr="00EF432E">
        <w:rPr>
          <w:lang w:val="es-CO"/>
        </w:rPr>
        <w:t xml:space="preserve">la variable </w:t>
      </w:r>
      <w:r w:rsidR="003E1AEC" w:rsidRPr="00EF432E">
        <w:rPr>
          <w:lang w:val="es-CO"/>
        </w:rPr>
        <w:t>porcentaje de cuentas de ahorro activas</w:t>
      </w:r>
      <w:r w:rsidR="00A80745" w:rsidRPr="00EF432E">
        <w:rPr>
          <w:lang w:val="es-CO"/>
        </w:rPr>
        <w:t xml:space="preserve">, </w:t>
      </w:r>
      <w:r w:rsidR="003E1AEC" w:rsidRPr="00EF432E">
        <w:rPr>
          <w:lang w:val="es-CO"/>
        </w:rPr>
        <w:t>el número de créditos de vivienda emitidos a hombres</w:t>
      </w:r>
      <w:r w:rsidR="007F6895" w:rsidRPr="00EF432E">
        <w:rPr>
          <w:lang w:val="es-CO"/>
        </w:rPr>
        <w:t xml:space="preserve"> </w:t>
      </w:r>
      <w:r w:rsidR="00E70C07" w:rsidRPr="00EF432E">
        <w:rPr>
          <w:lang w:val="es-CO"/>
        </w:rPr>
        <w:t xml:space="preserve">es la </w:t>
      </w:r>
      <w:r w:rsidR="00B94936" w:rsidRPr="00EF432E">
        <w:rPr>
          <w:lang w:val="es-CO"/>
        </w:rPr>
        <w:t xml:space="preserve">otra </w:t>
      </w:r>
      <w:r w:rsidR="007F6895" w:rsidRPr="00EF432E">
        <w:rPr>
          <w:lang w:val="es-CO"/>
        </w:rPr>
        <w:t xml:space="preserve">variable </w:t>
      </w:r>
      <w:r w:rsidR="00B94936" w:rsidRPr="00EF432E">
        <w:rPr>
          <w:lang w:val="es-CO"/>
        </w:rPr>
        <w:t xml:space="preserve">que </w:t>
      </w:r>
      <w:r w:rsidR="007F6895" w:rsidRPr="00EF432E">
        <w:rPr>
          <w:lang w:val="es-CO"/>
        </w:rPr>
        <w:t xml:space="preserve">presenta un coeficiente negativo </w:t>
      </w:r>
      <w:r w:rsidR="00B94936" w:rsidRPr="00EF432E">
        <w:rPr>
          <w:lang w:val="es-CO"/>
        </w:rPr>
        <w:t xml:space="preserve">en el modelo, en este caso, </w:t>
      </w:r>
      <w:r w:rsidR="006129A6" w:rsidRPr="00EF432E">
        <w:rPr>
          <w:lang w:val="es-CO"/>
        </w:rPr>
        <w:t>siendo</w:t>
      </w:r>
      <w:r w:rsidR="00B94936" w:rsidRPr="00EF432E">
        <w:rPr>
          <w:lang w:val="es-CO"/>
        </w:rPr>
        <w:t xml:space="preserve"> </w:t>
      </w:r>
      <w:r w:rsidR="00307034" w:rsidRPr="00EF432E">
        <w:rPr>
          <w:lang w:val="es-CO"/>
        </w:rPr>
        <w:t xml:space="preserve">de </w:t>
      </w:r>
      <w:r w:rsidR="00307034" w:rsidRPr="00EF432E">
        <w:rPr>
          <w:rFonts w:eastAsia="Times New Roman" w:cs="Times New Roman"/>
          <w:color w:val="000000"/>
          <w:sz w:val="22"/>
          <w:lang w:val="es-CO"/>
        </w:rPr>
        <w:t>-0.0003928</w:t>
      </w:r>
      <w:r w:rsidR="00F21DFA" w:rsidRPr="00EF432E">
        <w:rPr>
          <w:rFonts w:eastAsia="Times New Roman" w:cs="Times New Roman"/>
          <w:color w:val="000000"/>
          <w:sz w:val="22"/>
          <w:lang w:val="es-CO"/>
        </w:rPr>
        <w:t xml:space="preserve">. Lo anterior implica que </w:t>
      </w:r>
      <w:r w:rsidR="006129A6" w:rsidRPr="00EF432E">
        <w:rPr>
          <w:rFonts w:eastAsia="Times New Roman" w:cs="Times New Roman"/>
          <w:color w:val="000000"/>
          <w:sz w:val="22"/>
          <w:lang w:val="es-CO"/>
        </w:rPr>
        <w:t xml:space="preserve">el cambio </w:t>
      </w:r>
      <w:r w:rsidR="00694A5F" w:rsidRPr="00EF432E">
        <w:rPr>
          <w:rFonts w:eastAsia="Times New Roman" w:cs="Times New Roman"/>
          <w:color w:val="000000"/>
          <w:sz w:val="22"/>
          <w:lang w:val="es-CO"/>
        </w:rPr>
        <w:t xml:space="preserve">en una unidad en </w:t>
      </w:r>
      <w:r w:rsidR="006129A6" w:rsidRPr="00EF432E">
        <w:rPr>
          <w:rFonts w:eastAsia="Times New Roman" w:cs="Times New Roman"/>
          <w:color w:val="000000"/>
          <w:sz w:val="22"/>
          <w:lang w:val="es-CO"/>
        </w:rPr>
        <w:t>el número de créditos de vivienda emitidos a hombres genera un</w:t>
      </w:r>
      <w:r w:rsidR="00CC11A1" w:rsidRPr="00EF432E">
        <w:rPr>
          <w:rFonts w:eastAsia="Times New Roman" w:cs="Times New Roman"/>
          <w:color w:val="000000"/>
          <w:sz w:val="22"/>
          <w:lang w:val="es-CO"/>
        </w:rPr>
        <w:t xml:space="preserve">a disminución </w:t>
      </w:r>
      <w:r w:rsidR="00313BBD" w:rsidRPr="00EF432E">
        <w:rPr>
          <w:rFonts w:eastAsia="Times New Roman" w:cs="Times New Roman"/>
          <w:color w:val="000000"/>
          <w:sz w:val="22"/>
          <w:lang w:val="es-CO"/>
        </w:rPr>
        <w:t xml:space="preserve">porcentual </w:t>
      </w:r>
      <w:r w:rsidR="00CC11A1" w:rsidRPr="00EF432E">
        <w:rPr>
          <w:rFonts w:eastAsia="Times New Roman" w:cs="Times New Roman"/>
          <w:color w:val="000000"/>
          <w:sz w:val="22"/>
          <w:lang w:val="es-CO"/>
        </w:rPr>
        <w:t>de 0.039</w:t>
      </w:r>
      <w:r w:rsidR="001139F9" w:rsidRPr="00EF432E">
        <w:rPr>
          <w:rFonts w:eastAsia="Times New Roman" w:cs="Times New Roman"/>
          <w:color w:val="000000"/>
          <w:sz w:val="22"/>
          <w:lang w:val="es-CO"/>
        </w:rPr>
        <w:t>%</w:t>
      </w:r>
      <w:r w:rsidR="00313BBD" w:rsidRPr="00EF432E">
        <w:rPr>
          <w:rFonts w:eastAsia="Times New Roman" w:cs="Times New Roman"/>
          <w:color w:val="000000"/>
          <w:sz w:val="22"/>
          <w:lang w:val="es-CO"/>
        </w:rPr>
        <w:t xml:space="preserve"> en el IIF. Teniendo en cuenta</w:t>
      </w:r>
      <w:r w:rsidR="001139F9" w:rsidRPr="00EF432E">
        <w:rPr>
          <w:rFonts w:eastAsia="Times New Roman" w:cs="Times New Roman"/>
          <w:color w:val="000000"/>
          <w:sz w:val="22"/>
          <w:lang w:val="es-CO"/>
        </w:rPr>
        <w:t xml:space="preserve"> el promedio del IIF, el cambio porcentual real sería de </w:t>
      </w:r>
      <w:r w:rsidR="00542B41" w:rsidRPr="00EF432E">
        <w:rPr>
          <w:rFonts w:eastAsia="Times New Roman" w:cs="Times New Roman"/>
          <w:color w:val="000000"/>
          <w:sz w:val="22"/>
          <w:lang w:val="es-CO"/>
        </w:rPr>
        <w:t>(0.0003928*42.</w:t>
      </w:r>
      <w:proofErr w:type="gramStart"/>
      <w:r w:rsidR="00542B41" w:rsidRPr="00EF432E">
        <w:rPr>
          <w:rFonts w:eastAsia="Times New Roman" w:cs="Times New Roman"/>
          <w:color w:val="000000"/>
          <w:sz w:val="22"/>
          <w:lang w:val="es-CO"/>
        </w:rPr>
        <w:t>95)</w:t>
      </w:r>
      <w:r w:rsidR="006F3CAA" w:rsidRPr="00EF432E">
        <w:rPr>
          <w:rFonts w:eastAsia="Times New Roman" w:cs="Times New Roman"/>
          <w:color w:val="000000"/>
          <w:sz w:val="22"/>
          <w:lang w:val="es-CO"/>
        </w:rPr>
        <w:t>=</w:t>
      </w:r>
      <w:proofErr w:type="gramEnd"/>
      <w:r w:rsidR="006F3CAA" w:rsidRPr="00EF432E">
        <w:rPr>
          <w:rFonts w:eastAsia="Times New Roman" w:cs="Times New Roman"/>
          <w:color w:val="000000"/>
          <w:sz w:val="22"/>
          <w:lang w:val="es-CO"/>
        </w:rPr>
        <w:t>0.017</w:t>
      </w:r>
      <w:r w:rsidR="00AB65B1" w:rsidRPr="00EF432E">
        <w:rPr>
          <w:rFonts w:eastAsia="Times New Roman" w:cs="Times New Roman"/>
          <w:color w:val="000000"/>
          <w:sz w:val="22"/>
          <w:lang w:val="es-CO"/>
        </w:rPr>
        <w:t xml:space="preserve"> por periodo.</w:t>
      </w:r>
      <w:r w:rsidR="00313BBD" w:rsidRPr="00EF432E">
        <w:rPr>
          <w:rFonts w:eastAsia="Times New Roman" w:cs="Times New Roman"/>
          <w:color w:val="000000"/>
          <w:sz w:val="22"/>
          <w:lang w:val="es-CO"/>
        </w:rPr>
        <w:t xml:space="preserve"> </w:t>
      </w:r>
      <w:r w:rsidR="00CC11A1" w:rsidRPr="00EF432E">
        <w:rPr>
          <w:rFonts w:eastAsia="Times New Roman" w:cs="Times New Roman"/>
          <w:color w:val="000000"/>
          <w:sz w:val="22"/>
          <w:lang w:val="es-CO"/>
        </w:rPr>
        <w:t xml:space="preserve"> </w:t>
      </w:r>
    </w:p>
    <w:p w14:paraId="4B06A761" w14:textId="77777777" w:rsidR="00C505F5" w:rsidRPr="00EF432E" w:rsidRDefault="00C505F5" w:rsidP="00CF4D7D">
      <w:pPr>
        <w:rPr>
          <w:lang w:val="es-CO"/>
        </w:rPr>
      </w:pPr>
    </w:p>
    <w:p w14:paraId="44996C99" w14:textId="03A3418A" w:rsidR="00CF4D7D" w:rsidRPr="00F07704" w:rsidRDefault="00CF4D7D" w:rsidP="00CF4D7D">
      <w:pPr>
        <w:pStyle w:val="Tesis3"/>
        <w:rPr>
          <w:lang w:val="es-US"/>
        </w:rPr>
      </w:pPr>
      <w:bookmarkStart w:id="117" w:name="_Toc165963755"/>
      <w:r w:rsidRPr="00F07704">
        <w:rPr>
          <w:lang w:val="es-US"/>
        </w:rPr>
        <w:t>Constante</w:t>
      </w:r>
      <w:bookmarkEnd w:id="117"/>
    </w:p>
    <w:p w14:paraId="79991DAC" w14:textId="4FCC9680" w:rsidR="000364B6" w:rsidRPr="00EF432E" w:rsidRDefault="000D107B" w:rsidP="000364B6">
      <w:pPr>
        <w:rPr>
          <w:lang w:val="es-CO"/>
        </w:rPr>
      </w:pPr>
      <w:r w:rsidRPr="00EF432E">
        <w:rPr>
          <w:lang w:val="es-CO"/>
        </w:rPr>
        <w:t xml:space="preserve">En un modelo de efectos fijos, la contante se define como </w:t>
      </w:r>
      <w:r w:rsidR="00CC24E0" w:rsidRPr="00EF432E">
        <w:rPr>
          <w:lang w:val="es-CO"/>
        </w:rPr>
        <w:t xml:space="preserve">el intercepto </w:t>
      </w:r>
      <w:r w:rsidR="007B619B" w:rsidRPr="00EF432E">
        <w:rPr>
          <w:lang w:val="es-CO"/>
        </w:rPr>
        <w:t>específico</w:t>
      </w:r>
      <w:r w:rsidR="00CC24E0" w:rsidRPr="00EF432E">
        <w:rPr>
          <w:lang w:val="es-CO"/>
        </w:rPr>
        <w:t xml:space="preserve"> para cada grupo </w:t>
      </w:r>
      <w:r w:rsidR="00914BA4" w:rsidRPr="00EF432E">
        <w:rPr>
          <w:lang w:val="es-CO"/>
        </w:rPr>
        <w:t>(en este caso, cada entidad bancaria)</w:t>
      </w:r>
      <w:r w:rsidR="00C13AB6" w:rsidRPr="00EF432E">
        <w:rPr>
          <w:lang w:val="es-CO"/>
        </w:rPr>
        <w:t xml:space="preserve">, </w:t>
      </w:r>
      <w:r w:rsidR="00DB600A" w:rsidRPr="00EF432E">
        <w:rPr>
          <w:lang w:val="es-CO"/>
        </w:rPr>
        <w:t>y</w:t>
      </w:r>
      <w:r w:rsidR="00F43A7B" w:rsidRPr="00EF432E">
        <w:rPr>
          <w:lang w:val="es-CO"/>
        </w:rPr>
        <w:t xml:space="preserve"> </w:t>
      </w:r>
      <w:r w:rsidR="00E70549" w:rsidRPr="00EF432E">
        <w:rPr>
          <w:lang w:val="es-CO"/>
        </w:rPr>
        <w:t>representa la parte de nues</w:t>
      </w:r>
      <w:r w:rsidR="007F261F" w:rsidRPr="00EF432E">
        <w:rPr>
          <w:lang w:val="es-CO"/>
        </w:rPr>
        <w:t xml:space="preserve">tra variable </w:t>
      </w:r>
      <w:r w:rsidR="00E62382" w:rsidRPr="00EF432E">
        <w:rPr>
          <w:lang w:val="es-CO"/>
        </w:rPr>
        <w:t>dependiente</w:t>
      </w:r>
      <w:r w:rsidR="007F261F" w:rsidRPr="00EF432E">
        <w:rPr>
          <w:lang w:val="es-CO"/>
        </w:rPr>
        <w:t xml:space="preserve"> IIF</w:t>
      </w:r>
      <w:r w:rsidR="00E62382" w:rsidRPr="00EF432E">
        <w:rPr>
          <w:lang w:val="es-CO"/>
        </w:rPr>
        <w:t xml:space="preserve"> que no es explicada por las variables independientes de nuestro modelo.</w:t>
      </w:r>
      <w:r w:rsidR="003C2FF5" w:rsidRPr="00EF432E">
        <w:rPr>
          <w:lang w:val="es-CO"/>
        </w:rPr>
        <w:t xml:space="preserve"> </w:t>
      </w:r>
      <w:r w:rsidR="00C02214" w:rsidRPr="00EF432E">
        <w:rPr>
          <w:lang w:val="es-CO"/>
        </w:rPr>
        <w:t xml:space="preserve">De esta manera, se </w:t>
      </w:r>
      <w:r w:rsidR="007615D4" w:rsidRPr="00EF432E">
        <w:rPr>
          <w:lang w:val="es-CO"/>
        </w:rPr>
        <w:t>pueden</w:t>
      </w:r>
      <w:r w:rsidR="00CD7E69" w:rsidRPr="00EF432E">
        <w:rPr>
          <w:lang w:val="es-CO"/>
        </w:rPr>
        <w:t xml:space="preserve"> capturar las diferencias inherentes </w:t>
      </w:r>
      <w:r w:rsidR="007D7DD5" w:rsidRPr="00EF432E">
        <w:rPr>
          <w:lang w:val="es-CO"/>
        </w:rPr>
        <w:t xml:space="preserve">o heterogeneidad </w:t>
      </w:r>
      <w:r w:rsidR="00CD7E69" w:rsidRPr="00EF432E">
        <w:rPr>
          <w:lang w:val="es-CO"/>
        </w:rPr>
        <w:t xml:space="preserve">entre las diferentes entidades, y </w:t>
      </w:r>
      <w:r w:rsidR="00567A82" w:rsidRPr="00EF432E">
        <w:rPr>
          <w:lang w:val="es-CO"/>
        </w:rPr>
        <w:t xml:space="preserve">se puede utilizar como una herramienta que busca explicar la variabilidad </w:t>
      </w:r>
      <w:proofErr w:type="gramStart"/>
      <w:r w:rsidR="00567A82" w:rsidRPr="00EF432E">
        <w:rPr>
          <w:lang w:val="es-CO"/>
        </w:rPr>
        <w:t>del modelo no representada</w:t>
      </w:r>
      <w:proofErr w:type="gramEnd"/>
      <w:r w:rsidR="00567A82" w:rsidRPr="00EF432E">
        <w:rPr>
          <w:lang w:val="es-CO"/>
        </w:rPr>
        <w:t xml:space="preserve"> por</w:t>
      </w:r>
      <w:r w:rsidR="003D4B1D" w:rsidRPr="00EF432E">
        <w:rPr>
          <w:lang w:val="es-CO"/>
        </w:rPr>
        <w:t xml:space="preserve"> </w:t>
      </w:r>
      <w:r w:rsidR="00363A6F" w:rsidRPr="00EF432E">
        <w:rPr>
          <w:lang w:val="es-CO"/>
        </w:rPr>
        <w:t xml:space="preserve">las variables </w:t>
      </w:r>
      <w:r w:rsidR="00F26B5C" w:rsidRPr="00EF432E">
        <w:rPr>
          <w:lang w:val="es-CO"/>
        </w:rPr>
        <w:t>seleccionadas.</w:t>
      </w:r>
    </w:p>
    <w:p w14:paraId="515ADA1F" w14:textId="77777777" w:rsidR="00374C95" w:rsidRPr="00EF432E" w:rsidRDefault="00374C95" w:rsidP="000364B6">
      <w:pPr>
        <w:rPr>
          <w:lang w:val="es-CO"/>
        </w:rPr>
      </w:pPr>
    </w:p>
    <w:p w14:paraId="6673C027" w14:textId="3FFA35DE" w:rsidR="00AD72FF" w:rsidRPr="00F07704" w:rsidRDefault="00AD72FF" w:rsidP="00AD72FF">
      <w:pPr>
        <w:pStyle w:val="Tesis4"/>
        <w:rPr>
          <w:lang w:val="es-US"/>
        </w:rPr>
      </w:pPr>
      <w:bookmarkStart w:id="118" w:name="_Toc165963756"/>
      <w:r w:rsidRPr="00F07704">
        <w:rPr>
          <w:lang w:val="es-US"/>
        </w:rPr>
        <w:t>Interpretación de coeficiente</w:t>
      </w:r>
      <w:bookmarkEnd w:id="118"/>
    </w:p>
    <w:p w14:paraId="1A6F8D9F" w14:textId="7234A6B5" w:rsidR="004957F5" w:rsidRPr="00145C31" w:rsidRDefault="00FA420A" w:rsidP="004933DE">
      <w:pPr>
        <w:rPr>
          <w:lang w:val="es-ES"/>
        </w:rPr>
      </w:pPr>
      <w:r w:rsidRPr="00EF432E">
        <w:rPr>
          <w:lang w:val="es-CO"/>
        </w:rPr>
        <w:t xml:space="preserve">El coeficiente de la constante se encuentra en 47.18462, </w:t>
      </w:r>
      <w:r w:rsidR="000869CE" w:rsidRPr="00EF432E">
        <w:rPr>
          <w:lang w:val="es-CO"/>
        </w:rPr>
        <w:t xml:space="preserve">representando el valor del IIF cuando las variables significativas del modelo son cero. </w:t>
      </w:r>
      <w:r w:rsidR="000869CE" w:rsidRPr="00145C31">
        <w:rPr>
          <w:lang w:val="es-ES"/>
        </w:rPr>
        <w:t xml:space="preserve">Este valor </w:t>
      </w:r>
      <w:r w:rsidR="00B02A0A" w:rsidRPr="00145C31">
        <w:rPr>
          <w:lang w:val="es-ES"/>
        </w:rPr>
        <w:t xml:space="preserve">es un mayor </w:t>
      </w:r>
      <w:r w:rsidR="000869CE" w:rsidRPr="00145C31">
        <w:rPr>
          <w:lang w:val="es-ES"/>
        </w:rPr>
        <w:t>que el máximo</w:t>
      </w:r>
      <w:r w:rsidR="00B02A0A" w:rsidRPr="00145C31">
        <w:rPr>
          <w:lang w:val="es-ES"/>
        </w:rPr>
        <w:t xml:space="preserve"> </w:t>
      </w:r>
      <w:r w:rsidR="000869CE" w:rsidRPr="00145C31">
        <w:rPr>
          <w:lang w:val="es-ES"/>
        </w:rPr>
        <w:t>índice</w:t>
      </w:r>
      <w:r w:rsidR="00B02A0A" w:rsidRPr="00145C31">
        <w:rPr>
          <w:lang w:val="es-ES"/>
        </w:rPr>
        <w:t xml:space="preserve"> de inclusión financiera histórico</w:t>
      </w:r>
      <w:r w:rsidR="000869CE" w:rsidRPr="00145C31">
        <w:rPr>
          <w:lang w:val="es-ES"/>
        </w:rPr>
        <w:t xml:space="preserve"> (</w:t>
      </w:r>
      <w:r w:rsidR="00AC0201" w:rsidRPr="00145C31">
        <w:rPr>
          <w:lang w:val="es-ES"/>
        </w:rPr>
        <w:t xml:space="preserve">45.6) </w:t>
      </w:r>
      <w:r w:rsidR="00B02A0A" w:rsidRPr="00145C31">
        <w:rPr>
          <w:lang w:val="es-ES"/>
        </w:rPr>
        <w:t xml:space="preserve">debido a que en el modelo de efectos fijos </w:t>
      </w:r>
      <w:r w:rsidR="00AC0201" w:rsidRPr="00145C31">
        <w:rPr>
          <w:lang w:val="es-ES"/>
        </w:rPr>
        <w:t xml:space="preserve">se </w:t>
      </w:r>
      <w:r w:rsidR="006E46C1" w:rsidRPr="00145C31">
        <w:rPr>
          <w:lang w:val="es-ES"/>
        </w:rPr>
        <w:t xml:space="preserve">incluyen los errores y el </w:t>
      </w:r>
      <w:r w:rsidR="00377D67" w:rsidRPr="00145C31">
        <w:rPr>
          <w:lang w:val="es-ES"/>
        </w:rPr>
        <w:t xml:space="preserve">coeficiente de efectos fijos. </w:t>
      </w:r>
    </w:p>
    <w:p w14:paraId="22BC744B" w14:textId="77777777" w:rsidR="001C17FC" w:rsidRPr="00145C31" w:rsidRDefault="001C17FC" w:rsidP="00300ACF">
      <w:pPr>
        <w:ind w:firstLine="0"/>
        <w:rPr>
          <w:lang w:val="es-ES"/>
        </w:rPr>
      </w:pPr>
    </w:p>
    <w:p w14:paraId="24C16CBB" w14:textId="726ADB82" w:rsidR="002B4D2B" w:rsidRPr="00F07704" w:rsidRDefault="002B4D2B" w:rsidP="002B4D2B">
      <w:pPr>
        <w:pStyle w:val="Tesis1"/>
        <w:rPr>
          <w:lang w:val="es-US"/>
        </w:rPr>
      </w:pPr>
      <w:bookmarkStart w:id="119" w:name="_Toc165963757"/>
      <w:r w:rsidRPr="00F07704">
        <w:rPr>
          <w:lang w:val="es-US"/>
        </w:rPr>
        <w:t>Conclusiones</w:t>
      </w:r>
      <w:bookmarkEnd w:id="102"/>
      <w:r w:rsidR="00F763BF" w:rsidRPr="00F07704">
        <w:rPr>
          <w:lang w:val="es-US"/>
        </w:rPr>
        <w:t xml:space="preserve"> y recomendacione</w:t>
      </w:r>
      <w:r w:rsidR="00D22372" w:rsidRPr="00F07704">
        <w:rPr>
          <w:lang w:val="es-US"/>
        </w:rPr>
        <w:t>s</w:t>
      </w:r>
      <w:bookmarkEnd w:id="119"/>
      <w:r w:rsidR="0060466D" w:rsidRPr="00F07704">
        <w:rPr>
          <w:lang w:val="es-US"/>
        </w:rPr>
        <w:t xml:space="preserve"> </w:t>
      </w:r>
    </w:p>
    <w:p w14:paraId="60D7C85A" w14:textId="192C3C3E" w:rsidR="00441724" w:rsidRPr="00EF432E" w:rsidRDefault="00441724" w:rsidP="00007449">
      <w:pPr>
        <w:rPr>
          <w:b/>
          <w:lang w:val="es-CO"/>
        </w:rPr>
      </w:pPr>
      <w:r w:rsidRPr="00EF432E">
        <w:rPr>
          <w:lang w:val="es-CO"/>
        </w:rPr>
        <w:t>A partir de los resultados y discusiones presentados anteriormente, se presentan las conclusiones generales más relevantes:</w:t>
      </w:r>
    </w:p>
    <w:p w14:paraId="6DDD7D92" w14:textId="01E65342" w:rsidR="00EF7BD3" w:rsidRPr="00EF432E" w:rsidRDefault="00EF7BD3" w:rsidP="00EF7BD3">
      <w:pPr>
        <w:pStyle w:val="Prrafodelista"/>
        <w:numPr>
          <w:ilvl w:val="0"/>
          <w:numId w:val="12"/>
        </w:numPr>
        <w:rPr>
          <w:b/>
          <w:lang w:val="es-CO"/>
        </w:rPr>
      </w:pPr>
      <w:r w:rsidRPr="00EF432E">
        <w:rPr>
          <w:lang w:val="es-CO"/>
        </w:rPr>
        <w:t xml:space="preserve">El nivel de significancia de las variables en el modelo permite afirmar la importancia de las variables frente al índice de inclusión financiera, y confirma los productos financieros, hacia los cuales se deben dirigir las estrategias o recomendaciones de mejora. </w:t>
      </w:r>
    </w:p>
    <w:p w14:paraId="1CDBC96D" w14:textId="5CBC7064" w:rsidR="00EA3A85" w:rsidRPr="00EF432E" w:rsidRDefault="00441724" w:rsidP="00EA3A85">
      <w:pPr>
        <w:pStyle w:val="Prrafodelista"/>
        <w:numPr>
          <w:ilvl w:val="0"/>
          <w:numId w:val="12"/>
        </w:numPr>
        <w:rPr>
          <w:b/>
          <w:lang w:val="es-CO"/>
        </w:rPr>
      </w:pPr>
      <w:r w:rsidRPr="00EF432E">
        <w:rPr>
          <w:lang w:val="es-CO"/>
        </w:rPr>
        <w:t xml:space="preserve">El efecto negativo entre el porcentaje de cuentas de ahorro activas y el índice de inclusión financiera se le atribuye a que el IIF se calcula a partir de encuestas hechas a un sector de la población en la cual se considera la tenencia de otros tipos de cuentas </w:t>
      </w:r>
      <w:commentRangeStart w:id="120"/>
      <w:r w:rsidRPr="00F43ABD">
        <w:rPr>
          <w:highlight w:val="yellow"/>
          <w:lang w:val="es-CO"/>
          <w:rPrChange w:id="121" w:author="Adriana Lourdes Abrego Perez" w:date="2024-05-10T09:26:00Z">
            <w:rPr>
              <w:lang w:val="es-CO"/>
            </w:rPr>
          </w:rPrChange>
        </w:rPr>
        <w:t>como las</w:t>
      </w:r>
      <w:r w:rsidRPr="00EF432E">
        <w:rPr>
          <w:lang w:val="es-CO"/>
        </w:rPr>
        <w:t xml:space="preserve">. </w:t>
      </w:r>
      <w:commentRangeEnd w:id="120"/>
      <w:r w:rsidR="00F43ABD">
        <w:rPr>
          <w:rStyle w:val="Refdecomentario"/>
        </w:rPr>
        <w:commentReference w:id="120"/>
      </w:r>
      <w:r w:rsidRPr="00145C31">
        <w:rPr>
          <w:lang w:val="es-ES"/>
        </w:rPr>
        <w:t>En este estudio no fue posible obtener dicha información y</w:t>
      </w:r>
      <w:r w:rsidR="00A85AC9" w:rsidRPr="00145C31">
        <w:rPr>
          <w:lang w:val="es-ES"/>
        </w:rPr>
        <w:t>,</w:t>
      </w:r>
      <w:r w:rsidRPr="00145C31">
        <w:rPr>
          <w:lang w:val="es-ES"/>
        </w:rPr>
        <w:t xml:space="preserve"> por lo tanto, se considera que el uso de cuentas de ahorro ha sido sustituido en los últimos años por billeteras móviles y otras cuentas bancarias digitales, lo cual ha contribuido al aumento del IIF y a su vez a la disminución del porcentaje de cuentas de ahorro activas en el país. </w:t>
      </w:r>
      <w:r w:rsidR="00EA3A85" w:rsidRPr="00EF432E">
        <w:rPr>
          <w:lang w:val="es-CO"/>
        </w:rPr>
        <w:t xml:space="preserve">De igual manera, dada la baja magnitud del coeficiente del porcentaje de cuentas de ahorro activas a nivel nacional, </w:t>
      </w:r>
      <w:commentRangeStart w:id="122"/>
      <w:r w:rsidR="00EA3A85" w:rsidRPr="00EF432E">
        <w:rPr>
          <w:lang w:val="es-CO"/>
        </w:rPr>
        <w:t xml:space="preserve">no se dirigirán </w:t>
      </w:r>
      <w:commentRangeEnd w:id="122"/>
      <w:r w:rsidR="00F43ABD">
        <w:rPr>
          <w:rStyle w:val="Refdecomentario"/>
        </w:rPr>
        <w:commentReference w:id="122"/>
      </w:r>
      <w:r w:rsidR="00EA3A85" w:rsidRPr="00EF432E">
        <w:rPr>
          <w:lang w:val="es-CO"/>
        </w:rPr>
        <w:t>las estrategias de mejora del IIF en torno a esta variable.</w:t>
      </w:r>
    </w:p>
    <w:p w14:paraId="69CCE6A8" w14:textId="44308AF6" w:rsidR="00544091" w:rsidRPr="00EF432E" w:rsidRDefault="00674D2F" w:rsidP="00441724">
      <w:pPr>
        <w:pStyle w:val="Prrafodelista"/>
        <w:numPr>
          <w:ilvl w:val="0"/>
          <w:numId w:val="12"/>
        </w:numPr>
        <w:rPr>
          <w:b/>
          <w:lang w:val="es-CO"/>
        </w:rPr>
      </w:pPr>
      <w:r w:rsidRPr="00145C31">
        <w:rPr>
          <w:lang w:val="es-ES"/>
        </w:rPr>
        <w:t>Teniendo en cuenta l</w:t>
      </w:r>
      <w:r w:rsidR="00B936D2" w:rsidRPr="00145C31">
        <w:rPr>
          <w:lang w:val="es-ES"/>
        </w:rPr>
        <w:t>a</w:t>
      </w:r>
      <w:r w:rsidR="00544091" w:rsidRPr="00145C31">
        <w:rPr>
          <w:lang w:val="es-ES"/>
        </w:rPr>
        <w:t xml:space="preserve"> baja magnitud de</w:t>
      </w:r>
      <w:r w:rsidR="0029082E" w:rsidRPr="00145C31">
        <w:rPr>
          <w:lang w:val="es-ES"/>
        </w:rPr>
        <w:t xml:space="preserve">l </w:t>
      </w:r>
      <w:r w:rsidR="00544091" w:rsidRPr="00145C31">
        <w:rPr>
          <w:lang w:val="es-ES"/>
        </w:rPr>
        <w:t>coeficiente de</w:t>
      </w:r>
      <w:r w:rsidR="0029082E" w:rsidRPr="00145C31">
        <w:rPr>
          <w:lang w:val="es-ES"/>
        </w:rPr>
        <w:t xml:space="preserve"> la variable de </w:t>
      </w:r>
      <w:r w:rsidR="00544091" w:rsidRPr="00145C31">
        <w:rPr>
          <w:lang w:val="es-ES"/>
        </w:rPr>
        <w:t>número de cuentas de ahorro de hombre</w:t>
      </w:r>
      <w:r w:rsidR="00B936D2" w:rsidRPr="00145C31">
        <w:rPr>
          <w:lang w:val="es-ES"/>
        </w:rPr>
        <w:t xml:space="preserve">, </w:t>
      </w:r>
      <w:r w:rsidR="0029082E" w:rsidRPr="00145C31">
        <w:rPr>
          <w:lang w:val="es-ES"/>
        </w:rPr>
        <w:t xml:space="preserve">diseñar estrategias dirigidas a la mejora de esta variable puede ser complicado, debido que estas tendrían que llegar a una gran proporción de la población para tener un impacto significativo. </w:t>
      </w:r>
      <w:r w:rsidR="0029082E" w:rsidRPr="00EF432E">
        <w:rPr>
          <w:lang w:val="es-CO"/>
        </w:rPr>
        <w:t xml:space="preserve">Por otro lado, dado que este es un producto financiero de relativamente fácil acceso, teniendo considerablemente menos requisitos previos a comparación del resto de variables las posibles estrategias de </w:t>
      </w:r>
      <w:r w:rsidR="0029082E" w:rsidRPr="00EF432E">
        <w:rPr>
          <w:lang w:val="es-CO"/>
        </w:rPr>
        <w:lastRenderedPageBreak/>
        <w:t>mejora pueden ser aplicadas de manera más efectiva y simple.</w:t>
      </w:r>
      <w:r w:rsidR="00E570C9" w:rsidRPr="00EF432E">
        <w:rPr>
          <w:lang w:val="es-CO"/>
        </w:rPr>
        <w:t xml:space="preserve"> Por lo tanto, </w:t>
      </w:r>
      <w:r w:rsidR="00B936D2" w:rsidRPr="00EF432E">
        <w:rPr>
          <w:lang w:val="es-CO"/>
        </w:rPr>
        <w:t xml:space="preserve">las estrategias de mejora </w:t>
      </w:r>
      <w:r w:rsidR="00D3446D" w:rsidRPr="00EF432E">
        <w:rPr>
          <w:lang w:val="es-CO"/>
        </w:rPr>
        <w:t xml:space="preserve">del IIF </w:t>
      </w:r>
      <w:r w:rsidR="00E570C9" w:rsidRPr="00EF432E">
        <w:rPr>
          <w:lang w:val="es-CO"/>
        </w:rPr>
        <w:t xml:space="preserve">que se </w:t>
      </w:r>
      <w:r w:rsidR="00EA3A85" w:rsidRPr="00EF432E">
        <w:rPr>
          <w:lang w:val="es-CO"/>
        </w:rPr>
        <w:t xml:space="preserve">compartirán más adelante </w:t>
      </w:r>
      <w:r w:rsidR="00D3446D" w:rsidRPr="00EF432E">
        <w:rPr>
          <w:lang w:val="es-CO"/>
        </w:rPr>
        <w:t xml:space="preserve">no se enfocarán en </w:t>
      </w:r>
      <w:r w:rsidR="00EA3A85" w:rsidRPr="00EF432E">
        <w:rPr>
          <w:lang w:val="es-CO"/>
        </w:rPr>
        <w:t>esta</w:t>
      </w:r>
      <w:r w:rsidR="00D3446D" w:rsidRPr="00EF432E">
        <w:rPr>
          <w:lang w:val="es-CO"/>
        </w:rPr>
        <w:t xml:space="preserve"> variable</w:t>
      </w:r>
      <w:r w:rsidR="00EA3A85" w:rsidRPr="00EF432E">
        <w:rPr>
          <w:lang w:val="es-CO"/>
        </w:rPr>
        <w:t xml:space="preserve"> en particular</w:t>
      </w:r>
      <w:r w:rsidR="00D3446D" w:rsidRPr="00EF432E">
        <w:rPr>
          <w:lang w:val="es-CO"/>
        </w:rPr>
        <w:t>.</w:t>
      </w:r>
    </w:p>
    <w:p w14:paraId="6F4A9CF6" w14:textId="116E84C7" w:rsidR="00441724" w:rsidRPr="00EF432E" w:rsidRDefault="00441724" w:rsidP="00441724">
      <w:pPr>
        <w:pStyle w:val="Prrafodelista"/>
        <w:numPr>
          <w:ilvl w:val="0"/>
          <w:numId w:val="12"/>
        </w:numPr>
        <w:rPr>
          <w:b/>
          <w:lang w:val="es-CO"/>
        </w:rPr>
      </w:pPr>
      <w:r w:rsidRPr="00EF432E">
        <w:rPr>
          <w:lang w:val="es-CO"/>
        </w:rPr>
        <w:t xml:space="preserve">El efecto de los créditos de vivienda emitidos a hombres en el país frente al índice de inclusión financiera es negativo. Lo anterior, se </w:t>
      </w:r>
      <w:r w:rsidR="00BD2281" w:rsidRPr="00EF432E">
        <w:rPr>
          <w:lang w:val="es-CO"/>
        </w:rPr>
        <w:t>interpreta como</w:t>
      </w:r>
      <w:r w:rsidRPr="00EF432E">
        <w:rPr>
          <w:lang w:val="es-CO"/>
        </w:rPr>
        <w:t xml:space="preserve"> una en la brecha entre créditos de vivienda emitidos a hombres y aquellos emitidos a mujeres, debido a que a medida que el número de créditos de vivienda emitidos a hombres disminuye, la inclusión financiera aumenta. </w:t>
      </w:r>
      <w:r w:rsidR="00D46686" w:rsidRPr="00EF432E">
        <w:rPr>
          <w:lang w:val="es-CO"/>
        </w:rPr>
        <w:t xml:space="preserve">Sin embargo, esto no quiere decir que políticas deben ser creadas para disminuir la cantidad de créditos hipotecarios emitidos a hombres, </w:t>
      </w:r>
      <w:r w:rsidR="002D24D8" w:rsidRPr="00EF432E">
        <w:rPr>
          <w:lang w:val="es-CO"/>
        </w:rPr>
        <w:t>pero es recomendable</w:t>
      </w:r>
      <w:r w:rsidR="00D46686" w:rsidRPr="00EF432E">
        <w:rPr>
          <w:lang w:val="es-CO"/>
        </w:rPr>
        <w:t xml:space="preserve"> desarrollar estrategias dirigidas hacia una mayor equidad entre la cantidad de créditos emitidos a hombres y a mujeres.</w:t>
      </w:r>
    </w:p>
    <w:p w14:paraId="18AACA02" w14:textId="16044077" w:rsidR="00143EF6" w:rsidRPr="00EF432E" w:rsidRDefault="00143EF6" w:rsidP="00441724">
      <w:pPr>
        <w:pStyle w:val="Prrafodelista"/>
        <w:numPr>
          <w:ilvl w:val="0"/>
          <w:numId w:val="12"/>
        </w:numPr>
        <w:rPr>
          <w:b/>
          <w:lang w:val="es-CO"/>
        </w:rPr>
      </w:pPr>
      <w:r w:rsidRPr="00EF432E">
        <w:rPr>
          <w:lang w:val="es-CO"/>
        </w:rPr>
        <w:t xml:space="preserve">Dado que el efecto del </w:t>
      </w:r>
      <w:r w:rsidR="00114DC8" w:rsidRPr="00EF432E">
        <w:rPr>
          <w:lang w:val="es-CO"/>
        </w:rPr>
        <w:t>número</w:t>
      </w:r>
      <w:r w:rsidRPr="00EF432E">
        <w:rPr>
          <w:lang w:val="es-CO"/>
        </w:rPr>
        <w:t xml:space="preserve"> de corresponsales activas y el </w:t>
      </w:r>
      <w:r w:rsidR="00114DC8" w:rsidRPr="00EF432E">
        <w:rPr>
          <w:lang w:val="es-CO"/>
        </w:rPr>
        <w:t>número</w:t>
      </w:r>
      <w:r w:rsidRPr="00EF432E">
        <w:rPr>
          <w:lang w:val="es-CO"/>
        </w:rPr>
        <w:t xml:space="preserve"> de créditos hipotecarios emitidos a mujeres es positivo frente al IIF, se </w:t>
      </w:r>
      <w:r w:rsidR="00114DC8" w:rsidRPr="00EF432E">
        <w:rPr>
          <w:lang w:val="es-CO"/>
        </w:rPr>
        <w:t>busca proponer estrategias que afecten positivamente estas variables.</w:t>
      </w:r>
    </w:p>
    <w:p w14:paraId="1C747A23" w14:textId="77777777" w:rsidR="00441724" w:rsidRPr="00EF432E" w:rsidRDefault="00441724" w:rsidP="00441724">
      <w:pPr>
        <w:pStyle w:val="Prrafodelista"/>
        <w:numPr>
          <w:ilvl w:val="0"/>
          <w:numId w:val="12"/>
        </w:numPr>
        <w:rPr>
          <w:b/>
          <w:lang w:val="es-CO"/>
        </w:rPr>
      </w:pPr>
      <w:r w:rsidRPr="00EF432E">
        <w:rPr>
          <w:lang w:val="es-CO"/>
        </w:rPr>
        <w:t xml:space="preserve">Se plantea ampliar el modelo y evaluar una mayor cantidad de variables numéricas que </w:t>
      </w:r>
      <w:commentRangeStart w:id="123"/>
      <w:r w:rsidRPr="00EF432E">
        <w:rPr>
          <w:lang w:val="es-CO"/>
        </w:rPr>
        <w:t>también contribuyen a la inclusión financiera en Colombia en futuros proyectos. Se recomienda incluir información acerca de los productos financieros ofrecidos por bancos digitales y estudiar su impacto frente a la inclusión financiera</w:t>
      </w:r>
      <w:commentRangeEnd w:id="123"/>
      <w:r w:rsidR="00CB3F81">
        <w:rPr>
          <w:rStyle w:val="Refdecomentario"/>
        </w:rPr>
        <w:commentReference w:id="123"/>
      </w:r>
      <w:r w:rsidRPr="00EF432E">
        <w:rPr>
          <w:lang w:val="es-CO"/>
        </w:rPr>
        <w:t>.</w:t>
      </w:r>
    </w:p>
    <w:p w14:paraId="0723A052" w14:textId="77777777" w:rsidR="00441724" w:rsidRPr="00F07704" w:rsidRDefault="00441724" w:rsidP="002B4D2B">
      <w:pPr>
        <w:pStyle w:val="Tesis1"/>
        <w:rPr>
          <w:lang w:val="es-US"/>
        </w:rPr>
      </w:pPr>
    </w:p>
    <w:p w14:paraId="36FB4D92" w14:textId="1AAEEF5A" w:rsidR="00741BEC" w:rsidRPr="00145C31" w:rsidRDefault="00741BEC" w:rsidP="00896CAC">
      <w:pPr>
        <w:rPr>
          <w:b/>
          <w:lang w:val="es-ES"/>
        </w:rPr>
      </w:pPr>
      <w:r w:rsidRPr="00145C31">
        <w:rPr>
          <w:lang w:val="es-ES"/>
        </w:rPr>
        <w:t xml:space="preserve">A partir de </w:t>
      </w:r>
      <w:r w:rsidR="00441724" w:rsidRPr="00145C31">
        <w:rPr>
          <w:lang w:val="es-ES"/>
        </w:rPr>
        <w:t>las conclusiones generales presentadas</w:t>
      </w:r>
      <w:r w:rsidRPr="00145C31">
        <w:rPr>
          <w:lang w:val="es-ES"/>
        </w:rPr>
        <w:t xml:space="preserve">, </w:t>
      </w:r>
      <w:r w:rsidR="000B6D71" w:rsidRPr="00145C31">
        <w:rPr>
          <w:lang w:val="es-ES"/>
        </w:rPr>
        <w:t>a continuación</w:t>
      </w:r>
      <w:r w:rsidR="00A85AC9" w:rsidRPr="00145C31">
        <w:rPr>
          <w:lang w:val="es-ES"/>
        </w:rPr>
        <w:t>,</w:t>
      </w:r>
      <w:r w:rsidR="000B6D71" w:rsidRPr="00145C31">
        <w:rPr>
          <w:lang w:val="es-ES"/>
        </w:rPr>
        <w:t xml:space="preserve"> se plantearán distintas estrategias de mejora del </w:t>
      </w:r>
      <w:r w:rsidR="008002CE" w:rsidRPr="00145C31">
        <w:rPr>
          <w:lang w:val="es-ES"/>
        </w:rPr>
        <w:t>Índice</w:t>
      </w:r>
      <w:r w:rsidR="000B6D71" w:rsidRPr="00145C31">
        <w:rPr>
          <w:lang w:val="es-ES"/>
        </w:rPr>
        <w:t xml:space="preserve"> de Inclusión Financiera en Colombia teniendo en cuenta los </w:t>
      </w:r>
      <w:r w:rsidR="008002CE" w:rsidRPr="00145C31">
        <w:rPr>
          <w:lang w:val="es-ES"/>
        </w:rPr>
        <w:t xml:space="preserve">factores más significativos hallados. </w:t>
      </w:r>
      <w:r w:rsidR="008002CE" w:rsidRPr="00EF432E">
        <w:rPr>
          <w:lang w:val="es-CO"/>
        </w:rPr>
        <w:t xml:space="preserve">Se plantean estas estrategias </w:t>
      </w:r>
      <w:r w:rsidR="00EE3EA0" w:rsidRPr="00EF432E">
        <w:rPr>
          <w:lang w:val="es-CO"/>
        </w:rPr>
        <w:t xml:space="preserve">como estrategias de mejora continua, concepto </w:t>
      </w:r>
      <w:r w:rsidR="00CF16FA" w:rsidRPr="00EF432E">
        <w:rPr>
          <w:lang w:val="es-CO"/>
        </w:rPr>
        <w:t xml:space="preserve">derivado de la metodología o cultura empresarial KAIZEN, la cual se enfoca en </w:t>
      </w:r>
      <w:r w:rsidR="004E6F7B" w:rsidRPr="00EF432E">
        <w:rPr>
          <w:lang w:val="es-CO"/>
        </w:rPr>
        <w:t xml:space="preserve">la evaluación </w:t>
      </w:r>
      <w:r w:rsidR="00623435" w:rsidRPr="00EF432E">
        <w:rPr>
          <w:lang w:val="es-CO"/>
        </w:rPr>
        <w:t xml:space="preserve">y aplicación de cambios continuamente </w:t>
      </w:r>
      <w:r w:rsidR="00212674" w:rsidRPr="00EF432E">
        <w:rPr>
          <w:lang w:val="es-CO"/>
        </w:rPr>
        <w:t xml:space="preserve">en procesos </w:t>
      </w:r>
      <w:r w:rsidR="00623435" w:rsidRPr="00EF432E">
        <w:rPr>
          <w:lang w:val="es-CO"/>
        </w:rPr>
        <w:t>con el fin de obtener resultados efectivos</w:t>
      </w:r>
      <w:r w:rsidR="008431AC" w:rsidRPr="00EF432E">
        <w:rPr>
          <w:lang w:val="es-CO"/>
        </w:rPr>
        <w:t xml:space="preserve"> </w:t>
      </w:r>
      <w:r w:rsidR="005519C0" w:rsidRPr="00EF432E">
        <w:rPr>
          <w:lang w:val="es-CO"/>
        </w:rPr>
        <w:lastRenderedPageBreak/>
        <w:t>(</w:t>
      </w:r>
      <w:proofErr w:type="spellStart"/>
      <w:r w:rsidR="008431AC" w:rsidRPr="00EF432E">
        <w:rPr>
          <w:lang w:val="es-CO"/>
        </w:rPr>
        <w:t>Abuzied</w:t>
      </w:r>
      <w:proofErr w:type="spellEnd"/>
      <w:r w:rsidR="008431AC" w:rsidRPr="00EF432E">
        <w:rPr>
          <w:lang w:val="es-CO"/>
        </w:rPr>
        <w:t>, 2022</w:t>
      </w:r>
      <w:r w:rsidR="005519C0" w:rsidRPr="00EF432E">
        <w:rPr>
          <w:lang w:val="es-CO"/>
        </w:rPr>
        <w:t>)</w:t>
      </w:r>
      <w:r w:rsidR="008431AC" w:rsidRPr="00EF432E">
        <w:rPr>
          <w:lang w:val="es-CO"/>
        </w:rPr>
        <w:t xml:space="preserve">. </w:t>
      </w:r>
      <w:r w:rsidR="00212674" w:rsidRPr="00EF432E">
        <w:rPr>
          <w:lang w:val="es-CO"/>
        </w:rPr>
        <w:t xml:space="preserve">A pesar de que dicha metodología es </w:t>
      </w:r>
      <w:r w:rsidR="00873C93" w:rsidRPr="00EF432E">
        <w:rPr>
          <w:lang w:val="es-CO"/>
        </w:rPr>
        <w:t xml:space="preserve">principalmente aplicada en grandes empresas como Toyota, en los procesos manufactureros, se encontraron </w:t>
      </w:r>
      <w:r w:rsidR="00BF56D8" w:rsidRPr="00EF432E">
        <w:rPr>
          <w:lang w:val="es-CO"/>
        </w:rPr>
        <w:t>vari</w:t>
      </w:r>
      <w:r w:rsidR="00B40447" w:rsidRPr="00EF432E">
        <w:rPr>
          <w:lang w:val="es-CO"/>
        </w:rPr>
        <w:t xml:space="preserve">os aspectos aplicables a las estrategias que se buscan proponer </w:t>
      </w:r>
      <w:r w:rsidR="00665532" w:rsidRPr="00EF432E">
        <w:rPr>
          <w:lang w:val="es-CO"/>
        </w:rPr>
        <w:t>con el fin de aumentar</w:t>
      </w:r>
      <w:r w:rsidR="00CB6248" w:rsidRPr="00EF432E">
        <w:rPr>
          <w:lang w:val="es-CO"/>
        </w:rPr>
        <w:t xml:space="preserve"> el índice de inclusión financiera</w:t>
      </w:r>
      <w:r w:rsidR="00665532" w:rsidRPr="00EF432E">
        <w:rPr>
          <w:lang w:val="es-CO"/>
        </w:rPr>
        <w:t>.</w:t>
      </w:r>
      <w:r w:rsidR="00CB6248" w:rsidRPr="00EF432E">
        <w:rPr>
          <w:lang w:val="es-CO"/>
        </w:rPr>
        <w:t xml:space="preserve"> </w:t>
      </w:r>
      <w:r w:rsidR="00665532" w:rsidRPr="00EF432E">
        <w:rPr>
          <w:lang w:val="es-CO"/>
        </w:rPr>
        <w:t xml:space="preserve">Uno de los aspectos más relevantes de la metodología KAIZEN en el </w:t>
      </w:r>
      <w:r w:rsidR="00990DAB" w:rsidRPr="00EF432E">
        <w:rPr>
          <w:lang w:val="es-CO"/>
        </w:rPr>
        <w:t xml:space="preserve">planteamiento de las siguientes estrategias </w:t>
      </w:r>
      <w:commentRangeStart w:id="124"/>
      <w:r w:rsidR="00990DAB" w:rsidRPr="00EF432E">
        <w:rPr>
          <w:lang w:val="es-CO"/>
        </w:rPr>
        <w:t xml:space="preserve">fue la eliminación de </w:t>
      </w:r>
      <w:r w:rsidR="00CA55FC" w:rsidRPr="00EF432E">
        <w:rPr>
          <w:lang w:val="es-CO"/>
        </w:rPr>
        <w:t xml:space="preserve">actividades que no generan valor </w:t>
      </w:r>
      <w:r w:rsidR="00774FF5" w:rsidRPr="00EF432E">
        <w:rPr>
          <w:lang w:val="es-CO"/>
        </w:rPr>
        <w:t>a las empresas</w:t>
      </w:r>
      <w:commentRangeEnd w:id="124"/>
      <w:r w:rsidR="00F43ABD">
        <w:rPr>
          <w:rStyle w:val="Refdecomentario"/>
        </w:rPr>
        <w:commentReference w:id="124"/>
      </w:r>
      <w:r w:rsidR="00774FF5" w:rsidRPr="00EF432E">
        <w:rPr>
          <w:lang w:val="es-CO"/>
        </w:rPr>
        <w:t xml:space="preserve">. </w:t>
      </w:r>
      <w:r w:rsidR="00774FF5" w:rsidRPr="00145C31">
        <w:rPr>
          <w:lang w:val="es-ES"/>
        </w:rPr>
        <w:t xml:space="preserve">En este proyecto, las estrategias de mejora planteadas pretenden </w:t>
      </w:r>
      <w:r w:rsidR="00065203" w:rsidRPr="00145C31">
        <w:rPr>
          <w:lang w:val="es-ES"/>
        </w:rPr>
        <w:t>priorizar</w:t>
      </w:r>
      <w:r w:rsidR="00774FF5" w:rsidRPr="00145C31">
        <w:rPr>
          <w:lang w:val="es-ES"/>
        </w:rPr>
        <w:t xml:space="preserve"> únicamente en aquellos factores que comprobaron afectar significativamente el del IIF en Colombia, e</w:t>
      </w:r>
      <w:r w:rsidR="00065203" w:rsidRPr="00145C31">
        <w:rPr>
          <w:lang w:val="es-ES"/>
        </w:rPr>
        <w:t xml:space="preserve">liminando </w:t>
      </w:r>
      <w:r w:rsidR="00B16FC5" w:rsidRPr="00145C31">
        <w:rPr>
          <w:lang w:val="es-ES"/>
        </w:rPr>
        <w:t xml:space="preserve">el desperdicio de recursos en la mejoría de aspectos que posiblemente no mejoren el </w:t>
      </w:r>
      <w:r w:rsidR="003776D6" w:rsidRPr="00145C31">
        <w:rPr>
          <w:lang w:val="es-ES"/>
        </w:rPr>
        <w:t>índice</w:t>
      </w:r>
      <w:r w:rsidR="00B16FC5" w:rsidRPr="00145C31">
        <w:rPr>
          <w:lang w:val="es-ES"/>
        </w:rPr>
        <w:t>.</w:t>
      </w:r>
      <w:r w:rsidR="003776D6" w:rsidRPr="00145C31">
        <w:rPr>
          <w:lang w:val="es-ES"/>
        </w:rPr>
        <w:t xml:space="preserve"> Teniendo lo anterior en cuenta, a continuación</w:t>
      </w:r>
      <w:r w:rsidR="00633310" w:rsidRPr="00145C31">
        <w:rPr>
          <w:lang w:val="es-ES"/>
        </w:rPr>
        <w:t>,</w:t>
      </w:r>
      <w:r w:rsidR="003776D6" w:rsidRPr="00145C31">
        <w:rPr>
          <w:lang w:val="es-ES"/>
        </w:rPr>
        <w:t xml:space="preserve"> se </w:t>
      </w:r>
      <w:r w:rsidR="000424C9" w:rsidRPr="00145C31">
        <w:rPr>
          <w:lang w:val="es-ES"/>
        </w:rPr>
        <w:t>presentarán</w:t>
      </w:r>
      <w:r w:rsidR="003776D6" w:rsidRPr="00145C31">
        <w:rPr>
          <w:lang w:val="es-ES"/>
        </w:rPr>
        <w:t xml:space="preserve"> </w:t>
      </w:r>
      <w:r w:rsidR="003776D6">
        <w:rPr>
          <w:b/>
          <w:bCs/>
          <w:lang w:val="es-ES"/>
        </w:rPr>
        <w:t xml:space="preserve">distintas estrategias </w:t>
      </w:r>
      <w:r w:rsidR="000A67E6">
        <w:rPr>
          <w:b/>
          <w:bCs/>
          <w:lang w:val="es-ES"/>
        </w:rPr>
        <w:t xml:space="preserve">o recomendaciones puntuales que pueden ser aplicadas por entidades financieras en el país para </w:t>
      </w:r>
      <w:r w:rsidR="00170669">
        <w:rPr>
          <w:b/>
          <w:bCs/>
          <w:lang w:val="es-ES"/>
        </w:rPr>
        <w:t>aumentar la inclusión financiera:</w:t>
      </w:r>
    </w:p>
    <w:p w14:paraId="6196B104" w14:textId="77777777" w:rsidR="00D06671" w:rsidRPr="00F07704" w:rsidRDefault="00D06671" w:rsidP="00023521">
      <w:pPr>
        <w:pStyle w:val="Tesis3"/>
        <w:rPr>
          <w:lang w:val="es-US"/>
        </w:rPr>
      </w:pPr>
    </w:p>
    <w:p w14:paraId="700B4896" w14:textId="678C5268" w:rsidR="005173DD" w:rsidRPr="00F07704" w:rsidRDefault="005173DD" w:rsidP="00007449">
      <w:pPr>
        <w:pStyle w:val="Tesis2"/>
        <w:rPr>
          <w:lang w:val="es-US"/>
        </w:rPr>
      </w:pPr>
      <w:bookmarkStart w:id="125" w:name="_Toc165963758"/>
      <w:r w:rsidRPr="00F07704">
        <w:rPr>
          <w:lang w:val="es-US"/>
        </w:rPr>
        <w:t>Evaluación de variables significativas en el cambio del índice de inclusión financiera</w:t>
      </w:r>
      <w:bookmarkEnd w:id="125"/>
    </w:p>
    <w:p w14:paraId="56132A54" w14:textId="30CE2E9A" w:rsidR="00980F77" w:rsidRPr="00EF432E" w:rsidRDefault="00980F77" w:rsidP="00980F77">
      <w:pPr>
        <w:rPr>
          <w:lang w:val="es-CO"/>
        </w:rPr>
      </w:pPr>
      <w:r w:rsidRPr="00145C31">
        <w:rPr>
          <w:lang w:val="es-ES"/>
        </w:rPr>
        <w:t xml:space="preserve">El presente proyecto destacó la necesidad de </w:t>
      </w:r>
      <w:r w:rsidR="00F97E6B" w:rsidRPr="00145C31">
        <w:rPr>
          <w:lang w:val="es-ES"/>
        </w:rPr>
        <w:t xml:space="preserve">la identificación de las variables realmente significativas en el </w:t>
      </w:r>
      <w:r w:rsidR="0077479A" w:rsidRPr="00145C31">
        <w:rPr>
          <w:lang w:val="es-ES"/>
        </w:rPr>
        <w:t>índice</w:t>
      </w:r>
      <w:r w:rsidR="00BD02DD" w:rsidRPr="00145C31">
        <w:rPr>
          <w:lang w:val="es-ES"/>
        </w:rPr>
        <w:t xml:space="preserve"> de inclusión financiera en el país. </w:t>
      </w:r>
      <w:r w:rsidR="00BD02DD" w:rsidRPr="00EF432E">
        <w:rPr>
          <w:lang w:val="es-CO"/>
        </w:rPr>
        <w:t>Se propone que la Superintendencia Financiera de Colombia</w:t>
      </w:r>
      <w:r w:rsidR="00336A52" w:rsidRPr="00EF432E">
        <w:rPr>
          <w:lang w:val="es-CO"/>
        </w:rPr>
        <w:t>, incluya en los reportes trimestrales</w:t>
      </w:r>
      <w:r w:rsidR="008E71DB" w:rsidRPr="00EF432E">
        <w:rPr>
          <w:lang w:val="es-CO"/>
        </w:rPr>
        <w:t xml:space="preserve">, los cuales incluyen los datos a partir de los cuales se realizó el modelo de efectos fijos en este proyecto, </w:t>
      </w:r>
      <w:r w:rsidR="00851B5D" w:rsidRPr="00EF432E">
        <w:rPr>
          <w:lang w:val="es-CO"/>
        </w:rPr>
        <w:t xml:space="preserve">un pequeño estudio en cuanto a aquellas variables </w:t>
      </w:r>
      <w:r w:rsidR="00915A37" w:rsidRPr="00EF432E">
        <w:rPr>
          <w:lang w:val="es-CO"/>
        </w:rPr>
        <w:t xml:space="preserve">cuyo efecto en el IIF es </w:t>
      </w:r>
      <w:r w:rsidR="0077479A" w:rsidRPr="00EF432E">
        <w:rPr>
          <w:lang w:val="es-CO"/>
        </w:rPr>
        <w:t>más</w:t>
      </w:r>
      <w:r w:rsidR="00915A37" w:rsidRPr="00EF432E">
        <w:rPr>
          <w:lang w:val="es-CO"/>
        </w:rPr>
        <w:t xml:space="preserve"> significativa. Dicho reporte incluye cada vez más clasificaciones de datos y más información acerca de distintas entidades bancarias del país y por lo tanto </w:t>
      </w:r>
      <w:r w:rsidR="00F76712" w:rsidRPr="00EF432E">
        <w:rPr>
          <w:lang w:val="es-CO"/>
        </w:rPr>
        <w:t xml:space="preserve">se debería destinar una parte del reporte a </w:t>
      </w:r>
      <w:r w:rsidR="0096643E" w:rsidRPr="00EF432E">
        <w:rPr>
          <w:lang w:val="es-CO"/>
        </w:rPr>
        <w:t xml:space="preserve">la identificación de aquellos datos más relevantes o que se deberían priorizar si se busca </w:t>
      </w:r>
      <w:r w:rsidR="005263EA" w:rsidRPr="00EF432E">
        <w:rPr>
          <w:lang w:val="es-CO"/>
        </w:rPr>
        <w:t xml:space="preserve">mejorar el acceso, uso y calidad de los productos y servicios financieros. </w:t>
      </w:r>
    </w:p>
    <w:p w14:paraId="7D07B3EF" w14:textId="45A029F0" w:rsidR="00295BA8" w:rsidRPr="00F07704" w:rsidRDefault="00983AEC" w:rsidP="00007449">
      <w:pPr>
        <w:pStyle w:val="Tesis2"/>
        <w:rPr>
          <w:lang w:val="es-US"/>
        </w:rPr>
      </w:pPr>
      <w:bookmarkStart w:id="126" w:name="_Toc165963759"/>
      <w:r w:rsidRPr="00F07704">
        <w:rPr>
          <w:lang w:val="es-US"/>
        </w:rPr>
        <w:t xml:space="preserve">Inversión </w:t>
      </w:r>
      <w:r w:rsidR="00D06671" w:rsidRPr="00F07704">
        <w:rPr>
          <w:lang w:val="es-US"/>
        </w:rPr>
        <w:t>en</w:t>
      </w:r>
      <w:r w:rsidRPr="00F07704">
        <w:rPr>
          <w:lang w:val="es-US"/>
        </w:rPr>
        <w:t xml:space="preserve"> </w:t>
      </w:r>
      <w:r w:rsidR="00B96AD0" w:rsidRPr="00F07704">
        <w:rPr>
          <w:lang w:val="es-US"/>
        </w:rPr>
        <w:t xml:space="preserve">corresponsales </w:t>
      </w:r>
      <w:r w:rsidR="00AE4E0F" w:rsidRPr="00F07704">
        <w:rPr>
          <w:lang w:val="es-US"/>
        </w:rPr>
        <w:t xml:space="preserve">físicas y </w:t>
      </w:r>
      <w:r w:rsidR="00B96AD0" w:rsidRPr="00F07704">
        <w:rPr>
          <w:lang w:val="es-US"/>
        </w:rPr>
        <w:t>digitales</w:t>
      </w:r>
      <w:bookmarkEnd w:id="126"/>
    </w:p>
    <w:p w14:paraId="2C0731D5" w14:textId="691DBE4A" w:rsidR="00BB655B" w:rsidRPr="00EF432E" w:rsidRDefault="00704BF4" w:rsidP="00BB655B">
      <w:pPr>
        <w:rPr>
          <w:lang w:val="es-CO"/>
        </w:rPr>
      </w:pPr>
      <w:r w:rsidRPr="00145C31">
        <w:rPr>
          <w:lang w:val="es-ES"/>
        </w:rPr>
        <w:lastRenderedPageBreak/>
        <w:t xml:space="preserve">A pesar de que el efecto de la cantidad de corresponsales activas alrededor del país </w:t>
      </w:r>
      <w:r w:rsidR="00197FFD" w:rsidRPr="00145C31">
        <w:rPr>
          <w:lang w:val="es-ES"/>
        </w:rPr>
        <w:t>no mostró ser muy alto, debido a que</w:t>
      </w:r>
      <w:r w:rsidR="007B21F7" w:rsidRPr="00145C31">
        <w:rPr>
          <w:lang w:val="es-ES"/>
        </w:rPr>
        <w:t>,</w:t>
      </w:r>
      <w:r w:rsidR="00197FFD" w:rsidRPr="00145C31">
        <w:rPr>
          <w:lang w:val="es-ES"/>
        </w:rPr>
        <w:t xml:space="preserve"> si fue estadísticamente significativo en el modelo, se plantea una estrategia </w:t>
      </w:r>
      <w:r w:rsidR="00527CB5" w:rsidRPr="00145C31">
        <w:rPr>
          <w:lang w:val="es-ES"/>
        </w:rPr>
        <w:t xml:space="preserve">enfocada en la inversión en corresponsales digitales. </w:t>
      </w:r>
      <w:r w:rsidR="00527CB5" w:rsidRPr="00EF432E">
        <w:rPr>
          <w:lang w:val="es-CO"/>
        </w:rPr>
        <w:t>A parte de</w:t>
      </w:r>
      <w:r w:rsidR="00432DEC" w:rsidRPr="00EF432E">
        <w:rPr>
          <w:lang w:val="es-CO"/>
        </w:rPr>
        <w:t xml:space="preserve"> resultar estadísticamente significativa en el modelo realizado, </w:t>
      </w:r>
      <w:r w:rsidR="009B00BF" w:rsidRPr="00EF432E">
        <w:rPr>
          <w:lang w:val="es-CO"/>
        </w:rPr>
        <w:t>otros estudios han comprobado que</w:t>
      </w:r>
      <w:r w:rsidR="00A73D7D" w:rsidRPr="00EF432E">
        <w:rPr>
          <w:lang w:val="es-CO"/>
        </w:rPr>
        <w:t xml:space="preserve"> el aumento de corresponsales está directamente relacionado al número de individuos con productos financieros en zonas rurales del país. </w:t>
      </w:r>
      <w:r w:rsidR="00D62B5C" w:rsidRPr="00EF432E">
        <w:rPr>
          <w:lang w:val="es-CO"/>
        </w:rPr>
        <w:t xml:space="preserve">Entre el 2018 y el 2021 hubo un crecimiento alrededor del 40% </w:t>
      </w:r>
      <w:r w:rsidR="00144DE8" w:rsidRPr="00EF432E">
        <w:rPr>
          <w:lang w:val="es-CO"/>
        </w:rPr>
        <w:t xml:space="preserve">en el número de cuentas bancarias activas en zonas rurales </w:t>
      </w:r>
      <w:r w:rsidR="00D62B5C" w:rsidRPr="00EF432E">
        <w:rPr>
          <w:lang w:val="es-CO"/>
        </w:rPr>
        <w:t>en t</w:t>
      </w:r>
      <w:r w:rsidR="00144DE8" w:rsidRPr="00EF432E">
        <w:rPr>
          <w:lang w:val="es-CO"/>
        </w:rPr>
        <w:t xml:space="preserve">odos los departamentos del país </w:t>
      </w:r>
      <w:r w:rsidR="006C5B5B" w:rsidRPr="00EF432E">
        <w:rPr>
          <w:lang w:val="es-CO"/>
        </w:rPr>
        <w:t>debido a</w:t>
      </w:r>
      <w:r w:rsidR="00734BF1" w:rsidRPr="00EF432E">
        <w:rPr>
          <w:lang w:val="es-CO"/>
        </w:rPr>
        <w:t xml:space="preserve"> la mayor presencia de corresponsales bancarios</w:t>
      </w:r>
      <w:r w:rsidR="00A334A1" w:rsidRPr="00EF432E">
        <w:rPr>
          <w:lang w:val="es-CO"/>
        </w:rPr>
        <w:t xml:space="preserve"> (Asobancaria, 2022).</w:t>
      </w:r>
      <w:r w:rsidR="00734BF1" w:rsidRPr="00EF432E">
        <w:rPr>
          <w:lang w:val="es-CO"/>
        </w:rPr>
        <w:t xml:space="preserve"> </w:t>
      </w:r>
      <w:r w:rsidR="00003ADB" w:rsidRPr="00EF432E">
        <w:rPr>
          <w:lang w:val="es-CO"/>
        </w:rPr>
        <w:t>Lo anterior es de gran importancia dado que la</w:t>
      </w:r>
      <w:r w:rsidR="00734BF1" w:rsidRPr="00EF432E">
        <w:rPr>
          <w:lang w:val="es-CO"/>
        </w:rPr>
        <w:t xml:space="preserve"> </w:t>
      </w:r>
      <w:r w:rsidR="00003ADB" w:rsidRPr="00EF432E">
        <w:rPr>
          <w:lang w:val="es-CO"/>
        </w:rPr>
        <w:t>ampliación en</w:t>
      </w:r>
      <w:r w:rsidR="00734BF1" w:rsidRPr="00EF432E">
        <w:rPr>
          <w:lang w:val="es-CO"/>
        </w:rPr>
        <w:t xml:space="preserve"> la disponibilidad de servicios financieros en áreas rurales y remotas</w:t>
      </w:r>
      <w:r w:rsidR="00003ADB" w:rsidRPr="00EF432E">
        <w:rPr>
          <w:lang w:val="es-CO"/>
        </w:rPr>
        <w:t xml:space="preserve"> es </w:t>
      </w:r>
      <w:r w:rsidR="00CB1F72" w:rsidRPr="00EF432E">
        <w:rPr>
          <w:lang w:val="es-CO"/>
        </w:rPr>
        <w:t xml:space="preserve">gran parte de la inclusión financiera, especialmente en Colombia donde </w:t>
      </w:r>
      <w:r w:rsidR="005323CF" w:rsidRPr="00EF432E">
        <w:rPr>
          <w:lang w:val="es-CO"/>
        </w:rPr>
        <w:t>aún</w:t>
      </w:r>
      <w:r w:rsidR="00CB1F72" w:rsidRPr="00EF432E">
        <w:rPr>
          <w:lang w:val="es-CO"/>
        </w:rPr>
        <w:t xml:space="preserve"> existen muchas brechas</w:t>
      </w:r>
      <w:r w:rsidR="00B336AA" w:rsidRPr="00EF432E">
        <w:rPr>
          <w:lang w:val="es-CO"/>
        </w:rPr>
        <w:t xml:space="preserve"> </w:t>
      </w:r>
      <w:r w:rsidR="00CB1F72" w:rsidRPr="00EF432E">
        <w:rPr>
          <w:lang w:val="es-CO"/>
        </w:rPr>
        <w:t xml:space="preserve">entre </w:t>
      </w:r>
      <w:r w:rsidR="00B336AA" w:rsidRPr="00EF432E">
        <w:rPr>
          <w:lang w:val="es-CO"/>
        </w:rPr>
        <w:t xml:space="preserve">la población urbana y rural. </w:t>
      </w:r>
      <w:r w:rsidR="00FE0247" w:rsidRPr="00EF432E">
        <w:rPr>
          <w:lang w:val="es-CO"/>
        </w:rPr>
        <w:t xml:space="preserve">Si se desarrolla un plan </w:t>
      </w:r>
      <w:r w:rsidR="004D37F8" w:rsidRPr="00EF432E">
        <w:rPr>
          <w:lang w:val="es-CO"/>
        </w:rPr>
        <w:t xml:space="preserve">de reorganización de las corresponsales activas físicas que existen actualmente de forma que </w:t>
      </w:r>
      <w:r w:rsidR="00FC61AD" w:rsidRPr="00EF432E">
        <w:rPr>
          <w:lang w:val="es-CO"/>
        </w:rPr>
        <w:t xml:space="preserve">se sitúen estratégicamente en regiones con menor </w:t>
      </w:r>
      <w:r w:rsidR="005323CF" w:rsidRPr="00EF432E">
        <w:rPr>
          <w:lang w:val="es-CO"/>
        </w:rPr>
        <w:t xml:space="preserve">acceso a </w:t>
      </w:r>
      <w:r w:rsidR="00363FC6" w:rsidRPr="00EF432E">
        <w:rPr>
          <w:lang w:val="es-CO"/>
        </w:rPr>
        <w:t xml:space="preserve">productos financieros formales y se implementan corresponsales digitales en aquellas que ya existe mayor </w:t>
      </w:r>
      <w:r w:rsidR="00BD5EC5" w:rsidRPr="00EF432E">
        <w:rPr>
          <w:lang w:val="es-CO"/>
        </w:rPr>
        <w:t xml:space="preserve">inclusión </w:t>
      </w:r>
      <w:r w:rsidR="00BB655B" w:rsidRPr="00EF432E">
        <w:rPr>
          <w:lang w:val="es-CO"/>
        </w:rPr>
        <w:t xml:space="preserve">aumentaría significativamente el número de individuos con </w:t>
      </w:r>
      <w:r w:rsidR="004E5224" w:rsidRPr="00EF432E">
        <w:rPr>
          <w:lang w:val="es-CO"/>
        </w:rPr>
        <w:t xml:space="preserve">productos financieros formales y se </w:t>
      </w:r>
      <w:r w:rsidR="0053396A" w:rsidRPr="00EF432E">
        <w:rPr>
          <w:lang w:val="es-CO"/>
        </w:rPr>
        <w:t>manejarían</w:t>
      </w:r>
      <w:r w:rsidR="004E5224" w:rsidRPr="00EF432E">
        <w:rPr>
          <w:lang w:val="es-CO"/>
        </w:rPr>
        <w:t xml:space="preserve"> los gastos implicados</w:t>
      </w:r>
      <w:r w:rsidR="0053396A" w:rsidRPr="00EF432E">
        <w:rPr>
          <w:lang w:val="es-CO"/>
        </w:rPr>
        <w:t xml:space="preserve">. Adicionalmente, se propone que las entidades financieras tengan un plan a futuro que </w:t>
      </w:r>
      <w:r w:rsidR="000A1108" w:rsidRPr="00EF432E">
        <w:rPr>
          <w:lang w:val="es-CO"/>
        </w:rPr>
        <w:t xml:space="preserve">involucre la migración a la banca totalmente digital de </w:t>
      </w:r>
      <w:r w:rsidR="00A52CD9" w:rsidRPr="00EF432E">
        <w:rPr>
          <w:lang w:val="es-CO"/>
        </w:rPr>
        <w:t xml:space="preserve">forma inclusiva. </w:t>
      </w:r>
      <w:r w:rsidR="00E62FDD" w:rsidRPr="00EF432E">
        <w:rPr>
          <w:lang w:val="es-CO"/>
        </w:rPr>
        <w:t xml:space="preserve">Actualmente, </w:t>
      </w:r>
      <w:r w:rsidR="003C5EF6" w:rsidRPr="00EF432E">
        <w:rPr>
          <w:lang w:val="es-CO"/>
        </w:rPr>
        <w:t>el 5</w:t>
      </w:r>
      <w:r w:rsidR="007706BF" w:rsidRPr="00EF432E">
        <w:rPr>
          <w:lang w:val="es-CO"/>
        </w:rPr>
        <w:t>2</w:t>
      </w:r>
      <w:r w:rsidR="00BE3A21" w:rsidRPr="00EF432E">
        <w:rPr>
          <w:lang w:val="es-CO"/>
        </w:rPr>
        <w:t xml:space="preserve">.6% </w:t>
      </w:r>
      <w:r w:rsidR="00411341" w:rsidRPr="00EF432E">
        <w:rPr>
          <w:lang w:val="es-CO"/>
        </w:rPr>
        <w:t xml:space="preserve">de la población rural del país </w:t>
      </w:r>
      <w:r w:rsidR="00BE3A21" w:rsidRPr="00EF432E">
        <w:rPr>
          <w:lang w:val="es-CO"/>
        </w:rPr>
        <w:t>accede a internet desde algún dispositivo</w:t>
      </w:r>
      <w:r w:rsidR="00E62FDD" w:rsidRPr="00EF432E">
        <w:rPr>
          <w:lang w:val="es-CO"/>
        </w:rPr>
        <w:t xml:space="preserve"> (DANE, 2022</w:t>
      </w:r>
      <w:r w:rsidR="00411341" w:rsidRPr="00EF432E">
        <w:rPr>
          <w:lang w:val="es-CO"/>
        </w:rPr>
        <w:t>)</w:t>
      </w:r>
      <w:r w:rsidR="00D95C92" w:rsidRPr="00EF432E">
        <w:rPr>
          <w:lang w:val="es-CO"/>
        </w:rPr>
        <w:t xml:space="preserve">. </w:t>
      </w:r>
      <w:r w:rsidR="00411341" w:rsidRPr="00145C31">
        <w:rPr>
          <w:lang w:val="es-ES"/>
        </w:rPr>
        <w:t>Se espera que dicho</w:t>
      </w:r>
      <w:r w:rsidR="00D95C92" w:rsidRPr="00145C31">
        <w:rPr>
          <w:lang w:val="es-ES"/>
        </w:rPr>
        <w:t xml:space="preserve"> porcentaje </w:t>
      </w:r>
      <w:r w:rsidR="00411341" w:rsidRPr="00145C31">
        <w:rPr>
          <w:lang w:val="es-ES"/>
        </w:rPr>
        <w:t xml:space="preserve">continue creciendo, lo cual permitiría un mayor </w:t>
      </w:r>
      <w:r w:rsidR="00D95C92" w:rsidRPr="00145C31">
        <w:rPr>
          <w:lang w:val="es-ES"/>
        </w:rPr>
        <w:t xml:space="preserve">acceso </w:t>
      </w:r>
      <w:r w:rsidR="00411341" w:rsidRPr="00145C31">
        <w:rPr>
          <w:lang w:val="es-ES"/>
        </w:rPr>
        <w:t xml:space="preserve">digital </w:t>
      </w:r>
      <w:r w:rsidR="00D95C92" w:rsidRPr="00145C31">
        <w:rPr>
          <w:lang w:val="es-ES"/>
        </w:rPr>
        <w:t>a servicios financieros</w:t>
      </w:r>
      <w:r w:rsidR="000424C9" w:rsidRPr="00145C31">
        <w:rPr>
          <w:lang w:val="es-ES"/>
        </w:rPr>
        <w:t>,</w:t>
      </w:r>
      <w:r w:rsidR="00D95C92" w:rsidRPr="00145C31">
        <w:rPr>
          <w:lang w:val="es-ES"/>
        </w:rPr>
        <w:t xml:space="preserve"> </w:t>
      </w:r>
      <w:r w:rsidR="007D1285" w:rsidRPr="00145C31">
        <w:rPr>
          <w:lang w:val="es-ES"/>
        </w:rPr>
        <w:t xml:space="preserve">pero </w:t>
      </w:r>
      <w:r w:rsidR="00E62FDD" w:rsidRPr="00145C31">
        <w:rPr>
          <w:lang w:val="es-ES"/>
        </w:rPr>
        <w:t>implica el desarrollo de programas educativos diseñados para</w:t>
      </w:r>
      <w:r w:rsidR="007D1285" w:rsidRPr="00145C31">
        <w:rPr>
          <w:lang w:val="es-ES"/>
        </w:rPr>
        <w:t xml:space="preserve"> esta población.</w:t>
      </w:r>
      <w:r w:rsidR="003322DB" w:rsidRPr="00145C31">
        <w:rPr>
          <w:lang w:val="es-ES"/>
        </w:rPr>
        <w:t xml:space="preserve"> </w:t>
      </w:r>
      <w:r w:rsidR="003322DB" w:rsidRPr="00EF432E">
        <w:rPr>
          <w:lang w:val="es-CO"/>
        </w:rPr>
        <w:t xml:space="preserve">Adicionalmente, </w:t>
      </w:r>
      <w:r w:rsidR="001A6B5E" w:rsidRPr="00EF432E">
        <w:rPr>
          <w:lang w:val="es-CO"/>
        </w:rPr>
        <w:t>Credicorp considera q</w:t>
      </w:r>
      <w:r w:rsidR="003322DB" w:rsidRPr="00EF432E">
        <w:rPr>
          <w:lang w:val="es-CO"/>
        </w:rPr>
        <w:t xml:space="preserve">ue el aumento de corresponsales digitales en Colombia es un factor </w:t>
      </w:r>
      <w:r w:rsidR="001A6B5E" w:rsidRPr="00EF432E">
        <w:rPr>
          <w:lang w:val="es-CO"/>
        </w:rPr>
        <w:t xml:space="preserve">afecta </w:t>
      </w:r>
      <w:r w:rsidR="009D212E" w:rsidRPr="00EF432E">
        <w:rPr>
          <w:lang w:val="es-CO"/>
        </w:rPr>
        <w:t xml:space="preserve">positivamente el IIF recientemente, debido a que </w:t>
      </w:r>
      <w:r w:rsidR="001A6B5E" w:rsidRPr="00EF432E">
        <w:rPr>
          <w:lang w:val="es-CO"/>
        </w:rPr>
        <w:t xml:space="preserve">atribuye el crecimiento del </w:t>
      </w:r>
      <w:r w:rsidR="00E70817" w:rsidRPr="00EF432E">
        <w:rPr>
          <w:lang w:val="es-CO"/>
        </w:rPr>
        <w:t>índice</w:t>
      </w:r>
      <w:r w:rsidR="001A6B5E" w:rsidRPr="00EF432E">
        <w:rPr>
          <w:lang w:val="es-CO"/>
        </w:rPr>
        <w:t xml:space="preserve"> </w:t>
      </w:r>
      <w:r w:rsidR="00E70817" w:rsidRPr="00EF432E">
        <w:rPr>
          <w:lang w:val="es-CO"/>
        </w:rPr>
        <w:t xml:space="preserve">a que </w:t>
      </w:r>
      <w:r w:rsidR="009E222A" w:rsidRPr="00EF432E">
        <w:rPr>
          <w:lang w:val="es-CO"/>
        </w:rPr>
        <w:t>es el país latinoamericano con mayor uso de billeteras móviles o los distintos aplicativos para pagos</w:t>
      </w:r>
      <w:r w:rsidR="00594792" w:rsidRPr="00EF432E">
        <w:rPr>
          <w:lang w:val="es-CO"/>
        </w:rPr>
        <w:t xml:space="preserve"> (Grupo Crédito S.A, 2023)</w:t>
      </w:r>
      <w:r w:rsidR="00E70817" w:rsidRPr="00EF432E">
        <w:rPr>
          <w:lang w:val="es-CO"/>
        </w:rPr>
        <w:t xml:space="preserve">. Por lo tanto, se recomienda a las entidades bancarias desarrollar inversiones en torno a </w:t>
      </w:r>
      <w:r w:rsidR="009E7C3D" w:rsidRPr="00EF432E">
        <w:rPr>
          <w:lang w:val="es-CO"/>
        </w:rPr>
        <w:t xml:space="preserve">la penetración de corresponsales en zonas rurales a corto plazo y un </w:t>
      </w:r>
      <w:r w:rsidR="009E7C3D" w:rsidRPr="00EF432E">
        <w:rPr>
          <w:lang w:val="es-CO"/>
        </w:rPr>
        <w:lastRenderedPageBreak/>
        <w:t>plan de educación en cuanto al uso de servicios financieros a través de corresponsales digitales a largo plazo.</w:t>
      </w:r>
    </w:p>
    <w:p w14:paraId="134FF9F7" w14:textId="2ADF40FA" w:rsidR="005173DD" w:rsidRPr="00F07704" w:rsidRDefault="00830749" w:rsidP="003F595E">
      <w:pPr>
        <w:pStyle w:val="Tesis3"/>
        <w:rPr>
          <w:lang w:val="es-US"/>
        </w:rPr>
      </w:pPr>
      <w:bookmarkStart w:id="127" w:name="_Toc165963760"/>
      <w:r w:rsidRPr="00F07704">
        <w:rPr>
          <w:lang w:val="es-US"/>
        </w:rPr>
        <w:t>Programas</w:t>
      </w:r>
      <w:r w:rsidR="00295BA8" w:rsidRPr="00F07704">
        <w:rPr>
          <w:lang w:val="es-US"/>
        </w:rPr>
        <w:t xml:space="preserve"> de </w:t>
      </w:r>
      <w:r w:rsidR="00E04E38" w:rsidRPr="00F07704">
        <w:rPr>
          <w:lang w:val="es-US"/>
        </w:rPr>
        <w:t xml:space="preserve">regulación de prejuicios en los procesos de </w:t>
      </w:r>
      <w:r w:rsidR="00F7161F" w:rsidRPr="00F07704">
        <w:rPr>
          <w:lang w:val="es-US"/>
        </w:rPr>
        <w:t>evaluación de créditos hipotecarios</w:t>
      </w:r>
      <w:bookmarkEnd w:id="127"/>
    </w:p>
    <w:p w14:paraId="65B0A151" w14:textId="56A5F4F6" w:rsidR="003F595E" w:rsidRPr="00EF432E" w:rsidRDefault="003F595E" w:rsidP="009E52BA">
      <w:pPr>
        <w:rPr>
          <w:lang w:val="es-CO"/>
        </w:rPr>
      </w:pPr>
      <w:r w:rsidRPr="00145C31">
        <w:rPr>
          <w:rFonts w:eastAsia="Times New Roman" w:cs="Times New Roman"/>
          <w:color w:val="000000"/>
          <w:sz w:val="22"/>
          <w:lang w:val="es-ES"/>
        </w:rPr>
        <w:t xml:space="preserve">Dada la importancia teórica y práctica de </w:t>
      </w:r>
      <w:r w:rsidR="00E71FF3" w:rsidRPr="00145C31">
        <w:rPr>
          <w:rFonts w:eastAsia="Times New Roman" w:cs="Times New Roman"/>
          <w:color w:val="000000"/>
          <w:sz w:val="22"/>
          <w:lang w:val="es-ES"/>
        </w:rPr>
        <w:t xml:space="preserve">las </w:t>
      </w:r>
      <w:r w:rsidRPr="00145C31">
        <w:rPr>
          <w:rFonts w:eastAsia="Times New Roman" w:cs="Times New Roman"/>
          <w:color w:val="000000"/>
          <w:sz w:val="22"/>
          <w:lang w:val="es-ES"/>
        </w:rPr>
        <w:t>variable</w:t>
      </w:r>
      <w:r w:rsidR="004C06F3" w:rsidRPr="00145C31">
        <w:rPr>
          <w:rFonts w:eastAsia="Times New Roman" w:cs="Times New Roman"/>
          <w:color w:val="000000"/>
          <w:sz w:val="22"/>
          <w:lang w:val="es-ES"/>
        </w:rPr>
        <w:t>s de cantidad de créditos hipotecarios emitidos tanto a hombres como mujeres, l</w:t>
      </w:r>
      <w:r w:rsidRPr="00145C31">
        <w:rPr>
          <w:rFonts w:eastAsia="Times New Roman" w:cs="Times New Roman"/>
          <w:color w:val="000000"/>
          <w:sz w:val="22"/>
          <w:lang w:val="es-ES"/>
        </w:rPr>
        <w:t>a creación de estrategias dirigidas a la mejora de esta</w:t>
      </w:r>
      <w:r w:rsidR="00D5751C" w:rsidRPr="00145C31">
        <w:rPr>
          <w:rFonts w:eastAsia="Times New Roman" w:cs="Times New Roman"/>
          <w:color w:val="000000"/>
          <w:sz w:val="22"/>
          <w:lang w:val="es-ES"/>
        </w:rPr>
        <w:t>s</w:t>
      </w:r>
      <w:r w:rsidRPr="00145C31">
        <w:rPr>
          <w:rFonts w:eastAsia="Times New Roman" w:cs="Times New Roman"/>
          <w:color w:val="000000"/>
          <w:sz w:val="22"/>
          <w:lang w:val="es-ES"/>
        </w:rPr>
        <w:t xml:space="preserve"> variable</w:t>
      </w:r>
      <w:r w:rsidR="00D5751C" w:rsidRPr="00145C31">
        <w:rPr>
          <w:rFonts w:eastAsia="Times New Roman" w:cs="Times New Roman"/>
          <w:color w:val="000000"/>
          <w:sz w:val="22"/>
          <w:lang w:val="es-ES"/>
        </w:rPr>
        <w:t>s</w:t>
      </w:r>
      <w:r w:rsidRPr="00145C31">
        <w:rPr>
          <w:rFonts w:eastAsia="Times New Roman" w:cs="Times New Roman"/>
          <w:color w:val="000000"/>
          <w:sz w:val="22"/>
          <w:lang w:val="es-ES"/>
        </w:rPr>
        <w:t xml:space="preserve"> demuestra ser imperativo. </w:t>
      </w:r>
      <w:r w:rsidR="00D5751C" w:rsidRPr="00EF432E">
        <w:rPr>
          <w:rFonts w:eastAsia="Times New Roman" w:cs="Times New Roman"/>
          <w:color w:val="000000"/>
          <w:sz w:val="22"/>
          <w:lang w:val="es-CO"/>
        </w:rPr>
        <w:t xml:space="preserve">Debido a que los signos opuestos en el efecto de dichas variables frente el IIF, se propone una estrategia que </w:t>
      </w:r>
      <w:r w:rsidR="005978F0" w:rsidRPr="00EF432E">
        <w:rPr>
          <w:rFonts w:eastAsia="Times New Roman" w:cs="Times New Roman"/>
          <w:color w:val="000000"/>
          <w:sz w:val="22"/>
          <w:lang w:val="es-CO"/>
        </w:rPr>
        <w:t xml:space="preserve">minimice la brecha entre créditos emitidos </w:t>
      </w:r>
      <w:r w:rsidR="00915765" w:rsidRPr="00EF432E">
        <w:rPr>
          <w:rFonts w:eastAsia="Times New Roman" w:cs="Times New Roman"/>
          <w:color w:val="000000"/>
          <w:sz w:val="22"/>
          <w:lang w:val="es-CO"/>
        </w:rPr>
        <w:t xml:space="preserve">entre géneros. </w:t>
      </w:r>
      <w:r w:rsidRPr="00EF432E">
        <w:rPr>
          <w:rFonts w:eastAsia="Times New Roman" w:cs="Times New Roman"/>
          <w:color w:val="000000"/>
          <w:sz w:val="22"/>
          <w:lang w:val="es-CO"/>
        </w:rPr>
        <w:t xml:space="preserve">Programas hipotecarios inclusivos deben ser desarrollados con el objetivo de facilitar transacciones dentro del mercado de bienes </w:t>
      </w:r>
      <w:r w:rsidR="004E1655" w:rsidRPr="00EF432E">
        <w:rPr>
          <w:rFonts w:eastAsia="Times New Roman" w:cs="Times New Roman"/>
          <w:color w:val="000000"/>
          <w:sz w:val="22"/>
          <w:lang w:val="es-CO"/>
        </w:rPr>
        <w:t>raíces</w:t>
      </w:r>
      <w:r w:rsidRPr="00EF432E">
        <w:rPr>
          <w:rFonts w:eastAsia="Times New Roman" w:cs="Times New Roman"/>
          <w:color w:val="000000"/>
          <w:sz w:val="22"/>
          <w:lang w:val="es-CO"/>
        </w:rPr>
        <w:t>.</w:t>
      </w:r>
      <w:r w:rsidR="00FD1C0A" w:rsidRPr="00EF432E">
        <w:rPr>
          <w:rFonts w:eastAsia="Times New Roman" w:cs="Times New Roman"/>
          <w:color w:val="000000"/>
          <w:sz w:val="22"/>
          <w:lang w:val="es-CO"/>
        </w:rPr>
        <w:t xml:space="preserve"> </w:t>
      </w:r>
      <w:r w:rsidR="00736677" w:rsidRPr="00145C31">
        <w:rPr>
          <w:rFonts w:eastAsia="Times New Roman" w:cs="Times New Roman"/>
          <w:color w:val="000000"/>
          <w:sz w:val="22"/>
          <w:lang w:val="es-ES"/>
        </w:rPr>
        <w:t xml:space="preserve">Según el reporte de la Banca de Oportunidades, </w:t>
      </w:r>
      <w:r w:rsidR="00525D52" w:rsidRPr="00145C31">
        <w:rPr>
          <w:rFonts w:eastAsia="Times New Roman" w:cs="Times New Roman"/>
          <w:color w:val="000000"/>
          <w:sz w:val="22"/>
          <w:lang w:val="es-ES"/>
        </w:rPr>
        <w:t xml:space="preserve">las mujeres cuentan con un menor porcentaje de créditos hipotecarios y menores montos desembolsados </w:t>
      </w:r>
      <w:r w:rsidR="00B45F5F" w:rsidRPr="00145C31">
        <w:rPr>
          <w:rFonts w:eastAsia="Times New Roman" w:cs="Times New Roman"/>
          <w:color w:val="000000"/>
          <w:sz w:val="22"/>
          <w:lang w:val="es-ES"/>
        </w:rPr>
        <w:t xml:space="preserve">que los hombres </w:t>
      </w:r>
      <w:r w:rsidR="00525D52" w:rsidRPr="00145C31">
        <w:rPr>
          <w:rFonts w:eastAsia="Times New Roman" w:cs="Times New Roman"/>
          <w:color w:val="000000"/>
          <w:sz w:val="22"/>
          <w:lang w:val="es-ES"/>
        </w:rPr>
        <w:t>a</w:t>
      </w:r>
      <w:r w:rsidR="00736677" w:rsidRPr="00145C31">
        <w:rPr>
          <w:rFonts w:eastAsia="Times New Roman" w:cs="Times New Roman"/>
          <w:color w:val="000000"/>
          <w:sz w:val="22"/>
          <w:lang w:val="es-ES"/>
        </w:rPr>
        <w:t xml:space="preserve"> pesar </w:t>
      </w:r>
      <w:r w:rsidR="002F3FFB" w:rsidRPr="00145C31">
        <w:rPr>
          <w:rFonts w:eastAsia="Times New Roman" w:cs="Times New Roman"/>
          <w:color w:val="000000"/>
          <w:sz w:val="22"/>
          <w:lang w:val="es-ES"/>
        </w:rPr>
        <w:t>presentar</w:t>
      </w:r>
      <w:r w:rsidR="00736677" w:rsidRPr="00145C31">
        <w:rPr>
          <w:rFonts w:eastAsia="Times New Roman" w:cs="Times New Roman"/>
          <w:color w:val="000000"/>
          <w:sz w:val="22"/>
          <w:lang w:val="es-ES"/>
        </w:rPr>
        <w:t xml:space="preserve"> menor</w:t>
      </w:r>
      <w:r w:rsidR="002F3FFB" w:rsidRPr="00145C31">
        <w:rPr>
          <w:rFonts w:eastAsia="Times New Roman" w:cs="Times New Roman"/>
          <w:color w:val="000000"/>
          <w:sz w:val="22"/>
          <w:lang w:val="es-ES"/>
        </w:rPr>
        <w:t>es</w:t>
      </w:r>
      <w:r w:rsidR="00736677" w:rsidRPr="00145C31">
        <w:rPr>
          <w:rFonts w:eastAsia="Times New Roman" w:cs="Times New Roman"/>
          <w:color w:val="000000"/>
          <w:sz w:val="22"/>
          <w:lang w:val="es-ES"/>
        </w:rPr>
        <w:t xml:space="preserve"> tasa</w:t>
      </w:r>
      <w:r w:rsidR="002F3FFB" w:rsidRPr="00145C31">
        <w:rPr>
          <w:rFonts w:eastAsia="Times New Roman" w:cs="Times New Roman"/>
          <w:color w:val="000000"/>
          <w:sz w:val="22"/>
          <w:lang w:val="es-ES"/>
        </w:rPr>
        <w:t xml:space="preserve">s </w:t>
      </w:r>
      <w:r w:rsidR="00736677" w:rsidRPr="00145C31">
        <w:rPr>
          <w:rFonts w:eastAsia="Times New Roman" w:cs="Times New Roman"/>
          <w:color w:val="000000"/>
          <w:sz w:val="22"/>
          <w:lang w:val="es-ES"/>
        </w:rPr>
        <w:t xml:space="preserve">de mora </w:t>
      </w:r>
      <w:r w:rsidR="00CD6B09" w:rsidRPr="00145C31">
        <w:rPr>
          <w:rFonts w:eastAsia="Times New Roman" w:cs="Times New Roman"/>
          <w:color w:val="000000"/>
          <w:sz w:val="22"/>
          <w:lang w:val="es-ES"/>
        </w:rPr>
        <w:t>q</w:t>
      </w:r>
      <w:r w:rsidR="00736677" w:rsidRPr="00145C31">
        <w:rPr>
          <w:rFonts w:eastAsia="Times New Roman" w:cs="Times New Roman"/>
          <w:color w:val="000000"/>
          <w:sz w:val="22"/>
          <w:lang w:val="es-ES"/>
        </w:rPr>
        <w:t>ue los hombres</w:t>
      </w:r>
      <w:r w:rsidR="002F3FFB" w:rsidRPr="00145C31">
        <w:rPr>
          <w:rFonts w:eastAsia="Times New Roman" w:cs="Times New Roman"/>
          <w:color w:val="000000"/>
          <w:sz w:val="22"/>
          <w:lang w:val="es-ES"/>
        </w:rPr>
        <w:t xml:space="preserve"> en la mayoría de </w:t>
      </w:r>
      <w:r w:rsidR="000424C9" w:rsidRPr="00145C31">
        <w:rPr>
          <w:rFonts w:eastAsia="Times New Roman" w:cs="Times New Roman"/>
          <w:color w:val="000000"/>
          <w:sz w:val="22"/>
          <w:lang w:val="es-ES"/>
        </w:rPr>
        <w:t xml:space="preserve">los </w:t>
      </w:r>
      <w:r w:rsidR="00BD466B" w:rsidRPr="00145C31">
        <w:rPr>
          <w:rFonts w:eastAsia="Times New Roman" w:cs="Times New Roman"/>
          <w:color w:val="000000"/>
          <w:sz w:val="22"/>
          <w:lang w:val="es-ES"/>
        </w:rPr>
        <w:t>grupos etarios</w:t>
      </w:r>
      <w:r w:rsidR="009E52BA" w:rsidRPr="00145C31">
        <w:rPr>
          <w:rFonts w:eastAsia="Times New Roman" w:cs="Times New Roman"/>
          <w:color w:val="000000"/>
          <w:sz w:val="22"/>
          <w:lang w:val="es-ES"/>
        </w:rPr>
        <w:t xml:space="preserve">. </w:t>
      </w:r>
      <w:r w:rsidR="00937513" w:rsidRPr="00EF432E">
        <w:rPr>
          <w:lang w:val="es-CO"/>
        </w:rPr>
        <w:t>(Banca de Oportunidades, 2023)</w:t>
      </w:r>
      <w:r w:rsidR="009E52BA" w:rsidRPr="00EF432E">
        <w:rPr>
          <w:lang w:val="es-CO"/>
        </w:rPr>
        <w:t xml:space="preserve"> “Por tanto, aun cuando las mujeres presentan en promedio menor acceso y tamaño de los desembolsos, la cartera otorgada a ellas refleja menores niveles de siniestralidad y riesgo de crédito.” (Banca de Oportunidades, 2023). </w:t>
      </w:r>
      <w:r w:rsidR="00895962" w:rsidRPr="00EF432E">
        <w:rPr>
          <w:lang w:val="es-CO"/>
        </w:rPr>
        <w:t xml:space="preserve">Por otro lado, </w:t>
      </w:r>
      <w:r w:rsidR="006E34CE" w:rsidRPr="00EF432E">
        <w:rPr>
          <w:lang w:val="es-CO"/>
        </w:rPr>
        <w:t xml:space="preserve">desde el 2022 el mercado hipotecario ha estado sufriendo </w:t>
      </w:r>
      <w:r w:rsidR="00021CA7" w:rsidRPr="00EF432E">
        <w:rPr>
          <w:lang w:val="es-CO"/>
        </w:rPr>
        <w:t xml:space="preserve">de la baja demanda debido al entorno </w:t>
      </w:r>
      <w:r w:rsidR="00C94718" w:rsidRPr="00EF432E">
        <w:rPr>
          <w:lang w:val="es-CO"/>
        </w:rPr>
        <w:t>macroeconómico</w:t>
      </w:r>
      <w:r w:rsidR="00021CA7" w:rsidRPr="00EF432E">
        <w:rPr>
          <w:lang w:val="es-CO"/>
        </w:rPr>
        <w:t xml:space="preserve"> incierto</w:t>
      </w:r>
      <w:r w:rsidR="00BD055B" w:rsidRPr="00EF432E">
        <w:rPr>
          <w:lang w:val="es-CO"/>
        </w:rPr>
        <w:t xml:space="preserve">, </w:t>
      </w:r>
      <w:r w:rsidR="00187E01" w:rsidRPr="00EF432E">
        <w:rPr>
          <w:lang w:val="es-CO"/>
        </w:rPr>
        <w:t>aumento</w:t>
      </w:r>
      <w:r w:rsidR="00BD055B" w:rsidRPr="00EF432E">
        <w:rPr>
          <w:lang w:val="es-CO"/>
        </w:rPr>
        <w:t>s</w:t>
      </w:r>
      <w:r w:rsidR="00187E01" w:rsidRPr="00EF432E">
        <w:rPr>
          <w:lang w:val="es-CO"/>
        </w:rPr>
        <w:t xml:space="preserve"> </w:t>
      </w:r>
      <w:r w:rsidR="00CD6DBE" w:rsidRPr="00EF432E">
        <w:rPr>
          <w:lang w:val="es-CO"/>
        </w:rPr>
        <w:t>en</w:t>
      </w:r>
      <w:r w:rsidR="00187E01" w:rsidRPr="00EF432E">
        <w:rPr>
          <w:lang w:val="es-CO"/>
        </w:rPr>
        <w:t xml:space="preserve"> la </w:t>
      </w:r>
      <w:r w:rsidR="00C94718" w:rsidRPr="00EF432E">
        <w:rPr>
          <w:lang w:val="es-CO"/>
        </w:rPr>
        <w:t>tasa</w:t>
      </w:r>
      <w:r w:rsidR="00187E01" w:rsidRPr="00EF432E">
        <w:rPr>
          <w:lang w:val="es-CO"/>
        </w:rPr>
        <w:t xml:space="preserve"> </w:t>
      </w:r>
      <w:r w:rsidR="00C94718" w:rsidRPr="00EF432E">
        <w:rPr>
          <w:lang w:val="es-CO"/>
        </w:rPr>
        <w:t>de inflación</w:t>
      </w:r>
      <w:r w:rsidR="00BD055B" w:rsidRPr="00EF432E">
        <w:rPr>
          <w:lang w:val="es-CO"/>
        </w:rPr>
        <w:t xml:space="preserve"> y por lo tanto de las tasas de interés</w:t>
      </w:r>
      <w:r w:rsidR="00F67E09" w:rsidRPr="00EF432E">
        <w:rPr>
          <w:lang w:val="es-CO"/>
        </w:rPr>
        <w:t xml:space="preserve">. </w:t>
      </w:r>
      <w:r w:rsidR="005C59AE" w:rsidRPr="008164B9">
        <w:rPr>
          <w:lang w:val="es-ES"/>
        </w:rPr>
        <w:t>Sin embargo</w:t>
      </w:r>
      <w:r w:rsidR="00D673B4" w:rsidRPr="008164B9">
        <w:rPr>
          <w:lang w:val="es-ES"/>
        </w:rPr>
        <w:t>,</w:t>
      </w:r>
      <w:r w:rsidR="005C59AE" w:rsidRPr="008164B9">
        <w:rPr>
          <w:lang w:val="es-ES"/>
        </w:rPr>
        <w:t xml:space="preserve"> a partir del </w:t>
      </w:r>
      <w:r w:rsidR="00D45DA0" w:rsidRPr="008164B9">
        <w:rPr>
          <w:lang w:val="es-ES"/>
        </w:rPr>
        <w:t>segundo semestre del</w:t>
      </w:r>
      <w:r w:rsidR="005C59AE" w:rsidRPr="008164B9">
        <w:rPr>
          <w:lang w:val="es-ES"/>
        </w:rPr>
        <w:t xml:space="preserve"> 2023</w:t>
      </w:r>
      <w:r w:rsidR="009365BF" w:rsidRPr="008164B9">
        <w:rPr>
          <w:lang w:val="es-ES"/>
        </w:rPr>
        <w:t xml:space="preserve"> </w:t>
      </w:r>
      <w:r w:rsidR="00D45DA0" w:rsidRPr="008164B9">
        <w:rPr>
          <w:lang w:val="es-ES"/>
        </w:rPr>
        <w:t xml:space="preserve">la tasa de inflación ha estado disminuyendo, y </w:t>
      </w:r>
      <w:r w:rsidR="00341232" w:rsidRPr="008164B9">
        <w:rPr>
          <w:lang w:val="es-ES"/>
        </w:rPr>
        <w:t>a marzo del 2024 se encuentra en 7.36%</w:t>
      </w:r>
      <w:r w:rsidR="00A861BC" w:rsidRPr="008164B9">
        <w:rPr>
          <w:lang w:val="es-ES"/>
        </w:rPr>
        <w:t xml:space="preserve"> (Banco de la </w:t>
      </w:r>
      <w:r w:rsidR="00F07704" w:rsidRPr="008164B9">
        <w:rPr>
          <w:lang w:val="es-ES"/>
        </w:rPr>
        <w:t>República</w:t>
      </w:r>
      <w:r w:rsidR="00A861BC" w:rsidRPr="008164B9">
        <w:rPr>
          <w:lang w:val="es-ES"/>
        </w:rPr>
        <w:t>,</w:t>
      </w:r>
      <w:r w:rsidR="00F07704" w:rsidRPr="008164B9">
        <w:rPr>
          <w:lang w:val="es-ES"/>
        </w:rPr>
        <w:t xml:space="preserve"> </w:t>
      </w:r>
      <w:r w:rsidR="00A861BC" w:rsidRPr="008164B9">
        <w:rPr>
          <w:lang w:val="es-ES"/>
        </w:rPr>
        <w:t>2024</w:t>
      </w:r>
      <w:proofErr w:type="gramStart"/>
      <w:r w:rsidR="00A861BC" w:rsidRPr="008164B9">
        <w:rPr>
          <w:lang w:val="es-ES"/>
        </w:rPr>
        <w:t xml:space="preserve">) </w:t>
      </w:r>
      <w:r w:rsidR="00341232" w:rsidRPr="008164B9">
        <w:rPr>
          <w:lang w:val="es-ES"/>
        </w:rPr>
        <w:t>,</w:t>
      </w:r>
      <w:proofErr w:type="gramEnd"/>
      <w:r w:rsidR="00341232" w:rsidRPr="008164B9">
        <w:rPr>
          <w:lang w:val="es-ES"/>
        </w:rPr>
        <w:t xml:space="preserve"> lo cual </w:t>
      </w:r>
      <w:r w:rsidR="0045486E" w:rsidRPr="008164B9">
        <w:rPr>
          <w:lang w:val="es-ES"/>
        </w:rPr>
        <w:t xml:space="preserve">indica un panorama más positivo en el mercado de bienes raíces y por lo tanto es necesario </w:t>
      </w:r>
      <w:r w:rsidR="003117E9" w:rsidRPr="008164B9">
        <w:rPr>
          <w:lang w:val="es-ES"/>
        </w:rPr>
        <w:t xml:space="preserve">implementar estrategias que </w:t>
      </w:r>
      <w:r w:rsidR="00226EE3" w:rsidRPr="008164B9">
        <w:rPr>
          <w:lang w:val="es-ES"/>
        </w:rPr>
        <w:t xml:space="preserve">incentiven los créditos solicitados y otorgados a mujeres por mayores montos. </w:t>
      </w:r>
      <w:r w:rsidR="00892E64" w:rsidRPr="00EF432E">
        <w:rPr>
          <w:lang w:val="es-CO"/>
        </w:rPr>
        <w:t xml:space="preserve">Una estrategia recomendada, es </w:t>
      </w:r>
      <w:r w:rsidR="00A60051" w:rsidRPr="00EF432E">
        <w:rPr>
          <w:lang w:val="es-CO"/>
        </w:rPr>
        <w:t xml:space="preserve">inspeccionar los procesos de revisión de solicitudes de créditos dentro de las entidades que emiten dichos créditos de forma que se identifiquen </w:t>
      </w:r>
      <w:r w:rsidR="005C7064" w:rsidRPr="00EF432E">
        <w:rPr>
          <w:lang w:val="es-CO"/>
        </w:rPr>
        <w:t xml:space="preserve">posibles </w:t>
      </w:r>
      <w:r w:rsidR="00EE2291" w:rsidRPr="00EF432E">
        <w:rPr>
          <w:lang w:val="es-CO"/>
        </w:rPr>
        <w:t xml:space="preserve">imparcialidades o prejuicios relacionados al </w:t>
      </w:r>
      <w:r w:rsidR="00007F86" w:rsidRPr="00EF432E">
        <w:rPr>
          <w:lang w:val="es-CO"/>
        </w:rPr>
        <w:t>género</w:t>
      </w:r>
      <w:r w:rsidR="00EE2291" w:rsidRPr="00EF432E">
        <w:rPr>
          <w:lang w:val="es-CO"/>
        </w:rPr>
        <w:t xml:space="preserve"> del </w:t>
      </w:r>
      <w:r w:rsidR="00007F86" w:rsidRPr="00EF432E">
        <w:rPr>
          <w:lang w:val="es-CO"/>
        </w:rPr>
        <w:t xml:space="preserve">solicitante. </w:t>
      </w:r>
      <w:r w:rsidR="00001DB8" w:rsidRPr="00EF432E">
        <w:rPr>
          <w:lang w:val="es-CO"/>
        </w:rPr>
        <w:t>En caso de halla</w:t>
      </w:r>
      <w:r w:rsidR="00882BC3" w:rsidRPr="00EF432E">
        <w:rPr>
          <w:lang w:val="es-CO"/>
        </w:rPr>
        <w:t>rlos, se propone</w:t>
      </w:r>
      <w:r w:rsidR="00910938" w:rsidRPr="00EF432E">
        <w:rPr>
          <w:lang w:val="es-CO"/>
        </w:rPr>
        <w:t xml:space="preserve"> modificar los procesos de selección </w:t>
      </w:r>
      <w:r w:rsidR="0060526C" w:rsidRPr="00EF432E">
        <w:rPr>
          <w:lang w:val="es-CO"/>
        </w:rPr>
        <w:t xml:space="preserve">de forma que </w:t>
      </w:r>
      <w:r w:rsidR="001D0DC6" w:rsidRPr="00EF432E">
        <w:rPr>
          <w:lang w:val="es-CO"/>
        </w:rPr>
        <w:t xml:space="preserve">se limiten las decisiones imparciales. </w:t>
      </w:r>
      <w:r w:rsidR="00A40309" w:rsidRPr="00EF432E">
        <w:rPr>
          <w:lang w:val="es-CO"/>
        </w:rPr>
        <w:t xml:space="preserve">Por ejemplo, existen </w:t>
      </w:r>
      <w:r w:rsidR="00A40309" w:rsidRPr="00EF432E">
        <w:rPr>
          <w:lang w:val="es-CO"/>
        </w:rPr>
        <w:lastRenderedPageBreak/>
        <w:t xml:space="preserve">programas digitales que se pueden instalar para evitar incluir el </w:t>
      </w:r>
      <w:r w:rsidR="003C46F7" w:rsidRPr="00EF432E">
        <w:rPr>
          <w:lang w:val="es-CO"/>
        </w:rPr>
        <w:t>género</w:t>
      </w:r>
      <w:r w:rsidR="00A40309" w:rsidRPr="00EF432E">
        <w:rPr>
          <w:lang w:val="es-CO"/>
        </w:rPr>
        <w:t xml:space="preserve"> en las solicitudes o incluso </w:t>
      </w:r>
      <w:r w:rsidR="00E601C5" w:rsidRPr="00EF432E">
        <w:rPr>
          <w:lang w:val="es-CO"/>
        </w:rPr>
        <w:t xml:space="preserve">algunos que utilizando inteligencia artificial revisan los procesos de selección históricos </w:t>
      </w:r>
      <w:r w:rsidR="002D1977" w:rsidRPr="00EF432E">
        <w:rPr>
          <w:lang w:val="es-CO"/>
        </w:rPr>
        <w:t xml:space="preserve">e identifican patrones de </w:t>
      </w:r>
      <w:r w:rsidR="00A2791B" w:rsidRPr="00EF432E">
        <w:rPr>
          <w:lang w:val="es-CO"/>
        </w:rPr>
        <w:t xml:space="preserve">decisiones tomadas arbitrariamente por algún factor. Estos programas se utilizan en muchas empresas en procesos de selección de personal, pero se recomienda utilizar las mismas bases del software y </w:t>
      </w:r>
      <w:r w:rsidR="003C46F7" w:rsidRPr="00EF432E">
        <w:rPr>
          <w:lang w:val="es-CO"/>
        </w:rPr>
        <w:t>hacer pequeñas modificaciones</w:t>
      </w:r>
      <w:r w:rsidR="00A2791B" w:rsidRPr="00EF432E">
        <w:rPr>
          <w:lang w:val="es-CO"/>
        </w:rPr>
        <w:t xml:space="preserve"> </w:t>
      </w:r>
      <w:r w:rsidR="003C46F7" w:rsidRPr="00EF432E">
        <w:rPr>
          <w:lang w:val="es-CO"/>
        </w:rPr>
        <w:t xml:space="preserve">de forma que se ajusten a las necesidades de las entidades bancarias. </w:t>
      </w:r>
    </w:p>
    <w:p w14:paraId="0923ED2D" w14:textId="7F65D202" w:rsidR="009F4A66" w:rsidRPr="00EF432E" w:rsidRDefault="009F4A66" w:rsidP="009E52BA">
      <w:pPr>
        <w:rPr>
          <w:lang w:val="es-CO"/>
        </w:rPr>
      </w:pPr>
      <w:r w:rsidRPr="00EF432E">
        <w:rPr>
          <w:lang w:val="es-CO"/>
        </w:rPr>
        <w:t>Dado el análisis exhaustivo realizado en este proyecto y las conclusiones derivadas del mismo, es evidente que la mejora continua en el índice de inclusión financiera en Colombia requiere un enfoque estratégico y multifacético. Las recomendaciones propuestas aquí representan un primer paso hacia este objetivo, pero queda claro que se necesita un compromiso continuo por parte de las entidades financieras, el gobierno y otros actores relevantes para implementar y monitorear estas estrategias con éxito. Es fundamental reconocer que la inclusión financiera no solo es un objetivo en sí mismo, sino también un medio para lograr un desarrollo económico y social más equitativo y sostenible en Colombia. Por lo tanto, la implementación efectiva de estas recomendaciones no solo beneficiará a los individuos y comunidades que actualmente carecen de acceso a servicios financieros, sino que también fortalecerá el sistema financiero en su conjunto y contribuirá al crecimiento económico del país en el largo plazo. En última instancia, el éxito de estas estrategias dependerá de la colaboración y el compromiso de todos los actores involucrados en el ecosistema financiero colombiano.</w:t>
      </w:r>
    </w:p>
    <w:p w14:paraId="622993F2" w14:textId="2957329A" w:rsidR="00D06671" w:rsidRPr="00F07704" w:rsidRDefault="00D06671" w:rsidP="001F5A31">
      <w:pPr>
        <w:pStyle w:val="Tesis3"/>
        <w:rPr>
          <w:lang w:val="es-US"/>
        </w:rPr>
      </w:pPr>
    </w:p>
    <w:p w14:paraId="085CA981" w14:textId="77777777" w:rsidR="00AB65B1" w:rsidRPr="00F07704" w:rsidRDefault="00AB65B1" w:rsidP="0064026B">
      <w:pPr>
        <w:pStyle w:val="Tesis1"/>
        <w:rPr>
          <w:lang w:val="es-US"/>
        </w:rPr>
      </w:pPr>
      <w:bookmarkStart w:id="128" w:name="_Toc165284766"/>
    </w:p>
    <w:p w14:paraId="4558EC76" w14:textId="77777777" w:rsidR="00AB65B1" w:rsidRPr="00F07704" w:rsidRDefault="00AB65B1" w:rsidP="0064026B">
      <w:pPr>
        <w:pStyle w:val="Tesis1"/>
        <w:rPr>
          <w:lang w:val="es-US"/>
        </w:rPr>
      </w:pPr>
    </w:p>
    <w:p w14:paraId="1552851E" w14:textId="77777777" w:rsidR="003515AA" w:rsidRDefault="003515AA" w:rsidP="0064026B">
      <w:pPr>
        <w:pStyle w:val="Tesis1"/>
        <w:rPr>
          <w:lang w:val="es-US"/>
        </w:rPr>
      </w:pPr>
      <w:bookmarkStart w:id="129" w:name="_Toc165963761"/>
    </w:p>
    <w:p w14:paraId="3C0231F7" w14:textId="5CE9EDBE" w:rsidR="0064026B" w:rsidRPr="00EF432E" w:rsidRDefault="0064026B" w:rsidP="0064026B">
      <w:pPr>
        <w:pStyle w:val="Tesis1"/>
        <w:rPr>
          <w:lang w:val="en-US"/>
        </w:rPr>
      </w:pPr>
      <w:proofErr w:type="spellStart"/>
      <w:r w:rsidRPr="00EF432E">
        <w:rPr>
          <w:lang w:val="en-US"/>
        </w:rPr>
        <w:lastRenderedPageBreak/>
        <w:t>Referencias</w:t>
      </w:r>
      <w:bookmarkEnd w:id="128"/>
      <w:bookmarkEnd w:id="129"/>
      <w:proofErr w:type="spellEnd"/>
    </w:p>
    <w:p w14:paraId="3E803E2D" w14:textId="61D6C333" w:rsidR="006A0FCB" w:rsidRDefault="006A0FCB" w:rsidP="006A0FCB">
      <w:pPr>
        <w:pStyle w:val="NormalWeb"/>
        <w:ind w:left="567" w:hanging="567"/>
      </w:pPr>
      <w:r>
        <w:t xml:space="preserve">Abuzied, Y. (2022, August 22). </w:t>
      </w:r>
      <w:r>
        <w:rPr>
          <w:i/>
          <w:iCs/>
        </w:rPr>
        <w:t>A practical guide to the kaizen approach as a Quality Improvement Tool</w:t>
      </w:r>
      <w:r>
        <w:t xml:space="preserve">. Global journal on quality and safety in healthcare. </w:t>
      </w:r>
      <w:hyperlink r:id="rId28" w:history="1">
        <w:r w:rsidR="00145C31" w:rsidRPr="00F163C2">
          <w:rPr>
            <w:rStyle w:val="Hipervnculo"/>
          </w:rPr>
          <w:t>https://www.ncbi.nlm.nih.gov/pmc/articles/PMC10229000/</w:t>
        </w:r>
      </w:hyperlink>
      <w:r>
        <w:t xml:space="preserve"> </w:t>
      </w:r>
    </w:p>
    <w:p w14:paraId="58DE1412" w14:textId="77777777" w:rsidR="006A0FCB" w:rsidRDefault="006A0FCB" w:rsidP="006A0FCB">
      <w:pPr>
        <w:pStyle w:val="NormalWeb"/>
        <w:ind w:left="567" w:hanging="567"/>
      </w:pPr>
      <w:r>
        <w:t xml:space="preserve">Arnold, M., &amp; Hanck, C. (2024, February 13). </w:t>
      </w:r>
      <w:r>
        <w:rPr>
          <w:i/>
          <w:iCs/>
        </w:rPr>
        <w:t>10.3 Fixed Effects Regression</w:t>
      </w:r>
      <w:r>
        <w:t xml:space="preserve">. Introduction to econometrics with R. https://www.econometrics-with-r.org/10.3-fixed-effects-regression.html </w:t>
      </w:r>
    </w:p>
    <w:p w14:paraId="0C52E6A7" w14:textId="43BEF8B4" w:rsidR="004A128F" w:rsidRDefault="004A128F" w:rsidP="004A128F">
      <w:pPr>
        <w:pStyle w:val="NormalWeb"/>
        <w:ind w:left="567" w:hanging="567"/>
      </w:pPr>
      <w:r>
        <w:rPr>
          <w:lang w:val="es-ES"/>
        </w:rPr>
        <w:t>Asobancaria</w:t>
      </w:r>
      <w:r w:rsidRPr="00145C31">
        <w:t>. (20</w:t>
      </w:r>
      <w:r w:rsidRPr="004A128F">
        <w:rPr>
          <w:lang w:val="es-ES"/>
        </w:rPr>
        <w:t>2</w:t>
      </w:r>
      <w:r>
        <w:rPr>
          <w:lang w:val="es-ES"/>
        </w:rPr>
        <w:t>2</w:t>
      </w:r>
      <w:r w:rsidRPr="00145C31">
        <w:t xml:space="preserve">). </w:t>
      </w:r>
      <w:r>
        <w:rPr>
          <w:lang w:val="es-ES"/>
        </w:rPr>
        <w:t>Informe de Gestión Gremial 2022 Construyendo una banca para la sostenibilidad</w:t>
      </w:r>
      <w:r w:rsidRPr="00E36E24">
        <w:rPr>
          <w:lang w:val="es-ES"/>
        </w:rPr>
        <w:t xml:space="preserve">. </w:t>
      </w:r>
      <w:r>
        <w:rPr>
          <w:lang w:val="es-ES"/>
        </w:rPr>
        <w:t>Asobancaria</w:t>
      </w:r>
      <w:r w:rsidRPr="00145C31">
        <w:t xml:space="preserve">. </w:t>
      </w:r>
      <w:hyperlink r:id="rId29" w:history="1">
        <w:r w:rsidR="003515AA" w:rsidRPr="00F163C2">
          <w:rPr>
            <w:rStyle w:val="Hipervnculo"/>
          </w:rPr>
          <w:t>https://www.asobancaria.com/wp-content/uploads/2023/06/IGG-2022-v30062023.pdf</w:t>
        </w:r>
      </w:hyperlink>
    </w:p>
    <w:p w14:paraId="2EF37960" w14:textId="4D43B32F" w:rsidR="001B42B7" w:rsidRDefault="003515AA" w:rsidP="001B42B7">
      <w:pPr>
        <w:pStyle w:val="NormalWeb"/>
        <w:ind w:left="567" w:hanging="567"/>
      </w:pPr>
      <w:r>
        <w:rPr>
          <w:lang w:val="es-ES"/>
        </w:rPr>
        <w:t>Banca de las Oportunidades</w:t>
      </w:r>
      <w:r w:rsidRPr="00145C31">
        <w:t>. (20</w:t>
      </w:r>
      <w:r w:rsidRPr="004A128F">
        <w:rPr>
          <w:lang w:val="es-ES"/>
        </w:rPr>
        <w:t>2</w:t>
      </w:r>
      <w:r>
        <w:rPr>
          <w:lang w:val="es-ES"/>
        </w:rPr>
        <w:t>2</w:t>
      </w:r>
      <w:r w:rsidRPr="00145C31">
        <w:t xml:space="preserve">). </w:t>
      </w:r>
      <w:r w:rsidR="00BD5C46">
        <w:rPr>
          <w:lang w:val="es-ES"/>
        </w:rPr>
        <w:t>Reporte de Inclusión Financiera 2022</w:t>
      </w:r>
      <w:r w:rsidRPr="00E36E24">
        <w:rPr>
          <w:lang w:val="es-ES"/>
        </w:rPr>
        <w:t xml:space="preserve"> </w:t>
      </w:r>
      <w:r w:rsidR="00BD5C46">
        <w:rPr>
          <w:lang w:val="es-ES"/>
        </w:rPr>
        <w:t>Banca de las Oportunidades</w:t>
      </w:r>
      <w:r w:rsidRPr="00145C31">
        <w:t xml:space="preserve">. </w:t>
      </w:r>
      <w:hyperlink r:id="rId30" w:history="1">
        <w:r w:rsidR="00BD5C46" w:rsidRPr="00F163C2">
          <w:rPr>
            <w:rStyle w:val="Hipervnculo"/>
          </w:rPr>
          <w:t>https://www.bancadelasoportunidades.gov.co/sites/default/files/2023-07/RIF2022%2018072023.pdf</w:t>
        </w:r>
      </w:hyperlink>
      <w:r w:rsidR="00BD5C46" w:rsidRPr="001B42B7">
        <w:t xml:space="preserve"> </w:t>
      </w:r>
    </w:p>
    <w:p w14:paraId="3A0CEBF7" w14:textId="44CB590F" w:rsidR="00B53CF8" w:rsidRDefault="00B53CF8" w:rsidP="001B42B7">
      <w:pPr>
        <w:pStyle w:val="NormalWeb"/>
        <w:ind w:left="567" w:hanging="567"/>
      </w:pPr>
      <w:r w:rsidRPr="00B53CF8">
        <w:t>Banco de Desarrollo de América Latina y el Caribe. (2021). ¿Cómo están la inclusión y educación financiera en América Latina? Caf.com. https://www.caf.com/es/conocimiento/visiones/2021/05/como-estan-la-inclusion-y-educacion-financiera-en-america-latina/</w:t>
      </w:r>
    </w:p>
    <w:p w14:paraId="188D364D" w14:textId="73DB148E" w:rsidR="001B42B7" w:rsidRPr="001B42B7" w:rsidRDefault="001B42B7" w:rsidP="001B42B7">
      <w:pPr>
        <w:pStyle w:val="NormalWeb"/>
        <w:ind w:left="567" w:hanging="567"/>
      </w:pPr>
      <w:r w:rsidRPr="001B42B7">
        <w:t>Banco de la Republica. (n.d.). Inflación total y meta. Inflación total y meta | Banco de la República. https://www.banrep.gov.co/es/estadisticas/inflacion-total-y-meta</w:t>
      </w:r>
    </w:p>
    <w:p w14:paraId="5AB4DA91" w14:textId="77777777" w:rsidR="006A0FCB" w:rsidRDefault="006A0FCB" w:rsidP="006A0FCB">
      <w:pPr>
        <w:pStyle w:val="NormalWeb"/>
        <w:ind w:left="567" w:hanging="567"/>
      </w:pPr>
      <w:r>
        <w:t xml:space="preserve">Banco Mundial. (2022, July 21). </w:t>
      </w:r>
      <w:r>
        <w:rPr>
          <w:i/>
          <w:iCs/>
        </w:rPr>
        <w:t>La COVID-19 impulsó la adopción de los servicios financieros digitales</w:t>
      </w:r>
      <w:r>
        <w:t xml:space="preserve">. World Bank. https://www.bancomundial.org/es/news/feature/2022/07/21/covid-19-boosted-the-adoption-of-digital-financial-services </w:t>
      </w:r>
    </w:p>
    <w:p w14:paraId="6731D952" w14:textId="2346E3C9" w:rsidR="006A0FCB" w:rsidRDefault="006A0FCB" w:rsidP="006A0FCB">
      <w:pPr>
        <w:pStyle w:val="NormalWeb"/>
        <w:ind w:left="567" w:hanging="567"/>
      </w:pPr>
      <w:r>
        <w:t xml:space="preserve">Cano, C. G., Esguerra, M. del P., García, N., Rueda, J. L., &amp; Velasco, A. M. (2014). </w:t>
      </w:r>
      <w:r>
        <w:rPr>
          <w:i/>
          <w:iCs/>
        </w:rPr>
        <w:t xml:space="preserve">Inclusión financiera en Colombia </w:t>
      </w:r>
      <w:r>
        <w:t xml:space="preserve">. Banco de La República. Retrieved from https://www.banrep.gov.co/sites/default/files/eventos/archivos/sem_357.pdf. </w:t>
      </w:r>
    </w:p>
    <w:p w14:paraId="733A4306" w14:textId="42D25E0D" w:rsidR="002F7969" w:rsidRDefault="002F7969" w:rsidP="00E949A5">
      <w:pPr>
        <w:pStyle w:val="NormalWeb"/>
        <w:ind w:left="567" w:hanging="567"/>
      </w:pPr>
      <w:r>
        <w:rPr>
          <w:lang w:val="es-ES"/>
        </w:rPr>
        <w:t>DANE</w:t>
      </w:r>
      <w:r>
        <w:t>. (</w:t>
      </w:r>
      <w:r>
        <w:rPr>
          <w:lang w:val="es-ES"/>
        </w:rPr>
        <w:t>26</w:t>
      </w:r>
      <w:r>
        <w:t xml:space="preserve"> de </w:t>
      </w:r>
      <w:r>
        <w:rPr>
          <w:lang w:val="es-ES"/>
        </w:rPr>
        <w:t>julio</w:t>
      </w:r>
      <w:r>
        <w:t xml:space="preserve"> de </w:t>
      </w:r>
      <w:r>
        <w:rPr>
          <w:lang w:val="es-ES"/>
        </w:rPr>
        <w:t>2023</w:t>
      </w:r>
      <w:r>
        <w:t xml:space="preserve">). </w:t>
      </w:r>
      <w:r w:rsidR="00E949A5">
        <w:t>Indicadores básicos de tenencia y uso de Tecnologías</w:t>
      </w:r>
      <w:r w:rsidR="00E949A5">
        <w:rPr>
          <w:lang w:val="es-ES"/>
        </w:rPr>
        <w:t xml:space="preserve"> d</w:t>
      </w:r>
      <w:r w:rsidR="00E949A5">
        <w:t>e</w:t>
      </w:r>
      <w:r w:rsidR="00E949A5">
        <w:rPr>
          <w:lang w:val="es-ES"/>
        </w:rPr>
        <w:t xml:space="preserve"> la </w:t>
      </w:r>
      <w:r w:rsidR="00E949A5">
        <w:t xml:space="preserve">Información </w:t>
      </w:r>
      <w:r w:rsidR="00E949A5">
        <w:rPr>
          <w:lang w:val="es-ES"/>
        </w:rPr>
        <w:t xml:space="preserve">y  </w:t>
      </w:r>
      <w:r w:rsidR="00E949A5">
        <w:t>la</w:t>
      </w:r>
      <w:r w:rsidR="00E949A5">
        <w:rPr>
          <w:lang w:val="es-ES"/>
        </w:rPr>
        <w:t xml:space="preserve">s </w:t>
      </w:r>
      <w:r w:rsidR="00E949A5">
        <w:t>Comunicaciones</w:t>
      </w:r>
      <w:r w:rsidR="00E949A5">
        <w:rPr>
          <w:lang w:val="es-ES"/>
        </w:rPr>
        <w:t xml:space="preserve">. </w:t>
      </w:r>
      <w:r>
        <w:t>Newsletter.</w:t>
      </w:r>
      <w:r w:rsidR="00E949A5" w:rsidRPr="00E949A5">
        <w:rPr>
          <w:lang w:val="en-US"/>
        </w:rPr>
        <w:t xml:space="preserve">  </w:t>
      </w:r>
      <w:hyperlink r:id="rId31" w:history="1">
        <w:r w:rsidR="00B107E2" w:rsidRPr="00F163C2">
          <w:rPr>
            <w:rStyle w:val="Hipervnculo"/>
          </w:rPr>
          <w:t>https://www.dane.gov.co/files/operaciones/TICH/bol-TICH-2022.pdf</w:t>
        </w:r>
      </w:hyperlink>
    </w:p>
    <w:p w14:paraId="1D1EC368" w14:textId="6C67AB90" w:rsidR="00B107E2" w:rsidRPr="00B107E2" w:rsidRDefault="00B107E2" w:rsidP="00E949A5">
      <w:pPr>
        <w:pStyle w:val="NormalWeb"/>
        <w:ind w:left="567" w:hanging="567"/>
      </w:pPr>
      <w:r w:rsidRPr="00B107E2">
        <w:t>Demirgüç-Kunt, A., Klapper, L., Singer, D. &amp; Ansar, S. (2022). The Global Findex Database 2021: Financial Inclusion, Digital Payments, and Resilience in the Age of COVID-19. Washington, DC: World Bank.</w:t>
      </w:r>
    </w:p>
    <w:p w14:paraId="7E6B0729" w14:textId="06FAFDE7" w:rsidR="006A0FCB" w:rsidRDefault="006A0FCB" w:rsidP="006A0FCB">
      <w:pPr>
        <w:pStyle w:val="NormalWeb"/>
        <w:ind w:left="567" w:hanging="567"/>
      </w:pPr>
      <w:r>
        <w:t xml:space="preserve">Denadai, A. (2023, June 12). </w:t>
      </w:r>
      <w:r>
        <w:rPr>
          <w:i/>
          <w:iCs/>
        </w:rPr>
        <w:t>New MasterCard study reveals Financial Inclusion Momentum in Latin America, highlights remaining gaps to close</w:t>
      </w:r>
      <w:r>
        <w:t xml:space="preserve">. New Mastercard Study Reveals Financial Inclusion Momentum in Latin America, Highlights Remaining Gaps to Close | </w:t>
      </w:r>
      <w:r>
        <w:lastRenderedPageBreak/>
        <w:t xml:space="preserve">Mastercard Newsroom. </w:t>
      </w:r>
      <w:hyperlink r:id="rId32" w:history="1">
        <w:r w:rsidR="00AD2599" w:rsidRPr="00F163C2">
          <w:rPr>
            <w:rStyle w:val="Hipervnculo"/>
          </w:rPr>
          <w:t>https://www.mastercard.com/news/latin-america/en/newsroom/press-releases/pr-en/2023/june/new-mastercard-study-reveals-financial-inclusion-momentum-in-latin-america/</w:t>
        </w:r>
      </w:hyperlink>
      <w:r>
        <w:t xml:space="preserve"> </w:t>
      </w:r>
    </w:p>
    <w:p w14:paraId="5E0935A9" w14:textId="20D722B0" w:rsidR="00ED5233" w:rsidRDefault="00ED5233" w:rsidP="00ED5233">
      <w:pPr>
        <w:pStyle w:val="NormalWeb"/>
        <w:ind w:left="567" w:hanging="567"/>
      </w:pPr>
      <w:r>
        <w:rPr>
          <w:i/>
          <w:iCs/>
        </w:rPr>
        <w:t>Fuerza Laboral, total - colombia</w:t>
      </w:r>
      <w:r>
        <w:t xml:space="preserve">. World Bank Open Data. (n.d.). https://datos.bancomundial.org/indicator/SL.TLF.TOTL.IN?locations=CO </w:t>
      </w:r>
    </w:p>
    <w:p w14:paraId="6EA298B3" w14:textId="06C190CE" w:rsidR="00AD2599" w:rsidRDefault="00AD2599" w:rsidP="006A0FCB">
      <w:pPr>
        <w:pStyle w:val="NormalWeb"/>
        <w:ind w:left="567" w:hanging="567"/>
      </w:pPr>
      <w:r w:rsidRPr="00AD2599">
        <w:t xml:space="preserve">García, A. (26 de agosto de 2019). Beneficios de la Inclusión Financiera. MasterCard. https://www.mastercard.com/news/latin-america/es/sala-de-prensa/comunicados-de-prensa/pr-es/2019/agosto/beneficios-de-la-inclusion-financiera/#:~:text=En%20s%C3%AD%2C%20la%20inclusi%C3%B3n%20financiera,empleo%2C%20la%20estabilidad%20financiera%2C%20la  </w:t>
      </w:r>
    </w:p>
    <w:p w14:paraId="30CFDD51" w14:textId="256DEAD6" w:rsidR="005A19AE" w:rsidRDefault="005A19AE" w:rsidP="005A19AE">
      <w:pPr>
        <w:pStyle w:val="NormalWeb"/>
        <w:ind w:left="567" w:hanging="567"/>
      </w:pPr>
      <w:r>
        <w:t>Grupo Crédito S.A</w:t>
      </w:r>
      <w:r w:rsidRPr="00145C31">
        <w:t>. (20</w:t>
      </w:r>
      <w:r w:rsidRPr="00EF432E">
        <w:rPr>
          <w:lang w:val="es-CO"/>
        </w:rPr>
        <w:t>23</w:t>
      </w:r>
      <w:r w:rsidRPr="00145C31">
        <w:t xml:space="preserve">). </w:t>
      </w:r>
      <w:r w:rsidRPr="005A19AE">
        <w:t>ÍNDICE DE INCLUSIÓN FINANCIERA DE CREDICORP 2023</w:t>
      </w:r>
      <w:r w:rsidR="00E36E24" w:rsidRPr="00E36E24">
        <w:rPr>
          <w:lang w:val="es-ES"/>
        </w:rPr>
        <w:t xml:space="preserve">. </w:t>
      </w:r>
      <w:r w:rsidR="00484AD2">
        <w:t>Grupo Crédito S.A</w:t>
      </w:r>
      <w:r w:rsidRPr="00145C31">
        <w:t xml:space="preserve">. </w:t>
      </w:r>
      <w:hyperlink r:id="rId33" w:history="1">
        <w:r w:rsidR="00317962" w:rsidRPr="00F163C2">
          <w:rPr>
            <w:rStyle w:val="Hipervnculo"/>
          </w:rPr>
          <w:t>h</w:t>
        </w:r>
        <w:proofErr w:type="spellStart"/>
        <w:r w:rsidR="00317962" w:rsidRPr="00F163C2">
          <w:rPr>
            <w:rStyle w:val="Hipervnculo"/>
            <w:lang w:val="es-ES"/>
          </w:rPr>
          <w:t>tt</w:t>
        </w:r>
        <w:proofErr w:type="spellEnd"/>
        <w:r w:rsidR="00317962" w:rsidRPr="00F163C2">
          <w:rPr>
            <w:rStyle w:val="Hipervnculo"/>
          </w:rPr>
          <w:t>ps://grupocredicorp.com/indice-inclusion-financiera/</w:t>
        </w:r>
      </w:hyperlink>
    </w:p>
    <w:p w14:paraId="077EC9C1" w14:textId="331B3E09" w:rsidR="00317962" w:rsidRDefault="00317962" w:rsidP="00317962">
      <w:pPr>
        <w:pStyle w:val="NormalWeb"/>
        <w:ind w:left="567" w:hanging="567"/>
      </w:pPr>
      <w:r>
        <w:t xml:space="preserve">Hernández-Rubio, A., &amp; Bernal Macías, C. (n.d.). (working paper). </w:t>
      </w:r>
      <w:r>
        <w:rPr>
          <w:i/>
          <w:iCs/>
        </w:rPr>
        <w:t>Inclusi´on financiera: un panorama global</w:t>
      </w:r>
      <w:r>
        <w:t xml:space="preserve">. Colombia Científica. Retrieved from https://alianzaefi.com/wp-content/uploads/2023/01/WP3-2020-002.pdf. </w:t>
      </w:r>
    </w:p>
    <w:p w14:paraId="6AFEB112" w14:textId="64BE77C4" w:rsidR="006A0FCB" w:rsidRDefault="006A0FCB" w:rsidP="006A0FCB">
      <w:pPr>
        <w:pStyle w:val="NormalWeb"/>
        <w:ind w:left="567" w:hanging="567"/>
      </w:pPr>
      <w:r>
        <w:t xml:space="preserve">Kim, H., &amp; Ortega, J. C. (2023, August 23). La oferta y demanda de crédito se desaceleran a medida que los Colombianos Navegan un Entorno Macroeconómico Incierto. </w:t>
      </w:r>
      <w:hyperlink r:id="rId34" w:history="1">
        <w:r w:rsidR="00351F33" w:rsidRPr="00F163C2">
          <w:rPr>
            <w:rStyle w:val="Hipervnculo"/>
          </w:rPr>
          <w:t>https://noticias.transunion.co/la-oferta-y-demanda-de-credito-se-desacelera--a-medida-que-los-colombianos-navegan-un-entorno-macroeconomico-incierto/</w:t>
        </w:r>
      </w:hyperlink>
      <w:r>
        <w:t xml:space="preserve"> </w:t>
      </w:r>
    </w:p>
    <w:p w14:paraId="5FC9C4A6" w14:textId="6780C0A8" w:rsidR="00351F33" w:rsidRDefault="00351F33" w:rsidP="006A0FCB">
      <w:pPr>
        <w:pStyle w:val="NormalWeb"/>
        <w:ind w:left="567" w:hanging="567"/>
      </w:pPr>
      <w:r w:rsidRPr="00351F33">
        <w:t xml:space="preserve">Palacios, A. (2016). Confianza e inclusión financiera en Colombia [Monografía para optar al título de magister en administración financiera, Universidad EAFIT]. Repositorio institucional de la Universidad EAFIT  https://www.eafit.edu.co/programas-academicos/posgrado/maestria-administracion-financiera/investigacion/Documents/confianza%20e%20inclusi%C3%B3n%20financiera%20en%20Colombia.pdf  </w:t>
      </w:r>
    </w:p>
    <w:p w14:paraId="47DBDF13" w14:textId="77777777" w:rsidR="006A0FCB" w:rsidRDefault="006A0FCB" w:rsidP="006A0FCB">
      <w:pPr>
        <w:pStyle w:val="NormalWeb"/>
        <w:ind w:left="567" w:hanging="567"/>
      </w:pPr>
      <w:r>
        <w:t xml:space="preserve">Superintendencia Financiera de Colombia. (2024a, April 20). </w:t>
      </w:r>
      <w:r>
        <w:rPr>
          <w:i/>
          <w:iCs/>
        </w:rPr>
        <w:t>Inclusión Financiera: Datos Abiertos colombia</w:t>
      </w:r>
      <w:r>
        <w:t xml:space="preserve">. Inclusión Financiera | Datos Abiertos Colombia. https://www.datos.gov.co/Econom-a-y-Finanzas/Inclusi-n-Financiera/ptgf-ywrb/about_data </w:t>
      </w:r>
    </w:p>
    <w:p w14:paraId="5909A628" w14:textId="77777777" w:rsidR="006A0FCB" w:rsidRDefault="006A0FCB" w:rsidP="006A0FCB">
      <w:pPr>
        <w:pStyle w:val="NormalWeb"/>
        <w:ind w:left="567" w:hanging="567"/>
      </w:pPr>
      <w:r>
        <w:t xml:space="preserve">Superintendencia Financiera de Colombia. (2024b, April 20). </w:t>
      </w:r>
      <w:r>
        <w:rPr>
          <w:i/>
          <w:iCs/>
        </w:rPr>
        <w:t>Inclusión Financiera: Datos Abiertos colombia</w:t>
      </w:r>
      <w:r>
        <w:t xml:space="preserve">. Inclusión Financiera | Datos Abiertos Colombia. https://www.datos.gov.co/Econom-a-y-Finanzas/Inclusi-n-Financiera/kx2f-xjdq/about_data </w:t>
      </w:r>
    </w:p>
    <w:p w14:paraId="62382698" w14:textId="77777777" w:rsidR="006A0FCB" w:rsidRDefault="006A0FCB" w:rsidP="006A0FCB">
      <w:pPr>
        <w:pStyle w:val="NormalWeb"/>
        <w:ind w:left="567" w:hanging="567"/>
      </w:pPr>
      <w:r>
        <w:t xml:space="preserve">The World Bank Group. (2022, September 13). </w:t>
      </w:r>
      <w:r>
        <w:rPr>
          <w:i/>
          <w:iCs/>
        </w:rPr>
        <w:t>Financial Inclusion</w:t>
      </w:r>
      <w:r>
        <w:t xml:space="preserve">. World Bank. https://www.worldbank.org/en/topic/financialinclusion/overview </w:t>
      </w:r>
    </w:p>
    <w:p w14:paraId="1F2D7BCC" w14:textId="77777777" w:rsidR="006A0FCB" w:rsidRDefault="006A0FCB" w:rsidP="006A0FCB">
      <w:pPr>
        <w:pStyle w:val="NormalWeb"/>
        <w:ind w:left="567" w:hanging="567"/>
      </w:pPr>
      <w:r>
        <w:lastRenderedPageBreak/>
        <w:t xml:space="preserve">The World Bank Group. (2023, August 25). </w:t>
      </w:r>
      <w:r>
        <w:rPr>
          <w:i/>
          <w:iCs/>
        </w:rPr>
        <w:t>Financial inclusion - lessons from World Bank Group Experience, fiscal years 2014–22</w:t>
      </w:r>
      <w:r>
        <w:t xml:space="preserve">. Independent Evaluation Group. https://ieg.worldbankgroup.org/evaluations/financial-inclusion </w:t>
      </w:r>
    </w:p>
    <w:p w14:paraId="205C43F1" w14:textId="77777777" w:rsidR="00351F33" w:rsidRDefault="00351F33" w:rsidP="0064026B">
      <w:pPr>
        <w:pStyle w:val="Tesis1"/>
        <w:rPr>
          <w:lang w:val="en-US"/>
        </w:rPr>
      </w:pPr>
      <w:bookmarkStart w:id="130" w:name="_Toc165284767"/>
      <w:bookmarkStart w:id="131" w:name="_Toc165963762"/>
    </w:p>
    <w:p w14:paraId="6B04C183" w14:textId="75CBA3EA" w:rsidR="0064026B" w:rsidRPr="00351F33" w:rsidRDefault="0064026B" w:rsidP="0064026B">
      <w:pPr>
        <w:pStyle w:val="Tesis1"/>
        <w:rPr>
          <w:lang w:val="en-US"/>
        </w:rPr>
      </w:pPr>
      <w:proofErr w:type="spellStart"/>
      <w:r w:rsidRPr="00351F33">
        <w:rPr>
          <w:lang w:val="en-US"/>
        </w:rPr>
        <w:t>Anexos</w:t>
      </w:r>
      <w:bookmarkEnd w:id="130"/>
      <w:bookmarkEnd w:id="131"/>
      <w:proofErr w:type="spellEnd"/>
    </w:p>
    <w:p w14:paraId="3FE63D07" w14:textId="70797D91" w:rsidR="001813B5" w:rsidRPr="00F07704" w:rsidRDefault="003A59AD" w:rsidP="003A59AD">
      <w:pPr>
        <w:pStyle w:val="Tesis2"/>
        <w:rPr>
          <w:lang w:val="es-US"/>
        </w:rPr>
      </w:pPr>
      <w:bookmarkStart w:id="132" w:name="_Toc165963763"/>
      <w:r w:rsidRPr="00F07704">
        <w:rPr>
          <w:lang w:val="es-US"/>
        </w:rPr>
        <w:t xml:space="preserve">Datos </w:t>
      </w:r>
      <w:r w:rsidR="00B34BD6" w:rsidRPr="00F07704">
        <w:rPr>
          <w:lang w:val="es-US"/>
        </w:rPr>
        <w:t>completos – Variables Significativas</w:t>
      </w:r>
      <w:bookmarkEnd w:id="132"/>
    </w:p>
    <w:tbl>
      <w:tblPr>
        <w:tblW w:w="0" w:type="auto"/>
        <w:jc w:val="center"/>
        <w:tblLook w:val="04A0" w:firstRow="1" w:lastRow="0" w:firstColumn="1" w:lastColumn="0" w:noHBand="0" w:noVBand="1"/>
      </w:tblPr>
      <w:tblGrid>
        <w:gridCol w:w="428"/>
        <w:gridCol w:w="2157"/>
        <w:gridCol w:w="682"/>
        <w:gridCol w:w="509"/>
        <w:gridCol w:w="815"/>
        <w:gridCol w:w="1165"/>
        <w:gridCol w:w="957"/>
        <w:gridCol w:w="965"/>
        <w:gridCol w:w="1055"/>
      </w:tblGrid>
      <w:tr w:rsidR="00352CB9" w:rsidRPr="00946467" w14:paraId="40931276" w14:textId="77777777" w:rsidTr="005645C4">
        <w:trPr>
          <w:trHeight w:val="300"/>
          <w:jc w:val="center"/>
        </w:trPr>
        <w:tc>
          <w:tcPr>
            <w:tcW w:w="0" w:type="auto"/>
            <w:tcBorders>
              <w:top w:val="single" w:sz="8" w:space="0" w:color="auto"/>
              <w:left w:val="nil"/>
              <w:bottom w:val="single" w:sz="8" w:space="0" w:color="auto"/>
              <w:right w:val="nil"/>
            </w:tcBorders>
            <w:shd w:val="clear" w:color="auto" w:fill="auto"/>
            <w:noWrap/>
            <w:vAlign w:val="center"/>
            <w:hideMark/>
          </w:tcPr>
          <w:p w14:paraId="01C87FCC"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ID</w:t>
            </w:r>
          </w:p>
        </w:tc>
        <w:tc>
          <w:tcPr>
            <w:tcW w:w="0" w:type="auto"/>
            <w:tcBorders>
              <w:top w:val="single" w:sz="8" w:space="0" w:color="auto"/>
              <w:left w:val="nil"/>
              <w:bottom w:val="single" w:sz="8" w:space="0" w:color="auto"/>
              <w:right w:val="nil"/>
            </w:tcBorders>
            <w:shd w:val="clear" w:color="auto" w:fill="auto"/>
            <w:noWrap/>
            <w:vAlign w:val="center"/>
            <w:hideMark/>
          </w:tcPr>
          <w:p w14:paraId="03DB552F"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Nombre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5F95A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Fecha</w:t>
            </w:r>
          </w:p>
        </w:tc>
        <w:tc>
          <w:tcPr>
            <w:tcW w:w="0" w:type="auto"/>
            <w:tcBorders>
              <w:top w:val="single" w:sz="8" w:space="0" w:color="auto"/>
              <w:left w:val="nil"/>
              <w:bottom w:val="single" w:sz="8" w:space="0" w:color="auto"/>
              <w:right w:val="nil"/>
            </w:tcBorders>
            <w:shd w:val="clear" w:color="auto" w:fill="auto"/>
            <w:noWrap/>
            <w:vAlign w:val="center"/>
            <w:hideMark/>
          </w:tcPr>
          <w:p w14:paraId="3DFD5DF6"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IIF</w:t>
            </w:r>
          </w:p>
        </w:tc>
        <w:tc>
          <w:tcPr>
            <w:tcW w:w="0" w:type="auto"/>
            <w:tcBorders>
              <w:top w:val="single" w:sz="8" w:space="0" w:color="auto"/>
              <w:left w:val="nil"/>
              <w:bottom w:val="single" w:sz="8" w:space="0" w:color="auto"/>
              <w:right w:val="nil"/>
            </w:tcBorders>
            <w:shd w:val="clear" w:color="auto" w:fill="auto"/>
            <w:noWrap/>
            <w:vAlign w:val="center"/>
            <w:hideMark/>
          </w:tcPr>
          <w:p w14:paraId="3C0A6E56"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CorrAct</w:t>
            </w:r>
          </w:p>
        </w:tc>
        <w:tc>
          <w:tcPr>
            <w:tcW w:w="0" w:type="auto"/>
            <w:tcBorders>
              <w:top w:val="single" w:sz="8" w:space="0" w:color="auto"/>
              <w:left w:val="nil"/>
              <w:bottom w:val="single" w:sz="8" w:space="0" w:color="auto"/>
              <w:right w:val="nil"/>
            </w:tcBorders>
            <w:shd w:val="clear" w:color="auto" w:fill="auto"/>
            <w:noWrap/>
            <w:vAlign w:val="center"/>
            <w:hideMark/>
          </w:tcPr>
          <w:p w14:paraId="7737B1CE"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PorcCtasAct</w:t>
            </w:r>
            <w:proofErr w:type="spellEnd"/>
          </w:p>
        </w:tc>
        <w:tc>
          <w:tcPr>
            <w:tcW w:w="0" w:type="auto"/>
            <w:tcBorders>
              <w:top w:val="single" w:sz="8" w:space="0" w:color="auto"/>
              <w:left w:val="nil"/>
              <w:bottom w:val="single" w:sz="8" w:space="0" w:color="auto"/>
              <w:right w:val="nil"/>
            </w:tcBorders>
            <w:shd w:val="clear" w:color="auto" w:fill="auto"/>
            <w:noWrap/>
            <w:vAlign w:val="center"/>
            <w:hideMark/>
          </w:tcPr>
          <w:p w14:paraId="2EAD2080"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CtasHom</w:t>
            </w:r>
            <w:proofErr w:type="spellEnd"/>
          </w:p>
        </w:tc>
        <w:tc>
          <w:tcPr>
            <w:tcW w:w="0" w:type="auto"/>
            <w:tcBorders>
              <w:top w:val="single" w:sz="8" w:space="0" w:color="auto"/>
              <w:left w:val="nil"/>
              <w:bottom w:val="single" w:sz="8" w:space="0" w:color="auto"/>
              <w:right w:val="nil"/>
            </w:tcBorders>
            <w:shd w:val="clear" w:color="auto" w:fill="auto"/>
            <w:noWrap/>
            <w:vAlign w:val="center"/>
            <w:hideMark/>
          </w:tcPr>
          <w:p w14:paraId="42C4A14C"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CrVivMuj</w:t>
            </w:r>
            <w:proofErr w:type="spellEnd"/>
          </w:p>
        </w:tc>
        <w:tc>
          <w:tcPr>
            <w:tcW w:w="0" w:type="auto"/>
            <w:tcBorders>
              <w:top w:val="single" w:sz="8" w:space="0" w:color="auto"/>
              <w:left w:val="nil"/>
              <w:bottom w:val="single" w:sz="8" w:space="0" w:color="auto"/>
              <w:right w:val="nil"/>
            </w:tcBorders>
            <w:shd w:val="clear" w:color="auto" w:fill="auto"/>
            <w:noWrap/>
            <w:vAlign w:val="center"/>
            <w:hideMark/>
          </w:tcPr>
          <w:p w14:paraId="0C6CAF70"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CrVivHom</w:t>
            </w:r>
            <w:proofErr w:type="spellEnd"/>
          </w:p>
        </w:tc>
      </w:tr>
      <w:tr w:rsidR="00352CB9" w:rsidRPr="00946467" w14:paraId="341CAD56"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65380A3D"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1</w:t>
            </w:r>
          </w:p>
        </w:tc>
        <w:tc>
          <w:tcPr>
            <w:tcW w:w="0" w:type="auto"/>
            <w:tcBorders>
              <w:top w:val="nil"/>
              <w:left w:val="nil"/>
              <w:bottom w:val="dashed" w:sz="4" w:space="0" w:color="auto"/>
              <w:right w:val="nil"/>
            </w:tcBorders>
            <w:shd w:val="clear" w:color="auto" w:fill="auto"/>
            <w:noWrap/>
            <w:vAlign w:val="center"/>
            <w:hideMark/>
          </w:tcPr>
          <w:p w14:paraId="31EDAA0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AV Villas</w:t>
            </w:r>
          </w:p>
        </w:tc>
        <w:tc>
          <w:tcPr>
            <w:tcW w:w="0" w:type="auto"/>
            <w:tcBorders>
              <w:top w:val="nil"/>
              <w:left w:val="nil"/>
              <w:bottom w:val="dashed" w:sz="4" w:space="0" w:color="auto"/>
              <w:right w:val="single" w:sz="8" w:space="0" w:color="auto"/>
            </w:tcBorders>
            <w:shd w:val="clear" w:color="auto" w:fill="auto"/>
            <w:noWrap/>
            <w:vAlign w:val="center"/>
            <w:hideMark/>
          </w:tcPr>
          <w:p w14:paraId="05A1205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11629A3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0EC356C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41247</w:t>
            </w:r>
          </w:p>
        </w:tc>
        <w:tc>
          <w:tcPr>
            <w:tcW w:w="0" w:type="auto"/>
            <w:tcBorders>
              <w:top w:val="nil"/>
              <w:left w:val="nil"/>
              <w:bottom w:val="dashed" w:sz="4" w:space="0" w:color="auto"/>
              <w:right w:val="nil"/>
            </w:tcBorders>
            <w:shd w:val="clear" w:color="auto" w:fill="auto"/>
            <w:noWrap/>
            <w:vAlign w:val="center"/>
            <w:hideMark/>
          </w:tcPr>
          <w:p w14:paraId="76E4AA2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0.197684916</w:t>
            </w:r>
          </w:p>
        </w:tc>
        <w:tc>
          <w:tcPr>
            <w:tcW w:w="0" w:type="auto"/>
            <w:tcBorders>
              <w:top w:val="nil"/>
              <w:left w:val="nil"/>
              <w:bottom w:val="dashed" w:sz="4" w:space="0" w:color="auto"/>
              <w:right w:val="nil"/>
            </w:tcBorders>
            <w:shd w:val="clear" w:color="auto" w:fill="auto"/>
            <w:noWrap/>
            <w:vAlign w:val="center"/>
            <w:hideMark/>
          </w:tcPr>
          <w:p w14:paraId="3D601A7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33608019</w:t>
            </w:r>
          </w:p>
        </w:tc>
        <w:tc>
          <w:tcPr>
            <w:tcW w:w="0" w:type="auto"/>
            <w:tcBorders>
              <w:top w:val="nil"/>
              <w:left w:val="nil"/>
              <w:bottom w:val="dashed" w:sz="4" w:space="0" w:color="auto"/>
              <w:right w:val="nil"/>
            </w:tcBorders>
            <w:shd w:val="clear" w:color="auto" w:fill="auto"/>
            <w:noWrap/>
            <w:vAlign w:val="center"/>
            <w:hideMark/>
          </w:tcPr>
          <w:p w14:paraId="2AE43CF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10008</w:t>
            </w:r>
          </w:p>
        </w:tc>
        <w:tc>
          <w:tcPr>
            <w:tcW w:w="0" w:type="auto"/>
            <w:tcBorders>
              <w:top w:val="nil"/>
              <w:left w:val="nil"/>
              <w:bottom w:val="dashed" w:sz="4" w:space="0" w:color="auto"/>
              <w:right w:val="nil"/>
            </w:tcBorders>
            <w:shd w:val="clear" w:color="auto" w:fill="auto"/>
            <w:noWrap/>
            <w:vAlign w:val="center"/>
            <w:hideMark/>
          </w:tcPr>
          <w:p w14:paraId="1102D11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10824</w:t>
            </w:r>
          </w:p>
        </w:tc>
      </w:tr>
      <w:tr w:rsidR="00352CB9" w:rsidRPr="00946467" w14:paraId="09427E0C" w14:textId="77777777" w:rsidTr="005645C4">
        <w:trPr>
          <w:trHeight w:val="288"/>
          <w:jc w:val="center"/>
        </w:trPr>
        <w:tc>
          <w:tcPr>
            <w:tcW w:w="0" w:type="auto"/>
            <w:vMerge/>
            <w:tcBorders>
              <w:top w:val="nil"/>
              <w:left w:val="nil"/>
              <w:bottom w:val="single" w:sz="8" w:space="0" w:color="000000"/>
              <w:right w:val="nil"/>
            </w:tcBorders>
            <w:vAlign w:val="center"/>
            <w:hideMark/>
          </w:tcPr>
          <w:p w14:paraId="4B327C61"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ADA81A8"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AV Villas</w:t>
            </w:r>
          </w:p>
        </w:tc>
        <w:tc>
          <w:tcPr>
            <w:tcW w:w="0" w:type="auto"/>
            <w:tcBorders>
              <w:top w:val="nil"/>
              <w:left w:val="nil"/>
              <w:bottom w:val="dashed" w:sz="4" w:space="0" w:color="auto"/>
              <w:right w:val="single" w:sz="8" w:space="0" w:color="auto"/>
            </w:tcBorders>
            <w:shd w:val="clear" w:color="auto" w:fill="auto"/>
            <w:noWrap/>
            <w:vAlign w:val="center"/>
            <w:hideMark/>
          </w:tcPr>
          <w:p w14:paraId="5BAD03D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177A1C9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42A8790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37434</w:t>
            </w:r>
          </w:p>
        </w:tc>
        <w:tc>
          <w:tcPr>
            <w:tcW w:w="0" w:type="auto"/>
            <w:tcBorders>
              <w:top w:val="nil"/>
              <w:left w:val="nil"/>
              <w:bottom w:val="dashed" w:sz="4" w:space="0" w:color="auto"/>
              <w:right w:val="nil"/>
            </w:tcBorders>
            <w:shd w:val="clear" w:color="auto" w:fill="auto"/>
            <w:noWrap/>
            <w:vAlign w:val="center"/>
            <w:hideMark/>
          </w:tcPr>
          <w:p w14:paraId="5437815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0.185543684</w:t>
            </w:r>
          </w:p>
        </w:tc>
        <w:tc>
          <w:tcPr>
            <w:tcW w:w="0" w:type="auto"/>
            <w:tcBorders>
              <w:top w:val="nil"/>
              <w:left w:val="nil"/>
              <w:bottom w:val="dashed" w:sz="4" w:space="0" w:color="auto"/>
              <w:right w:val="nil"/>
            </w:tcBorders>
            <w:shd w:val="clear" w:color="auto" w:fill="auto"/>
            <w:noWrap/>
            <w:vAlign w:val="center"/>
            <w:hideMark/>
          </w:tcPr>
          <w:p w14:paraId="7068EBB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35186535</w:t>
            </w:r>
          </w:p>
        </w:tc>
        <w:tc>
          <w:tcPr>
            <w:tcW w:w="0" w:type="auto"/>
            <w:tcBorders>
              <w:top w:val="nil"/>
              <w:left w:val="nil"/>
              <w:bottom w:val="dashed" w:sz="4" w:space="0" w:color="auto"/>
              <w:right w:val="nil"/>
            </w:tcBorders>
            <w:shd w:val="clear" w:color="auto" w:fill="auto"/>
            <w:noWrap/>
            <w:vAlign w:val="center"/>
            <w:hideMark/>
          </w:tcPr>
          <w:p w14:paraId="0427F6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8130</w:t>
            </w:r>
          </w:p>
        </w:tc>
        <w:tc>
          <w:tcPr>
            <w:tcW w:w="0" w:type="auto"/>
            <w:tcBorders>
              <w:top w:val="nil"/>
              <w:left w:val="nil"/>
              <w:bottom w:val="dashed" w:sz="4" w:space="0" w:color="auto"/>
              <w:right w:val="nil"/>
            </w:tcBorders>
            <w:shd w:val="clear" w:color="auto" w:fill="auto"/>
            <w:noWrap/>
            <w:vAlign w:val="center"/>
            <w:hideMark/>
          </w:tcPr>
          <w:p w14:paraId="0C1E80D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8574</w:t>
            </w:r>
          </w:p>
        </w:tc>
      </w:tr>
      <w:tr w:rsidR="00352CB9" w:rsidRPr="00946467" w14:paraId="50406A82" w14:textId="77777777" w:rsidTr="005645C4">
        <w:trPr>
          <w:trHeight w:val="288"/>
          <w:jc w:val="center"/>
        </w:trPr>
        <w:tc>
          <w:tcPr>
            <w:tcW w:w="0" w:type="auto"/>
            <w:vMerge/>
            <w:tcBorders>
              <w:top w:val="nil"/>
              <w:left w:val="nil"/>
              <w:bottom w:val="single" w:sz="8" w:space="0" w:color="000000"/>
              <w:right w:val="nil"/>
            </w:tcBorders>
            <w:vAlign w:val="center"/>
            <w:hideMark/>
          </w:tcPr>
          <w:p w14:paraId="56EA4B14"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54F2B5C"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AV Villas</w:t>
            </w:r>
          </w:p>
        </w:tc>
        <w:tc>
          <w:tcPr>
            <w:tcW w:w="0" w:type="auto"/>
            <w:tcBorders>
              <w:top w:val="nil"/>
              <w:left w:val="nil"/>
              <w:bottom w:val="dashed" w:sz="4" w:space="0" w:color="auto"/>
              <w:right w:val="single" w:sz="8" w:space="0" w:color="auto"/>
            </w:tcBorders>
            <w:shd w:val="clear" w:color="auto" w:fill="auto"/>
            <w:noWrap/>
            <w:vAlign w:val="center"/>
            <w:hideMark/>
          </w:tcPr>
          <w:p w14:paraId="793F543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0D8FB70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5D6E30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30540</w:t>
            </w:r>
          </w:p>
        </w:tc>
        <w:tc>
          <w:tcPr>
            <w:tcW w:w="0" w:type="auto"/>
            <w:tcBorders>
              <w:top w:val="nil"/>
              <w:left w:val="nil"/>
              <w:bottom w:val="dashed" w:sz="4" w:space="0" w:color="auto"/>
              <w:right w:val="nil"/>
            </w:tcBorders>
            <w:shd w:val="clear" w:color="auto" w:fill="auto"/>
            <w:noWrap/>
            <w:vAlign w:val="center"/>
            <w:hideMark/>
          </w:tcPr>
          <w:p w14:paraId="673B595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0.168332234</w:t>
            </w:r>
          </w:p>
        </w:tc>
        <w:tc>
          <w:tcPr>
            <w:tcW w:w="0" w:type="auto"/>
            <w:tcBorders>
              <w:top w:val="nil"/>
              <w:left w:val="nil"/>
              <w:bottom w:val="dashed" w:sz="4" w:space="0" w:color="auto"/>
              <w:right w:val="nil"/>
            </w:tcBorders>
            <w:shd w:val="clear" w:color="auto" w:fill="auto"/>
            <w:noWrap/>
            <w:vAlign w:val="center"/>
            <w:hideMark/>
          </w:tcPr>
          <w:p w14:paraId="6ADEFF0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36343425</w:t>
            </w:r>
          </w:p>
        </w:tc>
        <w:tc>
          <w:tcPr>
            <w:tcW w:w="0" w:type="auto"/>
            <w:tcBorders>
              <w:top w:val="nil"/>
              <w:left w:val="nil"/>
              <w:bottom w:val="dashed" w:sz="4" w:space="0" w:color="auto"/>
              <w:right w:val="nil"/>
            </w:tcBorders>
            <w:shd w:val="clear" w:color="auto" w:fill="auto"/>
            <w:noWrap/>
            <w:vAlign w:val="center"/>
            <w:hideMark/>
          </w:tcPr>
          <w:p w14:paraId="07EB622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5151</w:t>
            </w:r>
          </w:p>
        </w:tc>
        <w:tc>
          <w:tcPr>
            <w:tcW w:w="0" w:type="auto"/>
            <w:tcBorders>
              <w:top w:val="nil"/>
              <w:left w:val="nil"/>
              <w:bottom w:val="dashed" w:sz="4" w:space="0" w:color="auto"/>
              <w:right w:val="nil"/>
            </w:tcBorders>
            <w:shd w:val="clear" w:color="auto" w:fill="auto"/>
            <w:noWrap/>
            <w:vAlign w:val="center"/>
            <w:hideMark/>
          </w:tcPr>
          <w:p w14:paraId="6C21302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5652</w:t>
            </w:r>
          </w:p>
        </w:tc>
      </w:tr>
      <w:tr w:rsidR="00352CB9" w:rsidRPr="00946467" w14:paraId="7F5344A3" w14:textId="77777777" w:rsidTr="005645C4">
        <w:trPr>
          <w:trHeight w:val="288"/>
          <w:jc w:val="center"/>
        </w:trPr>
        <w:tc>
          <w:tcPr>
            <w:tcW w:w="0" w:type="auto"/>
            <w:vMerge/>
            <w:tcBorders>
              <w:top w:val="nil"/>
              <w:left w:val="nil"/>
              <w:bottom w:val="single" w:sz="8" w:space="0" w:color="000000"/>
              <w:right w:val="nil"/>
            </w:tcBorders>
            <w:vAlign w:val="center"/>
            <w:hideMark/>
          </w:tcPr>
          <w:p w14:paraId="5242D544"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8FC7BF3"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AV Villas</w:t>
            </w:r>
          </w:p>
        </w:tc>
        <w:tc>
          <w:tcPr>
            <w:tcW w:w="0" w:type="auto"/>
            <w:tcBorders>
              <w:top w:val="nil"/>
              <w:left w:val="nil"/>
              <w:bottom w:val="dashed" w:sz="4" w:space="0" w:color="auto"/>
              <w:right w:val="single" w:sz="8" w:space="0" w:color="auto"/>
            </w:tcBorders>
            <w:shd w:val="clear" w:color="auto" w:fill="auto"/>
            <w:noWrap/>
            <w:vAlign w:val="center"/>
            <w:hideMark/>
          </w:tcPr>
          <w:p w14:paraId="392C08D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695C321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10F989B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22839</w:t>
            </w:r>
          </w:p>
        </w:tc>
        <w:tc>
          <w:tcPr>
            <w:tcW w:w="0" w:type="auto"/>
            <w:tcBorders>
              <w:top w:val="nil"/>
              <w:left w:val="nil"/>
              <w:bottom w:val="dashed" w:sz="4" w:space="0" w:color="auto"/>
              <w:right w:val="nil"/>
            </w:tcBorders>
            <w:shd w:val="clear" w:color="auto" w:fill="auto"/>
            <w:noWrap/>
            <w:vAlign w:val="center"/>
            <w:hideMark/>
          </w:tcPr>
          <w:p w14:paraId="502545F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0.157410899</w:t>
            </w:r>
          </w:p>
        </w:tc>
        <w:tc>
          <w:tcPr>
            <w:tcW w:w="0" w:type="auto"/>
            <w:tcBorders>
              <w:top w:val="nil"/>
              <w:left w:val="nil"/>
              <w:bottom w:val="dashed" w:sz="4" w:space="0" w:color="auto"/>
              <w:right w:val="nil"/>
            </w:tcBorders>
            <w:shd w:val="clear" w:color="auto" w:fill="auto"/>
            <w:noWrap/>
            <w:vAlign w:val="center"/>
            <w:hideMark/>
          </w:tcPr>
          <w:p w14:paraId="40FAD53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37197855</w:t>
            </w:r>
          </w:p>
        </w:tc>
        <w:tc>
          <w:tcPr>
            <w:tcW w:w="0" w:type="auto"/>
            <w:tcBorders>
              <w:top w:val="nil"/>
              <w:left w:val="nil"/>
              <w:bottom w:val="dashed" w:sz="4" w:space="0" w:color="auto"/>
              <w:right w:val="nil"/>
            </w:tcBorders>
            <w:shd w:val="clear" w:color="auto" w:fill="auto"/>
            <w:noWrap/>
            <w:vAlign w:val="center"/>
            <w:hideMark/>
          </w:tcPr>
          <w:p w14:paraId="71D1DAA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7914</w:t>
            </w:r>
          </w:p>
        </w:tc>
        <w:tc>
          <w:tcPr>
            <w:tcW w:w="0" w:type="auto"/>
            <w:tcBorders>
              <w:top w:val="nil"/>
              <w:left w:val="nil"/>
              <w:bottom w:val="dashed" w:sz="4" w:space="0" w:color="auto"/>
              <w:right w:val="nil"/>
            </w:tcBorders>
            <w:shd w:val="clear" w:color="auto" w:fill="auto"/>
            <w:noWrap/>
            <w:vAlign w:val="center"/>
            <w:hideMark/>
          </w:tcPr>
          <w:p w14:paraId="1ABDD2F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8520</w:t>
            </w:r>
          </w:p>
        </w:tc>
      </w:tr>
      <w:tr w:rsidR="00352CB9" w:rsidRPr="00946467" w14:paraId="7B8DADA4" w14:textId="77777777" w:rsidTr="005645C4">
        <w:trPr>
          <w:trHeight w:val="288"/>
          <w:jc w:val="center"/>
        </w:trPr>
        <w:tc>
          <w:tcPr>
            <w:tcW w:w="0" w:type="auto"/>
            <w:vMerge/>
            <w:tcBorders>
              <w:top w:val="nil"/>
              <w:left w:val="nil"/>
              <w:bottom w:val="single" w:sz="8" w:space="0" w:color="000000"/>
              <w:right w:val="nil"/>
            </w:tcBorders>
            <w:vAlign w:val="center"/>
            <w:hideMark/>
          </w:tcPr>
          <w:p w14:paraId="387D2B89"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34FBE63C"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AV Villas</w:t>
            </w:r>
          </w:p>
        </w:tc>
        <w:tc>
          <w:tcPr>
            <w:tcW w:w="0" w:type="auto"/>
            <w:tcBorders>
              <w:top w:val="nil"/>
              <w:left w:val="nil"/>
              <w:bottom w:val="dashed" w:sz="4" w:space="0" w:color="auto"/>
              <w:right w:val="single" w:sz="8" w:space="0" w:color="auto"/>
            </w:tcBorders>
            <w:shd w:val="clear" w:color="auto" w:fill="auto"/>
            <w:noWrap/>
            <w:vAlign w:val="center"/>
            <w:hideMark/>
          </w:tcPr>
          <w:p w14:paraId="3EBC5FD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5BB699D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0738D74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16971</w:t>
            </w:r>
          </w:p>
        </w:tc>
        <w:tc>
          <w:tcPr>
            <w:tcW w:w="0" w:type="auto"/>
            <w:tcBorders>
              <w:top w:val="nil"/>
              <w:left w:val="nil"/>
              <w:bottom w:val="dashed" w:sz="4" w:space="0" w:color="auto"/>
              <w:right w:val="nil"/>
            </w:tcBorders>
            <w:shd w:val="clear" w:color="auto" w:fill="auto"/>
            <w:noWrap/>
            <w:vAlign w:val="center"/>
            <w:hideMark/>
          </w:tcPr>
          <w:p w14:paraId="2AA7702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0.158696083</w:t>
            </w:r>
          </w:p>
        </w:tc>
        <w:tc>
          <w:tcPr>
            <w:tcW w:w="0" w:type="auto"/>
            <w:tcBorders>
              <w:top w:val="nil"/>
              <w:left w:val="nil"/>
              <w:bottom w:val="dashed" w:sz="4" w:space="0" w:color="auto"/>
              <w:right w:val="nil"/>
            </w:tcBorders>
            <w:shd w:val="clear" w:color="auto" w:fill="auto"/>
            <w:noWrap/>
            <w:vAlign w:val="center"/>
            <w:hideMark/>
          </w:tcPr>
          <w:p w14:paraId="7487165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38195085</w:t>
            </w:r>
          </w:p>
        </w:tc>
        <w:tc>
          <w:tcPr>
            <w:tcW w:w="0" w:type="auto"/>
            <w:tcBorders>
              <w:top w:val="nil"/>
              <w:left w:val="nil"/>
              <w:bottom w:val="dashed" w:sz="4" w:space="0" w:color="auto"/>
              <w:right w:val="nil"/>
            </w:tcBorders>
            <w:shd w:val="clear" w:color="auto" w:fill="auto"/>
            <w:noWrap/>
            <w:vAlign w:val="center"/>
            <w:hideMark/>
          </w:tcPr>
          <w:p w14:paraId="7D71A11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5025</w:t>
            </w:r>
          </w:p>
        </w:tc>
        <w:tc>
          <w:tcPr>
            <w:tcW w:w="0" w:type="auto"/>
            <w:tcBorders>
              <w:top w:val="nil"/>
              <w:left w:val="nil"/>
              <w:bottom w:val="dashed" w:sz="4" w:space="0" w:color="auto"/>
              <w:right w:val="nil"/>
            </w:tcBorders>
            <w:shd w:val="clear" w:color="auto" w:fill="auto"/>
            <w:noWrap/>
            <w:vAlign w:val="center"/>
            <w:hideMark/>
          </w:tcPr>
          <w:p w14:paraId="0B3E995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4965</w:t>
            </w:r>
          </w:p>
        </w:tc>
      </w:tr>
      <w:tr w:rsidR="00352CB9" w:rsidRPr="00946467" w14:paraId="69A395BC" w14:textId="77777777" w:rsidTr="005645C4">
        <w:trPr>
          <w:trHeight w:val="300"/>
          <w:jc w:val="center"/>
        </w:trPr>
        <w:tc>
          <w:tcPr>
            <w:tcW w:w="0" w:type="auto"/>
            <w:vMerge/>
            <w:tcBorders>
              <w:top w:val="nil"/>
              <w:left w:val="nil"/>
              <w:bottom w:val="single" w:sz="8" w:space="0" w:color="000000"/>
              <w:right w:val="nil"/>
            </w:tcBorders>
            <w:vAlign w:val="center"/>
            <w:hideMark/>
          </w:tcPr>
          <w:p w14:paraId="054B6345"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382BF6C1"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AV Villas</w:t>
            </w:r>
          </w:p>
        </w:tc>
        <w:tc>
          <w:tcPr>
            <w:tcW w:w="0" w:type="auto"/>
            <w:tcBorders>
              <w:top w:val="nil"/>
              <w:left w:val="nil"/>
              <w:bottom w:val="single" w:sz="8" w:space="0" w:color="auto"/>
              <w:right w:val="single" w:sz="8" w:space="0" w:color="auto"/>
            </w:tcBorders>
            <w:shd w:val="clear" w:color="auto" w:fill="auto"/>
            <w:noWrap/>
            <w:vAlign w:val="center"/>
            <w:hideMark/>
          </w:tcPr>
          <w:p w14:paraId="09A615C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439ED1C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3EE1BE1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12255</w:t>
            </w:r>
          </w:p>
        </w:tc>
        <w:tc>
          <w:tcPr>
            <w:tcW w:w="0" w:type="auto"/>
            <w:tcBorders>
              <w:top w:val="nil"/>
              <w:left w:val="nil"/>
              <w:bottom w:val="single" w:sz="8" w:space="0" w:color="auto"/>
              <w:right w:val="nil"/>
            </w:tcBorders>
            <w:shd w:val="clear" w:color="auto" w:fill="auto"/>
            <w:noWrap/>
            <w:vAlign w:val="center"/>
            <w:hideMark/>
          </w:tcPr>
          <w:p w14:paraId="7547590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0.151284626</w:t>
            </w:r>
          </w:p>
        </w:tc>
        <w:tc>
          <w:tcPr>
            <w:tcW w:w="0" w:type="auto"/>
            <w:tcBorders>
              <w:top w:val="nil"/>
              <w:left w:val="nil"/>
              <w:bottom w:val="single" w:sz="8" w:space="0" w:color="auto"/>
              <w:right w:val="nil"/>
            </w:tcBorders>
            <w:shd w:val="clear" w:color="auto" w:fill="auto"/>
            <w:noWrap/>
            <w:vAlign w:val="center"/>
            <w:hideMark/>
          </w:tcPr>
          <w:p w14:paraId="4D2FD42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29257581</w:t>
            </w:r>
          </w:p>
        </w:tc>
        <w:tc>
          <w:tcPr>
            <w:tcW w:w="0" w:type="auto"/>
            <w:tcBorders>
              <w:top w:val="nil"/>
              <w:left w:val="nil"/>
              <w:bottom w:val="single" w:sz="8" w:space="0" w:color="auto"/>
              <w:right w:val="nil"/>
            </w:tcBorders>
            <w:shd w:val="clear" w:color="auto" w:fill="auto"/>
            <w:noWrap/>
            <w:vAlign w:val="center"/>
            <w:hideMark/>
          </w:tcPr>
          <w:p w14:paraId="3EEB08B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2418</w:t>
            </w:r>
          </w:p>
        </w:tc>
        <w:tc>
          <w:tcPr>
            <w:tcW w:w="0" w:type="auto"/>
            <w:tcBorders>
              <w:top w:val="nil"/>
              <w:left w:val="nil"/>
              <w:bottom w:val="single" w:sz="8" w:space="0" w:color="auto"/>
              <w:right w:val="nil"/>
            </w:tcBorders>
            <w:shd w:val="clear" w:color="auto" w:fill="auto"/>
            <w:noWrap/>
            <w:vAlign w:val="center"/>
            <w:hideMark/>
          </w:tcPr>
          <w:p w14:paraId="59BAAD9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2391</w:t>
            </w:r>
          </w:p>
        </w:tc>
      </w:tr>
      <w:tr w:rsidR="00352CB9" w:rsidRPr="00946467" w14:paraId="4E6BD288"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43B4397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2</w:t>
            </w:r>
          </w:p>
        </w:tc>
        <w:tc>
          <w:tcPr>
            <w:tcW w:w="0" w:type="auto"/>
            <w:tcBorders>
              <w:top w:val="nil"/>
              <w:left w:val="nil"/>
              <w:bottom w:val="dashed" w:sz="4" w:space="0" w:color="auto"/>
              <w:right w:val="nil"/>
            </w:tcBorders>
            <w:shd w:val="clear" w:color="auto" w:fill="auto"/>
            <w:noWrap/>
            <w:vAlign w:val="center"/>
            <w:hideMark/>
          </w:tcPr>
          <w:p w14:paraId="740E7BB3"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BBVA Colombia</w:t>
            </w:r>
          </w:p>
        </w:tc>
        <w:tc>
          <w:tcPr>
            <w:tcW w:w="0" w:type="auto"/>
            <w:tcBorders>
              <w:top w:val="nil"/>
              <w:left w:val="nil"/>
              <w:bottom w:val="dashed" w:sz="4" w:space="0" w:color="auto"/>
              <w:right w:val="single" w:sz="8" w:space="0" w:color="auto"/>
            </w:tcBorders>
            <w:shd w:val="clear" w:color="auto" w:fill="auto"/>
            <w:noWrap/>
            <w:vAlign w:val="center"/>
            <w:hideMark/>
          </w:tcPr>
          <w:p w14:paraId="6AAC759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7527191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77FB346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48117</w:t>
            </w:r>
          </w:p>
        </w:tc>
        <w:tc>
          <w:tcPr>
            <w:tcW w:w="0" w:type="auto"/>
            <w:tcBorders>
              <w:top w:val="nil"/>
              <w:left w:val="nil"/>
              <w:bottom w:val="dashed" w:sz="4" w:space="0" w:color="auto"/>
              <w:right w:val="nil"/>
            </w:tcBorders>
            <w:shd w:val="clear" w:color="auto" w:fill="auto"/>
            <w:noWrap/>
            <w:vAlign w:val="center"/>
            <w:hideMark/>
          </w:tcPr>
          <w:p w14:paraId="7B16C06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0.316726491</w:t>
            </w:r>
          </w:p>
        </w:tc>
        <w:tc>
          <w:tcPr>
            <w:tcW w:w="0" w:type="auto"/>
            <w:tcBorders>
              <w:top w:val="nil"/>
              <w:left w:val="nil"/>
              <w:bottom w:val="dashed" w:sz="4" w:space="0" w:color="auto"/>
              <w:right w:val="nil"/>
            </w:tcBorders>
            <w:shd w:val="clear" w:color="auto" w:fill="auto"/>
            <w:noWrap/>
            <w:vAlign w:val="center"/>
            <w:hideMark/>
          </w:tcPr>
          <w:p w14:paraId="32E090B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40992024</w:t>
            </w:r>
          </w:p>
        </w:tc>
        <w:tc>
          <w:tcPr>
            <w:tcW w:w="0" w:type="auto"/>
            <w:tcBorders>
              <w:top w:val="nil"/>
              <w:left w:val="nil"/>
              <w:bottom w:val="dashed" w:sz="4" w:space="0" w:color="auto"/>
              <w:right w:val="nil"/>
            </w:tcBorders>
            <w:shd w:val="clear" w:color="auto" w:fill="auto"/>
            <w:noWrap/>
            <w:vAlign w:val="center"/>
            <w:hideMark/>
          </w:tcPr>
          <w:p w14:paraId="6C1D10E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29388</w:t>
            </w:r>
          </w:p>
        </w:tc>
        <w:tc>
          <w:tcPr>
            <w:tcW w:w="0" w:type="auto"/>
            <w:tcBorders>
              <w:top w:val="nil"/>
              <w:left w:val="nil"/>
              <w:bottom w:val="dashed" w:sz="4" w:space="0" w:color="auto"/>
              <w:right w:val="nil"/>
            </w:tcBorders>
            <w:shd w:val="clear" w:color="auto" w:fill="auto"/>
            <w:noWrap/>
            <w:vAlign w:val="center"/>
            <w:hideMark/>
          </w:tcPr>
          <w:p w14:paraId="321E45E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39276</w:t>
            </w:r>
          </w:p>
        </w:tc>
      </w:tr>
      <w:tr w:rsidR="00352CB9" w:rsidRPr="00946467" w14:paraId="7ADE27CB" w14:textId="77777777" w:rsidTr="005645C4">
        <w:trPr>
          <w:trHeight w:val="288"/>
          <w:jc w:val="center"/>
        </w:trPr>
        <w:tc>
          <w:tcPr>
            <w:tcW w:w="0" w:type="auto"/>
            <w:vMerge/>
            <w:tcBorders>
              <w:top w:val="nil"/>
              <w:left w:val="nil"/>
              <w:bottom w:val="single" w:sz="8" w:space="0" w:color="000000"/>
              <w:right w:val="nil"/>
            </w:tcBorders>
            <w:vAlign w:val="center"/>
            <w:hideMark/>
          </w:tcPr>
          <w:p w14:paraId="197886AC"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3FD3311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BBVA Colombia</w:t>
            </w:r>
          </w:p>
        </w:tc>
        <w:tc>
          <w:tcPr>
            <w:tcW w:w="0" w:type="auto"/>
            <w:tcBorders>
              <w:top w:val="nil"/>
              <w:left w:val="nil"/>
              <w:bottom w:val="dashed" w:sz="4" w:space="0" w:color="auto"/>
              <w:right w:val="single" w:sz="8" w:space="0" w:color="auto"/>
            </w:tcBorders>
            <w:shd w:val="clear" w:color="auto" w:fill="auto"/>
            <w:noWrap/>
            <w:vAlign w:val="center"/>
            <w:hideMark/>
          </w:tcPr>
          <w:p w14:paraId="240F8A4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033801B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16A56C2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66840</w:t>
            </w:r>
          </w:p>
        </w:tc>
        <w:tc>
          <w:tcPr>
            <w:tcW w:w="0" w:type="auto"/>
            <w:tcBorders>
              <w:top w:val="nil"/>
              <w:left w:val="nil"/>
              <w:bottom w:val="dashed" w:sz="4" w:space="0" w:color="auto"/>
              <w:right w:val="nil"/>
            </w:tcBorders>
            <w:shd w:val="clear" w:color="auto" w:fill="auto"/>
            <w:noWrap/>
            <w:vAlign w:val="center"/>
            <w:hideMark/>
          </w:tcPr>
          <w:p w14:paraId="63328B8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0.316380147</w:t>
            </w:r>
          </w:p>
        </w:tc>
        <w:tc>
          <w:tcPr>
            <w:tcW w:w="0" w:type="auto"/>
            <w:tcBorders>
              <w:top w:val="nil"/>
              <w:left w:val="nil"/>
              <w:bottom w:val="dashed" w:sz="4" w:space="0" w:color="auto"/>
              <w:right w:val="nil"/>
            </w:tcBorders>
            <w:shd w:val="clear" w:color="auto" w:fill="auto"/>
            <w:noWrap/>
            <w:vAlign w:val="center"/>
            <w:hideMark/>
          </w:tcPr>
          <w:p w14:paraId="2520955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44026728</w:t>
            </w:r>
          </w:p>
        </w:tc>
        <w:tc>
          <w:tcPr>
            <w:tcW w:w="0" w:type="auto"/>
            <w:tcBorders>
              <w:top w:val="nil"/>
              <w:left w:val="nil"/>
              <w:bottom w:val="dashed" w:sz="4" w:space="0" w:color="auto"/>
              <w:right w:val="nil"/>
            </w:tcBorders>
            <w:shd w:val="clear" w:color="auto" w:fill="auto"/>
            <w:noWrap/>
            <w:vAlign w:val="center"/>
            <w:hideMark/>
          </w:tcPr>
          <w:p w14:paraId="6E0DDA6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25902</w:t>
            </w:r>
          </w:p>
        </w:tc>
        <w:tc>
          <w:tcPr>
            <w:tcW w:w="0" w:type="auto"/>
            <w:tcBorders>
              <w:top w:val="nil"/>
              <w:left w:val="nil"/>
              <w:bottom w:val="dashed" w:sz="4" w:space="0" w:color="auto"/>
              <w:right w:val="nil"/>
            </w:tcBorders>
            <w:shd w:val="clear" w:color="auto" w:fill="auto"/>
            <w:noWrap/>
            <w:vAlign w:val="center"/>
            <w:hideMark/>
          </w:tcPr>
          <w:p w14:paraId="2480C3A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35781</w:t>
            </w:r>
          </w:p>
        </w:tc>
      </w:tr>
      <w:tr w:rsidR="00352CB9" w:rsidRPr="00946467" w14:paraId="541DEBE3" w14:textId="77777777" w:rsidTr="005645C4">
        <w:trPr>
          <w:trHeight w:val="288"/>
          <w:jc w:val="center"/>
        </w:trPr>
        <w:tc>
          <w:tcPr>
            <w:tcW w:w="0" w:type="auto"/>
            <w:vMerge/>
            <w:tcBorders>
              <w:top w:val="nil"/>
              <w:left w:val="nil"/>
              <w:bottom w:val="single" w:sz="8" w:space="0" w:color="000000"/>
              <w:right w:val="nil"/>
            </w:tcBorders>
            <w:vAlign w:val="center"/>
            <w:hideMark/>
          </w:tcPr>
          <w:p w14:paraId="37A97FF2"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C9E41A6"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BBVA Colombia</w:t>
            </w:r>
          </w:p>
        </w:tc>
        <w:tc>
          <w:tcPr>
            <w:tcW w:w="0" w:type="auto"/>
            <w:tcBorders>
              <w:top w:val="nil"/>
              <w:left w:val="nil"/>
              <w:bottom w:val="dashed" w:sz="4" w:space="0" w:color="auto"/>
              <w:right w:val="single" w:sz="8" w:space="0" w:color="auto"/>
            </w:tcBorders>
            <w:shd w:val="clear" w:color="auto" w:fill="auto"/>
            <w:noWrap/>
            <w:vAlign w:val="center"/>
            <w:hideMark/>
          </w:tcPr>
          <w:p w14:paraId="5E497C3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442FD8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7A87C98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95412</w:t>
            </w:r>
          </w:p>
        </w:tc>
        <w:tc>
          <w:tcPr>
            <w:tcW w:w="0" w:type="auto"/>
            <w:tcBorders>
              <w:top w:val="nil"/>
              <w:left w:val="nil"/>
              <w:bottom w:val="dashed" w:sz="4" w:space="0" w:color="auto"/>
              <w:right w:val="nil"/>
            </w:tcBorders>
            <w:shd w:val="clear" w:color="auto" w:fill="auto"/>
            <w:noWrap/>
            <w:vAlign w:val="center"/>
            <w:hideMark/>
          </w:tcPr>
          <w:p w14:paraId="464BBF7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0.309624895</w:t>
            </w:r>
          </w:p>
        </w:tc>
        <w:tc>
          <w:tcPr>
            <w:tcW w:w="0" w:type="auto"/>
            <w:tcBorders>
              <w:top w:val="nil"/>
              <w:left w:val="nil"/>
              <w:bottom w:val="dashed" w:sz="4" w:space="0" w:color="auto"/>
              <w:right w:val="nil"/>
            </w:tcBorders>
            <w:shd w:val="clear" w:color="auto" w:fill="auto"/>
            <w:noWrap/>
            <w:vAlign w:val="center"/>
            <w:hideMark/>
          </w:tcPr>
          <w:p w14:paraId="62FD670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46508295</w:t>
            </w:r>
          </w:p>
        </w:tc>
        <w:tc>
          <w:tcPr>
            <w:tcW w:w="0" w:type="auto"/>
            <w:tcBorders>
              <w:top w:val="nil"/>
              <w:left w:val="nil"/>
              <w:bottom w:val="dashed" w:sz="4" w:space="0" w:color="auto"/>
              <w:right w:val="nil"/>
            </w:tcBorders>
            <w:shd w:val="clear" w:color="auto" w:fill="auto"/>
            <w:noWrap/>
            <w:vAlign w:val="center"/>
            <w:hideMark/>
          </w:tcPr>
          <w:p w14:paraId="2E66BB8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21201</w:t>
            </w:r>
          </w:p>
        </w:tc>
        <w:tc>
          <w:tcPr>
            <w:tcW w:w="0" w:type="auto"/>
            <w:tcBorders>
              <w:top w:val="nil"/>
              <w:left w:val="nil"/>
              <w:bottom w:val="dashed" w:sz="4" w:space="0" w:color="auto"/>
              <w:right w:val="nil"/>
            </w:tcBorders>
            <w:shd w:val="clear" w:color="auto" w:fill="auto"/>
            <w:noWrap/>
            <w:vAlign w:val="center"/>
            <w:hideMark/>
          </w:tcPr>
          <w:p w14:paraId="3636170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28845</w:t>
            </w:r>
          </w:p>
        </w:tc>
      </w:tr>
      <w:tr w:rsidR="00352CB9" w:rsidRPr="00946467" w14:paraId="44142544" w14:textId="77777777" w:rsidTr="005645C4">
        <w:trPr>
          <w:trHeight w:val="288"/>
          <w:jc w:val="center"/>
        </w:trPr>
        <w:tc>
          <w:tcPr>
            <w:tcW w:w="0" w:type="auto"/>
            <w:vMerge/>
            <w:tcBorders>
              <w:top w:val="nil"/>
              <w:left w:val="nil"/>
              <w:bottom w:val="single" w:sz="8" w:space="0" w:color="000000"/>
              <w:right w:val="nil"/>
            </w:tcBorders>
            <w:vAlign w:val="center"/>
            <w:hideMark/>
          </w:tcPr>
          <w:p w14:paraId="1AEF51D6"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A234792"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BBVA Colombia</w:t>
            </w:r>
          </w:p>
        </w:tc>
        <w:tc>
          <w:tcPr>
            <w:tcW w:w="0" w:type="auto"/>
            <w:tcBorders>
              <w:top w:val="nil"/>
              <w:left w:val="nil"/>
              <w:bottom w:val="dashed" w:sz="4" w:space="0" w:color="auto"/>
              <w:right w:val="single" w:sz="8" w:space="0" w:color="auto"/>
            </w:tcBorders>
            <w:shd w:val="clear" w:color="auto" w:fill="auto"/>
            <w:noWrap/>
            <w:vAlign w:val="center"/>
            <w:hideMark/>
          </w:tcPr>
          <w:p w14:paraId="667D9B2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7BB635A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1836407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247392</w:t>
            </w:r>
          </w:p>
        </w:tc>
        <w:tc>
          <w:tcPr>
            <w:tcW w:w="0" w:type="auto"/>
            <w:tcBorders>
              <w:top w:val="nil"/>
              <w:left w:val="nil"/>
              <w:bottom w:val="dashed" w:sz="4" w:space="0" w:color="auto"/>
              <w:right w:val="nil"/>
            </w:tcBorders>
            <w:shd w:val="clear" w:color="auto" w:fill="auto"/>
            <w:noWrap/>
            <w:vAlign w:val="center"/>
            <w:hideMark/>
          </w:tcPr>
          <w:p w14:paraId="74549AA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0.308442055</w:t>
            </w:r>
          </w:p>
        </w:tc>
        <w:tc>
          <w:tcPr>
            <w:tcW w:w="0" w:type="auto"/>
            <w:tcBorders>
              <w:top w:val="nil"/>
              <w:left w:val="nil"/>
              <w:bottom w:val="dashed" w:sz="4" w:space="0" w:color="auto"/>
              <w:right w:val="nil"/>
            </w:tcBorders>
            <w:shd w:val="clear" w:color="auto" w:fill="auto"/>
            <w:noWrap/>
            <w:vAlign w:val="center"/>
            <w:hideMark/>
          </w:tcPr>
          <w:p w14:paraId="6CBDEF0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48599232</w:t>
            </w:r>
          </w:p>
        </w:tc>
        <w:tc>
          <w:tcPr>
            <w:tcW w:w="0" w:type="auto"/>
            <w:tcBorders>
              <w:top w:val="nil"/>
              <w:left w:val="nil"/>
              <w:bottom w:val="dashed" w:sz="4" w:space="0" w:color="auto"/>
              <w:right w:val="nil"/>
            </w:tcBorders>
            <w:shd w:val="clear" w:color="auto" w:fill="auto"/>
            <w:noWrap/>
            <w:vAlign w:val="center"/>
            <w:hideMark/>
          </w:tcPr>
          <w:p w14:paraId="4D88C5A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30858</w:t>
            </w:r>
          </w:p>
        </w:tc>
        <w:tc>
          <w:tcPr>
            <w:tcW w:w="0" w:type="auto"/>
            <w:tcBorders>
              <w:top w:val="nil"/>
              <w:left w:val="nil"/>
              <w:bottom w:val="dashed" w:sz="4" w:space="0" w:color="auto"/>
              <w:right w:val="nil"/>
            </w:tcBorders>
            <w:shd w:val="clear" w:color="auto" w:fill="auto"/>
            <w:noWrap/>
            <w:vAlign w:val="center"/>
            <w:hideMark/>
          </w:tcPr>
          <w:p w14:paraId="1312675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39117</w:t>
            </w:r>
          </w:p>
        </w:tc>
      </w:tr>
      <w:tr w:rsidR="00352CB9" w:rsidRPr="00946467" w14:paraId="38635FF5" w14:textId="77777777" w:rsidTr="005645C4">
        <w:trPr>
          <w:trHeight w:val="288"/>
          <w:jc w:val="center"/>
        </w:trPr>
        <w:tc>
          <w:tcPr>
            <w:tcW w:w="0" w:type="auto"/>
            <w:vMerge/>
            <w:tcBorders>
              <w:top w:val="nil"/>
              <w:left w:val="nil"/>
              <w:bottom w:val="single" w:sz="8" w:space="0" w:color="000000"/>
              <w:right w:val="nil"/>
            </w:tcBorders>
            <w:vAlign w:val="center"/>
            <w:hideMark/>
          </w:tcPr>
          <w:p w14:paraId="53E66A4F"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98932E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BBVA Colombia</w:t>
            </w:r>
          </w:p>
        </w:tc>
        <w:tc>
          <w:tcPr>
            <w:tcW w:w="0" w:type="auto"/>
            <w:tcBorders>
              <w:top w:val="nil"/>
              <w:left w:val="nil"/>
              <w:bottom w:val="dashed" w:sz="4" w:space="0" w:color="auto"/>
              <w:right w:val="single" w:sz="8" w:space="0" w:color="auto"/>
            </w:tcBorders>
            <w:shd w:val="clear" w:color="auto" w:fill="auto"/>
            <w:noWrap/>
            <w:vAlign w:val="center"/>
            <w:hideMark/>
          </w:tcPr>
          <w:p w14:paraId="2F73092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6B332EA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2592995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489315</w:t>
            </w:r>
          </w:p>
        </w:tc>
        <w:tc>
          <w:tcPr>
            <w:tcW w:w="0" w:type="auto"/>
            <w:tcBorders>
              <w:top w:val="nil"/>
              <w:left w:val="nil"/>
              <w:bottom w:val="dashed" w:sz="4" w:space="0" w:color="auto"/>
              <w:right w:val="nil"/>
            </w:tcBorders>
            <w:shd w:val="clear" w:color="auto" w:fill="auto"/>
            <w:noWrap/>
            <w:vAlign w:val="center"/>
            <w:hideMark/>
          </w:tcPr>
          <w:p w14:paraId="04104C4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0.310577084</w:t>
            </w:r>
          </w:p>
        </w:tc>
        <w:tc>
          <w:tcPr>
            <w:tcW w:w="0" w:type="auto"/>
            <w:tcBorders>
              <w:top w:val="nil"/>
              <w:left w:val="nil"/>
              <w:bottom w:val="dashed" w:sz="4" w:space="0" w:color="auto"/>
              <w:right w:val="nil"/>
            </w:tcBorders>
            <w:shd w:val="clear" w:color="auto" w:fill="auto"/>
            <w:noWrap/>
            <w:vAlign w:val="center"/>
            <w:hideMark/>
          </w:tcPr>
          <w:p w14:paraId="004B452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51043413</w:t>
            </w:r>
          </w:p>
        </w:tc>
        <w:tc>
          <w:tcPr>
            <w:tcW w:w="0" w:type="auto"/>
            <w:tcBorders>
              <w:top w:val="nil"/>
              <w:left w:val="nil"/>
              <w:bottom w:val="dashed" w:sz="4" w:space="0" w:color="auto"/>
              <w:right w:val="nil"/>
            </w:tcBorders>
            <w:shd w:val="clear" w:color="auto" w:fill="auto"/>
            <w:noWrap/>
            <w:vAlign w:val="center"/>
            <w:hideMark/>
          </w:tcPr>
          <w:p w14:paraId="62A9426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23997</w:t>
            </w:r>
          </w:p>
        </w:tc>
        <w:tc>
          <w:tcPr>
            <w:tcW w:w="0" w:type="auto"/>
            <w:tcBorders>
              <w:top w:val="nil"/>
              <w:left w:val="nil"/>
              <w:bottom w:val="dashed" w:sz="4" w:space="0" w:color="auto"/>
              <w:right w:val="nil"/>
            </w:tcBorders>
            <w:shd w:val="clear" w:color="auto" w:fill="auto"/>
            <w:noWrap/>
            <w:vAlign w:val="center"/>
            <w:hideMark/>
          </w:tcPr>
          <w:p w14:paraId="1264998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31260</w:t>
            </w:r>
          </w:p>
        </w:tc>
      </w:tr>
      <w:tr w:rsidR="00352CB9" w:rsidRPr="00946467" w14:paraId="74144A72" w14:textId="77777777" w:rsidTr="005645C4">
        <w:trPr>
          <w:trHeight w:val="300"/>
          <w:jc w:val="center"/>
        </w:trPr>
        <w:tc>
          <w:tcPr>
            <w:tcW w:w="0" w:type="auto"/>
            <w:vMerge/>
            <w:tcBorders>
              <w:top w:val="nil"/>
              <w:left w:val="nil"/>
              <w:bottom w:val="single" w:sz="8" w:space="0" w:color="000000"/>
              <w:right w:val="nil"/>
            </w:tcBorders>
            <w:vAlign w:val="center"/>
            <w:hideMark/>
          </w:tcPr>
          <w:p w14:paraId="57651A8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5CB6EBA1"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BBVA Colombia</w:t>
            </w:r>
          </w:p>
        </w:tc>
        <w:tc>
          <w:tcPr>
            <w:tcW w:w="0" w:type="auto"/>
            <w:tcBorders>
              <w:top w:val="nil"/>
              <w:left w:val="nil"/>
              <w:bottom w:val="single" w:sz="8" w:space="0" w:color="auto"/>
              <w:right w:val="single" w:sz="8" w:space="0" w:color="auto"/>
            </w:tcBorders>
            <w:shd w:val="clear" w:color="auto" w:fill="auto"/>
            <w:noWrap/>
            <w:vAlign w:val="center"/>
            <w:hideMark/>
          </w:tcPr>
          <w:p w14:paraId="707A69B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233740D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19C049F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384843</w:t>
            </w:r>
          </w:p>
        </w:tc>
        <w:tc>
          <w:tcPr>
            <w:tcW w:w="0" w:type="auto"/>
            <w:tcBorders>
              <w:top w:val="nil"/>
              <w:left w:val="nil"/>
              <w:bottom w:val="single" w:sz="8" w:space="0" w:color="auto"/>
              <w:right w:val="nil"/>
            </w:tcBorders>
            <w:shd w:val="clear" w:color="auto" w:fill="auto"/>
            <w:noWrap/>
            <w:vAlign w:val="center"/>
            <w:hideMark/>
          </w:tcPr>
          <w:p w14:paraId="00E2168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0.300388501</w:t>
            </w:r>
          </w:p>
        </w:tc>
        <w:tc>
          <w:tcPr>
            <w:tcW w:w="0" w:type="auto"/>
            <w:tcBorders>
              <w:top w:val="nil"/>
              <w:left w:val="nil"/>
              <w:bottom w:val="single" w:sz="8" w:space="0" w:color="auto"/>
              <w:right w:val="nil"/>
            </w:tcBorders>
            <w:shd w:val="clear" w:color="auto" w:fill="auto"/>
            <w:noWrap/>
            <w:vAlign w:val="center"/>
            <w:hideMark/>
          </w:tcPr>
          <w:p w14:paraId="7C86AFF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39578880</w:t>
            </w:r>
          </w:p>
        </w:tc>
        <w:tc>
          <w:tcPr>
            <w:tcW w:w="0" w:type="auto"/>
            <w:tcBorders>
              <w:top w:val="nil"/>
              <w:left w:val="nil"/>
              <w:bottom w:val="single" w:sz="8" w:space="0" w:color="auto"/>
              <w:right w:val="nil"/>
            </w:tcBorders>
            <w:shd w:val="clear" w:color="auto" w:fill="auto"/>
            <w:noWrap/>
            <w:vAlign w:val="center"/>
            <w:hideMark/>
          </w:tcPr>
          <w:p w14:paraId="5619E47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14829</w:t>
            </w:r>
          </w:p>
        </w:tc>
        <w:tc>
          <w:tcPr>
            <w:tcW w:w="0" w:type="auto"/>
            <w:tcBorders>
              <w:top w:val="nil"/>
              <w:left w:val="nil"/>
              <w:bottom w:val="single" w:sz="8" w:space="0" w:color="auto"/>
              <w:right w:val="nil"/>
            </w:tcBorders>
            <w:shd w:val="clear" w:color="auto" w:fill="auto"/>
            <w:noWrap/>
            <w:vAlign w:val="center"/>
            <w:hideMark/>
          </w:tcPr>
          <w:p w14:paraId="3A5F46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19545</w:t>
            </w:r>
          </w:p>
        </w:tc>
      </w:tr>
      <w:tr w:rsidR="00352CB9" w:rsidRPr="00946467" w14:paraId="0F500712"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4978DB4B"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3</w:t>
            </w:r>
          </w:p>
        </w:tc>
        <w:tc>
          <w:tcPr>
            <w:tcW w:w="0" w:type="auto"/>
            <w:tcBorders>
              <w:top w:val="nil"/>
              <w:left w:val="nil"/>
              <w:bottom w:val="dashed" w:sz="4" w:space="0" w:color="auto"/>
              <w:right w:val="nil"/>
            </w:tcBorders>
            <w:shd w:val="clear" w:color="auto" w:fill="auto"/>
            <w:noWrap/>
            <w:vAlign w:val="center"/>
            <w:hideMark/>
          </w:tcPr>
          <w:p w14:paraId="3C81AB08"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Banagrario</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558B232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55CF7EE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1445576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43950</w:t>
            </w:r>
          </w:p>
        </w:tc>
        <w:tc>
          <w:tcPr>
            <w:tcW w:w="0" w:type="auto"/>
            <w:tcBorders>
              <w:top w:val="nil"/>
              <w:left w:val="nil"/>
              <w:bottom w:val="dashed" w:sz="4" w:space="0" w:color="auto"/>
              <w:right w:val="nil"/>
            </w:tcBorders>
            <w:shd w:val="clear" w:color="auto" w:fill="auto"/>
            <w:noWrap/>
            <w:vAlign w:val="center"/>
            <w:hideMark/>
          </w:tcPr>
          <w:p w14:paraId="4337470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0.276857864</w:t>
            </w:r>
          </w:p>
        </w:tc>
        <w:tc>
          <w:tcPr>
            <w:tcW w:w="0" w:type="auto"/>
            <w:tcBorders>
              <w:top w:val="nil"/>
              <w:left w:val="nil"/>
              <w:bottom w:val="dashed" w:sz="4" w:space="0" w:color="auto"/>
              <w:right w:val="nil"/>
            </w:tcBorders>
            <w:shd w:val="clear" w:color="auto" w:fill="auto"/>
            <w:noWrap/>
            <w:vAlign w:val="center"/>
            <w:hideMark/>
          </w:tcPr>
          <w:p w14:paraId="3AAC1F3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25460232</w:t>
            </w:r>
          </w:p>
        </w:tc>
        <w:tc>
          <w:tcPr>
            <w:tcW w:w="0" w:type="auto"/>
            <w:tcBorders>
              <w:top w:val="nil"/>
              <w:left w:val="nil"/>
              <w:bottom w:val="dashed" w:sz="4" w:space="0" w:color="auto"/>
              <w:right w:val="nil"/>
            </w:tcBorders>
            <w:shd w:val="clear" w:color="auto" w:fill="auto"/>
            <w:noWrap/>
            <w:vAlign w:val="center"/>
            <w:hideMark/>
          </w:tcPr>
          <w:p w14:paraId="7835AA9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519</w:t>
            </w:r>
          </w:p>
        </w:tc>
        <w:tc>
          <w:tcPr>
            <w:tcW w:w="0" w:type="auto"/>
            <w:tcBorders>
              <w:top w:val="nil"/>
              <w:left w:val="nil"/>
              <w:bottom w:val="dashed" w:sz="4" w:space="0" w:color="auto"/>
              <w:right w:val="nil"/>
            </w:tcBorders>
            <w:shd w:val="clear" w:color="auto" w:fill="auto"/>
            <w:noWrap/>
            <w:vAlign w:val="center"/>
            <w:hideMark/>
          </w:tcPr>
          <w:p w14:paraId="3DDE2C2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366</w:t>
            </w:r>
          </w:p>
        </w:tc>
      </w:tr>
      <w:tr w:rsidR="00352CB9" w:rsidRPr="00946467" w14:paraId="1D389107" w14:textId="77777777" w:rsidTr="005645C4">
        <w:trPr>
          <w:trHeight w:val="288"/>
          <w:jc w:val="center"/>
        </w:trPr>
        <w:tc>
          <w:tcPr>
            <w:tcW w:w="0" w:type="auto"/>
            <w:vMerge/>
            <w:tcBorders>
              <w:top w:val="nil"/>
              <w:left w:val="nil"/>
              <w:bottom w:val="single" w:sz="8" w:space="0" w:color="000000"/>
              <w:right w:val="nil"/>
            </w:tcBorders>
            <w:vAlign w:val="center"/>
            <w:hideMark/>
          </w:tcPr>
          <w:p w14:paraId="0C2BF48A"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0D51120D"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Banagrario</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7A2E2DD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58A2CA3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7834396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75459</w:t>
            </w:r>
          </w:p>
        </w:tc>
        <w:tc>
          <w:tcPr>
            <w:tcW w:w="0" w:type="auto"/>
            <w:tcBorders>
              <w:top w:val="nil"/>
              <w:left w:val="nil"/>
              <w:bottom w:val="dashed" w:sz="4" w:space="0" w:color="auto"/>
              <w:right w:val="nil"/>
            </w:tcBorders>
            <w:shd w:val="clear" w:color="auto" w:fill="auto"/>
            <w:noWrap/>
            <w:vAlign w:val="center"/>
            <w:hideMark/>
          </w:tcPr>
          <w:p w14:paraId="068A2E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0.275528046</w:t>
            </w:r>
          </w:p>
        </w:tc>
        <w:tc>
          <w:tcPr>
            <w:tcW w:w="0" w:type="auto"/>
            <w:tcBorders>
              <w:top w:val="nil"/>
              <w:left w:val="nil"/>
              <w:bottom w:val="dashed" w:sz="4" w:space="0" w:color="auto"/>
              <w:right w:val="nil"/>
            </w:tcBorders>
            <w:shd w:val="clear" w:color="auto" w:fill="auto"/>
            <w:noWrap/>
            <w:vAlign w:val="center"/>
            <w:hideMark/>
          </w:tcPr>
          <w:p w14:paraId="7E1A82E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24505329</w:t>
            </w:r>
          </w:p>
        </w:tc>
        <w:tc>
          <w:tcPr>
            <w:tcW w:w="0" w:type="auto"/>
            <w:tcBorders>
              <w:top w:val="nil"/>
              <w:left w:val="nil"/>
              <w:bottom w:val="dashed" w:sz="4" w:space="0" w:color="auto"/>
              <w:right w:val="nil"/>
            </w:tcBorders>
            <w:shd w:val="clear" w:color="auto" w:fill="auto"/>
            <w:noWrap/>
            <w:vAlign w:val="center"/>
            <w:hideMark/>
          </w:tcPr>
          <w:p w14:paraId="5A1DFE1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468</w:t>
            </w:r>
          </w:p>
        </w:tc>
        <w:tc>
          <w:tcPr>
            <w:tcW w:w="0" w:type="auto"/>
            <w:tcBorders>
              <w:top w:val="nil"/>
              <w:left w:val="nil"/>
              <w:bottom w:val="dashed" w:sz="4" w:space="0" w:color="auto"/>
              <w:right w:val="nil"/>
            </w:tcBorders>
            <w:shd w:val="clear" w:color="auto" w:fill="auto"/>
            <w:noWrap/>
            <w:vAlign w:val="center"/>
            <w:hideMark/>
          </w:tcPr>
          <w:p w14:paraId="4BA893B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270</w:t>
            </w:r>
          </w:p>
        </w:tc>
      </w:tr>
      <w:tr w:rsidR="00352CB9" w:rsidRPr="00946467" w14:paraId="133BD123" w14:textId="77777777" w:rsidTr="005645C4">
        <w:trPr>
          <w:trHeight w:val="288"/>
          <w:jc w:val="center"/>
        </w:trPr>
        <w:tc>
          <w:tcPr>
            <w:tcW w:w="0" w:type="auto"/>
            <w:vMerge/>
            <w:tcBorders>
              <w:top w:val="nil"/>
              <w:left w:val="nil"/>
              <w:bottom w:val="single" w:sz="8" w:space="0" w:color="000000"/>
              <w:right w:val="nil"/>
            </w:tcBorders>
            <w:vAlign w:val="center"/>
            <w:hideMark/>
          </w:tcPr>
          <w:p w14:paraId="1E208B71"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19235FB"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Banagrario</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412DC66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1421770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62DFE29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141255</w:t>
            </w:r>
          </w:p>
        </w:tc>
        <w:tc>
          <w:tcPr>
            <w:tcW w:w="0" w:type="auto"/>
            <w:tcBorders>
              <w:top w:val="nil"/>
              <w:left w:val="nil"/>
              <w:bottom w:val="dashed" w:sz="4" w:space="0" w:color="auto"/>
              <w:right w:val="nil"/>
            </w:tcBorders>
            <w:shd w:val="clear" w:color="auto" w:fill="auto"/>
            <w:noWrap/>
            <w:vAlign w:val="center"/>
            <w:hideMark/>
          </w:tcPr>
          <w:p w14:paraId="4204AAA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0.272284029</w:t>
            </w:r>
          </w:p>
        </w:tc>
        <w:tc>
          <w:tcPr>
            <w:tcW w:w="0" w:type="auto"/>
            <w:tcBorders>
              <w:top w:val="nil"/>
              <w:left w:val="nil"/>
              <w:bottom w:val="dashed" w:sz="4" w:space="0" w:color="auto"/>
              <w:right w:val="nil"/>
            </w:tcBorders>
            <w:shd w:val="clear" w:color="auto" w:fill="auto"/>
            <w:noWrap/>
            <w:vAlign w:val="center"/>
            <w:hideMark/>
          </w:tcPr>
          <w:p w14:paraId="48137C7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27141876</w:t>
            </w:r>
          </w:p>
        </w:tc>
        <w:tc>
          <w:tcPr>
            <w:tcW w:w="0" w:type="auto"/>
            <w:tcBorders>
              <w:top w:val="nil"/>
              <w:left w:val="nil"/>
              <w:bottom w:val="dashed" w:sz="4" w:space="0" w:color="auto"/>
              <w:right w:val="nil"/>
            </w:tcBorders>
            <w:shd w:val="clear" w:color="auto" w:fill="auto"/>
            <w:noWrap/>
            <w:vAlign w:val="center"/>
            <w:hideMark/>
          </w:tcPr>
          <w:p w14:paraId="2E99E89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183</w:t>
            </w:r>
          </w:p>
        </w:tc>
        <w:tc>
          <w:tcPr>
            <w:tcW w:w="0" w:type="auto"/>
            <w:tcBorders>
              <w:top w:val="nil"/>
              <w:left w:val="nil"/>
              <w:bottom w:val="dashed" w:sz="4" w:space="0" w:color="auto"/>
              <w:right w:val="nil"/>
            </w:tcBorders>
            <w:shd w:val="clear" w:color="auto" w:fill="auto"/>
            <w:noWrap/>
            <w:vAlign w:val="center"/>
            <w:hideMark/>
          </w:tcPr>
          <w:p w14:paraId="617CFE7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141</w:t>
            </w:r>
          </w:p>
        </w:tc>
      </w:tr>
      <w:tr w:rsidR="00352CB9" w:rsidRPr="00946467" w14:paraId="00C6BF4A" w14:textId="77777777" w:rsidTr="005645C4">
        <w:trPr>
          <w:trHeight w:val="288"/>
          <w:jc w:val="center"/>
        </w:trPr>
        <w:tc>
          <w:tcPr>
            <w:tcW w:w="0" w:type="auto"/>
            <w:vMerge/>
            <w:tcBorders>
              <w:top w:val="nil"/>
              <w:left w:val="nil"/>
              <w:bottom w:val="single" w:sz="8" w:space="0" w:color="000000"/>
              <w:right w:val="nil"/>
            </w:tcBorders>
            <w:vAlign w:val="center"/>
            <w:hideMark/>
          </w:tcPr>
          <w:p w14:paraId="78D2E961"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E501AE2"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Banagrario</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722438A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729D3AD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14E87AD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113352</w:t>
            </w:r>
          </w:p>
        </w:tc>
        <w:tc>
          <w:tcPr>
            <w:tcW w:w="0" w:type="auto"/>
            <w:tcBorders>
              <w:top w:val="nil"/>
              <w:left w:val="nil"/>
              <w:bottom w:val="dashed" w:sz="4" w:space="0" w:color="auto"/>
              <w:right w:val="nil"/>
            </w:tcBorders>
            <w:shd w:val="clear" w:color="auto" w:fill="auto"/>
            <w:noWrap/>
            <w:vAlign w:val="center"/>
            <w:hideMark/>
          </w:tcPr>
          <w:p w14:paraId="35BC7CD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0.261526225</w:t>
            </w:r>
          </w:p>
        </w:tc>
        <w:tc>
          <w:tcPr>
            <w:tcW w:w="0" w:type="auto"/>
            <w:tcBorders>
              <w:top w:val="nil"/>
              <w:left w:val="nil"/>
              <w:bottom w:val="dashed" w:sz="4" w:space="0" w:color="auto"/>
              <w:right w:val="nil"/>
            </w:tcBorders>
            <w:shd w:val="clear" w:color="auto" w:fill="auto"/>
            <w:noWrap/>
            <w:vAlign w:val="center"/>
            <w:hideMark/>
          </w:tcPr>
          <w:p w14:paraId="1B0F1B6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29125206</w:t>
            </w:r>
          </w:p>
        </w:tc>
        <w:tc>
          <w:tcPr>
            <w:tcW w:w="0" w:type="auto"/>
            <w:tcBorders>
              <w:top w:val="nil"/>
              <w:left w:val="nil"/>
              <w:bottom w:val="dashed" w:sz="4" w:space="0" w:color="auto"/>
              <w:right w:val="nil"/>
            </w:tcBorders>
            <w:shd w:val="clear" w:color="auto" w:fill="auto"/>
            <w:noWrap/>
            <w:vAlign w:val="center"/>
            <w:hideMark/>
          </w:tcPr>
          <w:p w14:paraId="2D9C091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282</w:t>
            </w:r>
          </w:p>
        </w:tc>
        <w:tc>
          <w:tcPr>
            <w:tcW w:w="0" w:type="auto"/>
            <w:tcBorders>
              <w:top w:val="nil"/>
              <w:left w:val="nil"/>
              <w:bottom w:val="dashed" w:sz="4" w:space="0" w:color="auto"/>
              <w:right w:val="nil"/>
            </w:tcBorders>
            <w:shd w:val="clear" w:color="auto" w:fill="auto"/>
            <w:noWrap/>
            <w:vAlign w:val="center"/>
            <w:hideMark/>
          </w:tcPr>
          <w:p w14:paraId="56150DF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222</w:t>
            </w:r>
          </w:p>
        </w:tc>
      </w:tr>
      <w:tr w:rsidR="00352CB9" w:rsidRPr="00946467" w14:paraId="458A6CAE" w14:textId="77777777" w:rsidTr="005645C4">
        <w:trPr>
          <w:trHeight w:val="288"/>
          <w:jc w:val="center"/>
        </w:trPr>
        <w:tc>
          <w:tcPr>
            <w:tcW w:w="0" w:type="auto"/>
            <w:vMerge/>
            <w:tcBorders>
              <w:top w:val="nil"/>
              <w:left w:val="nil"/>
              <w:bottom w:val="single" w:sz="8" w:space="0" w:color="000000"/>
              <w:right w:val="nil"/>
            </w:tcBorders>
            <w:vAlign w:val="center"/>
            <w:hideMark/>
          </w:tcPr>
          <w:p w14:paraId="63A53094"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3458E88"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Banagrario</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2E79EAD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1634435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6E07D0F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76038</w:t>
            </w:r>
          </w:p>
        </w:tc>
        <w:tc>
          <w:tcPr>
            <w:tcW w:w="0" w:type="auto"/>
            <w:tcBorders>
              <w:top w:val="nil"/>
              <w:left w:val="nil"/>
              <w:bottom w:val="dashed" w:sz="4" w:space="0" w:color="auto"/>
              <w:right w:val="nil"/>
            </w:tcBorders>
            <w:shd w:val="clear" w:color="auto" w:fill="auto"/>
            <w:noWrap/>
            <w:vAlign w:val="center"/>
            <w:hideMark/>
          </w:tcPr>
          <w:p w14:paraId="3CE7AF2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0.260753463</w:t>
            </w:r>
          </w:p>
        </w:tc>
        <w:tc>
          <w:tcPr>
            <w:tcW w:w="0" w:type="auto"/>
            <w:tcBorders>
              <w:top w:val="nil"/>
              <w:left w:val="nil"/>
              <w:bottom w:val="dashed" w:sz="4" w:space="0" w:color="auto"/>
              <w:right w:val="nil"/>
            </w:tcBorders>
            <w:shd w:val="clear" w:color="auto" w:fill="auto"/>
            <w:noWrap/>
            <w:vAlign w:val="center"/>
            <w:hideMark/>
          </w:tcPr>
          <w:p w14:paraId="1F38347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30807075</w:t>
            </w:r>
          </w:p>
        </w:tc>
        <w:tc>
          <w:tcPr>
            <w:tcW w:w="0" w:type="auto"/>
            <w:tcBorders>
              <w:top w:val="nil"/>
              <w:left w:val="nil"/>
              <w:bottom w:val="dashed" w:sz="4" w:space="0" w:color="auto"/>
              <w:right w:val="nil"/>
            </w:tcBorders>
            <w:shd w:val="clear" w:color="auto" w:fill="auto"/>
            <w:noWrap/>
            <w:vAlign w:val="center"/>
            <w:hideMark/>
          </w:tcPr>
          <w:p w14:paraId="4A42121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1242</w:t>
            </w:r>
          </w:p>
        </w:tc>
        <w:tc>
          <w:tcPr>
            <w:tcW w:w="0" w:type="auto"/>
            <w:tcBorders>
              <w:top w:val="nil"/>
              <w:left w:val="nil"/>
              <w:bottom w:val="dashed" w:sz="4" w:space="0" w:color="auto"/>
              <w:right w:val="nil"/>
            </w:tcBorders>
            <w:shd w:val="clear" w:color="auto" w:fill="auto"/>
            <w:noWrap/>
            <w:vAlign w:val="center"/>
            <w:hideMark/>
          </w:tcPr>
          <w:p w14:paraId="63BC300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1248</w:t>
            </w:r>
          </w:p>
        </w:tc>
      </w:tr>
      <w:tr w:rsidR="00352CB9" w:rsidRPr="00946467" w14:paraId="635F54E0" w14:textId="77777777" w:rsidTr="005645C4">
        <w:trPr>
          <w:trHeight w:val="300"/>
          <w:jc w:val="center"/>
        </w:trPr>
        <w:tc>
          <w:tcPr>
            <w:tcW w:w="0" w:type="auto"/>
            <w:vMerge/>
            <w:tcBorders>
              <w:top w:val="nil"/>
              <w:left w:val="nil"/>
              <w:bottom w:val="single" w:sz="8" w:space="0" w:color="000000"/>
              <w:right w:val="nil"/>
            </w:tcBorders>
            <w:vAlign w:val="center"/>
            <w:hideMark/>
          </w:tcPr>
          <w:p w14:paraId="6A7832A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203B98D8"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Banagrario</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2963531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62774AC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157DBC8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96912</w:t>
            </w:r>
          </w:p>
        </w:tc>
        <w:tc>
          <w:tcPr>
            <w:tcW w:w="0" w:type="auto"/>
            <w:tcBorders>
              <w:top w:val="nil"/>
              <w:left w:val="nil"/>
              <w:bottom w:val="single" w:sz="8" w:space="0" w:color="auto"/>
              <w:right w:val="nil"/>
            </w:tcBorders>
            <w:shd w:val="clear" w:color="auto" w:fill="auto"/>
            <w:noWrap/>
            <w:vAlign w:val="center"/>
            <w:hideMark/>
          </w:tcPr>
          <w:p w14:paraId="13B6F61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0.252160714</w:t>
            </w:r>
          </w:p>
        </w:tc>
        <w:tc>
          <w:tcPr>
            <w:tcW w:w="0" w:type="auto"/>
            <w:tcBorders>
              <w:top w:val="nil"/>
              <w:left w:val="nil"/>
              <w:bottom w:val="single" w:sz="8" w:space="0" w:color="auto"/>
              <w:right w:val="nil"/>
            </w:tcBorders>
            <w:shd w:val="clear" w:color="auto" w:fill="auto"/>
            <w:noWrap/>
            <w:vAlign w:val="center"/>
            <w:hideMark/>
          </w:tcPr>
          <w:p w14:paraId="6D0AAE4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24168021</w:t>
            </w:r>
          </w:p>
        </w:tc>
        <w:tc>
          <w:tcPr>
            <w:tcW w:w="0" w:type="auto"/>
            <w:tcBorders>
              <w:top w:val="nil"/>
              <w:left w:val="nil"/>
              <w:bottom w:val="single" w:sz="8" w:space="0" w:color="auto"/>
              <w:right w:val="nil"/>
            </w:tcBorders>
            <w:shd w:val="clear" w:color="auto" w:fill="auto"/>
            <w:noWrap/>
            <w:vAlign w:val="center"/>
            <w:hideMark/>
          </w:tcPr>
          <w:p w14:paraId="4DCD04A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2067</w:t>
            </w:r>
          </w:p>
        </w:tc>
        <w:tc>
          <w:tcPr>
            <w:tcW w:w="0" w:type="auto"/>
            <w:tcBorders>
              <w:top w:val="nil"/>
              <w:left w:val="nil"/>
              <w:bottom w:val="single" w:sz="8" w:space="0" w:color="auto"/>
              <w:right w:val="nil"/>
            </w:tcBorders>
            <w:shd w:val="clear" w:color="auto" w:fill="auto"/>
            <w:noWrap/>
            <w:vAlign w:val="center"/>
            <w:hideMark/>
          </w:tcPr>
          <w:p w14:paraId="4D3773B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2016</w:t>
            </w:r>
          </w:p>
        </w:tc>
      </w:tr>
      <w:tr w:rsidR="00352CB9" w:rsidRPr="00946467" w14:paraId="1696607E"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5B47F8F4"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4</w:t>
            </w:r>
          </w:p>
        </w:tc>
        <w:tc>
          <w:tcPr>
            <w:tcW w:w="0" w:type="auto"/>
            <w:tcBorders>
              <w:top w:val="nil"/>
              <w:left w:val="nil"/>
              <w:bottom w:val="dashed" w:sz="4" w:space="0" w:color="auto"/>
              <w:right w:val="nil"/>
            </w:tcBorders>
            <w:shd w:val="clear" w:color="auto" w:fill="auto"/>
            <w:noWrap/>
            <w:vAlign w:val="center"/>
            <w:hideMark/>
          </w:tcPr>
          <w:p w14:paraId="732691D6"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Bancamia</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29B5BFD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3C8D9A1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1F5DF97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146922</w:t>
            </w:r>
          </w:p>
        </w:tc>
        <w:tc>
          <w:tcPr>
            <w:tcW w:w="0" w:type="auto"/>
            <w:tcBorders>
              <w:top w:val="nil"/>
              <w:left w:val="nil"/>
              <w:bottom w:val="dashed" w:sz="4" w:space="0" w:color="auto"/>
              <w:right w:val="nil"/>
            </w:tcBorders>
            <w:shd w:val="clear" w:color="auto" w:fill="auto"/>
            <w:noWrap/>
            <w:vAlign w:val="center"/>
            <w:hideMark/>
          </w:tcPr>
          <w:p w14:paraId="733732A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0.294185234</w:t>
            </w:r>
          </w:p>
        </w:tc>
        <w:tc>
          <w:tcPr>
            <w:tcW w:w="0" w:type="auto"/>
            <w:tcBorders>
              <w:top w:val="nil"/>
              <w:left w:val="nil"/>
              <w:bottom w:val="dashed" w:sz="4" w:space="0" w:color="auto"/>
              <w:right w:val="nil"/>
            </w:tcBorders>
            <w:shd w:val="clear" w:color="auto" w:fill="auto"/>
            <w:noWrap/>
            <w:vAlign w:val="center"/>
            <w:hideMark/>
          </w:tcPr>
          <w:p w14:paraId="279EF8E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5378646</w:t>
            </w:r>
          </w:p>
        </w:tc>
        <w:tc>
          <w:tcPr>
            <w:tcW w:w="0" w:type="auto"/>
            <w:tcBorders>
              <w:top w:val="nil"/>
              <w:left w:val="nil"/>
              <w:bottom w:val="dashed" w:sz="4" w:space="0" w:color="auto"/>
              <w:right w:val="nil"/>
            </w:tcBorders>
            <w:shd w:val="clear" w:color="auto" w:fill="auto"/>
            <w:noWrap/>
            <w:vAlign w:val="center"/>
            <w:hideMark/>
          </w:tcPr>
          <w:p w14:paraId="18BF6D4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78</w:t>
            </w:r>
          </w:p>
        </w:tc>
        <w:tc>
          <w:tcPr>
            <w:tcW w:w="0" w:type="auto"/>
            <w:tcBorders>
              <w:top w:val="nil"/>
              <w:left w:val="nil"/>
              <w:bottom w:val="dashed" w:sz="4" w:space="0" w:color="auto"/>
              <w:right w:val="nil"/>
            </w:tcBorders>
            <w:shd w:val="clear" w:color="auto" w:fill="auto"/>
            <w:noWrap/>
            <w:vAlign w:val="center"/>
            <w:hideMark/>
          </w:tcPr>
          <w:p w14:paraId="02D092A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81</w:t>
            </w:r>
          </w:p>
        </w:tc>
      </w:tr>
      <w:tr w:rsidR="00352CB9" w:rsidRPr="00946467" w14:paraId="344406C7" w14:textId="77777777" w:rsidTr="005645C4">
        <w:trPr>
          <w:trHeight w:val="288"/>
          <w:jc w:val="center"/>
        </w:trPr>
        <w:tc>
          <w:tcPr>
            <w:tcW w:w="0" w:type="auto"/>
            <w:vMerge/>
            <w:tcBorders>
              <w:top w:val="nil"/>
              <w:left w:val="nil"/>
              <w:bottom w:val="single" w:sz="8" w:space="0" w:color="000000"/>
              <w:right w:val="nil"/>
            </w:tcBorders>
            <w:vAlign w:val="center"/>
            <w:hideMark/>
          </w:tcPr>
          <w:p w14:paraId="22007D1F"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07CCD359"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Bancamia</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57D4C2F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1847679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065D4BF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103707</w:t>
            </w:r>
          </w:p>
        </w:tc>
        <w:tc>
          <w:tcPr>
            <w:tcW w:w="0" w:type="auto"/>
            <w:tcBorders>
              <w:top w:val="nil"/>
              <w:left w:val="nil"/>
              <w:bottom w:val="dashed" w:sz="4" w:space="0" w:color="auto"/>
              <w:right w:val="nil"/>
            </w:tcBorders>
            <w:shd w:val="clear" w:color="auto" w:fill="auto"/>
            <w:noWrap/>
            <w:vAlign w:val="center"/>
            <w:hideMark/>
          </w:tcPr>
          <w:p w14:paraId="443738B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0.251907942</w:t>
            </w:r>
          </w:p>
        </w:tc>
        <w:tc>
          <w:tcPr>
            <w:tcW w:w="0" w:type="auto"/>
            <w:tcBorders>
              <w:top w:val="nil"/>
              <w:left w:val="nil"/>
              <w:bottom w:val="dashed" w:sz="4" w:space="0" w:color="auto"/>
              <w:right w:val="nil"/>
            </w:tcBorders>
            <w:shd w:val="clear" w:color="auto" w:fill="auto"/>
            <w:noWrap/>
            <w:vAlign w:val="center"/>
            <w:hideMark/>
          </w:tcPr>
          <w:p w14:paraId="158787F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6066069</w:t>
            </w:r>
          </w:p>
        </w:tc>
        <w:tc>
          <w:tcPr>
            <w:tcW w:w="0" w:type="auto"/>
            <w:tcBorders>
              <w:top w:val="nil"/>
              <w:left w:val="nil"/>
              <w:bottom w:val="dashed" w:sz="4" w:space="0" w:color="auto"/>
              <w:right w:val="nil"/>
            </w:tcBorders>
            <w:shd w:val="clear" w:color="auto" w:fill="auto"/>
            <w:noWrap/>
            <w:vAlign w:val="center"/>
            <w:hideMark/>
          </w:tcPr>
          <w:p w14:paraId="0B78E80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81</w:t>
            </w:r>
          </w:p>
        </w:tc>
        <w:tc>
          <w:tcPr>
            <w:tcW w:w="0" w:type="auto"/>
            <w:tcBorders>
              <w:top w:val="nil"/>
              <w:left w:val="nil"/>
              <w:bottom w:val="dashed" w:sz="4" w:space="0" w:color="auto"/>
              <w:right w:val="nil"/>
            </w:tcBorders>
            <w:shd w:val="clear" w:color="auto" w:fill="auto"/>
            <w:noWrap/>
            <w:vAlign w:val="center"/>
            <w:hideMark/>
          </w:tcPr>
          <w:p w14:paraId="386921D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60</w:t>
            </w:r>
          </w:p>
        </w:tc>
      </w:tr>
      <w:tr w:rsidR="00352CB9" w:rsidRPr="00946467" w14:paraId="520138DC" w14:textId="77777777" w:rsidTr="005645C4">
        <w:trPr>
          <w:trHeight w:val="288"/>
          <w:jc w:val="center"/>
        </w:trPr>
        <w:tc>
          <w:tcPr>
            <w:tcW w:w="0" w:type="auto"/>
            <w:vMerge/>
            <w:tcBorders>
              <w:top w:val="nil"/>
              <w:left w:val="nil"/>
              <w:bottom w:val="single" w:sz="8" w:space="0" w:color="000000"/>
              <w:right w:val="nil"/>
            </w:tcBorders>
            <w:vAlign w:val="center"/>
            <w:hideMark/>
          </w:tcPr>
          <w:p w14:paraId="30C4D9AF"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0ADFDCCE"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Bancamia</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4926703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62AC2D0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024906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88905</w:t>
            </w:r>
          </w:p>
        </w:tc>
        <w:tc>
          <w:tcPr>
            <w:tcW w:w="0" w:type="auto"/>
            <w:tcBorders>
              <w:top w:val="nil"/>
              <w:left w:val="nil"/>
              <w:bottom w:val="dashed" w:sz="4" w:space="0" w:color="auto"/>
              <w:right w:val="nil"/>
            </w:tcBorders>
            <w:shd w:val="clear" w:color="auto" w:fill="auto"/>
            <w:noWrap/>
            <w:vAlign w:val="center"/>
            <w:hideMark/>
          </w:tcPr>
          <w:p w14:paraId="46814D0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0.268314858</w:t>
            </w:r>
          </w:p>
        </w:tc>
        <w:tc>
          <w:tcPr>
            <w:tcW w:w="0" w:type="auto"/>
            <w:tcBorders>
              <w:top w:val="nil"/>
              <w:left w:val="nil"/>
              <w:bottom w:val="dashed" w:sz="4" w:space="0" w:color="auto"/>
              <w:right w:val="nil"/>
            </w:tcBorders>
            <w:shd w:val="clear" w:color="auto" w:fill="auto"/>
            <w:noWrap/>
            <w:vAlign w:val="center"/>
            <w:hideMark/>
          </w:tcPr>
          <w:p w14:paraId="697574A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6928842</w:t>
            </w:r>
          </w:p>
        </w:tc>
        <w:tc>
          <w:tcPr>
            <w:tcW w:w="0" w:type="auto"/>
            <w:tcBorders>
              <w:top w:val="nil"/>
              <w:left w:val="nil"/>
              <w:bottom w:val="dashed" w:sz="4" w:space="0" w:color="auto"/>
              <w:right w:val="nil"/>
            </w:tcBorders>
            <w:shd w:val="clear" w:color="auto" w:fill="auto"/>
            <w:noWrap/>
            <w:vAlign w:val="center"/>
            <w:hideMark/>
          </w:tcPr>
          <w:p w14:paraId="5A0899A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81</w:t>
            </w:r>
          </w:p>
        </w:tc>
        <w:tc>
          <w:tcPr>
            <w:tcW w:w="0" w:type="auto"/>
            <w:tcBorders>
              <w:top w:val="nil"/>
              <w:left w:val="nil"/>
              <w:bottom w:val="dashed" w:sz="4" w:space="0" w:color="auto"/>
              <w:right w:val="nil"/>
            </w:tcBorders>
            <w:shd w:val="clear" w:color="auto" w:fill="auto"/>
            <w:noWrap/>
            <w:vAlign w:val="center"/>
            <w:hideMark/>
          </w:tcPr>
          <w:p w14:paraId="16FBB95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75</w:t>
            </w:r>
          </w:p>
        </w:tc>
      </w:tr>
      <w:tr w:rsidR="00352CB9" w:rsidRPr="00946467" w14:paraId="132A5D79" w14:textId="77777777" w:rsidTr="005645C4">
        <w:trPr>
          <w:trHeight w:val="288"/>
          <w:jc w:val="center"/>
        </w:trPr>
        <w:tc>
          <w:tcPr>
            <w:tcW w:w="0" w:type="auto"/>
            <w:vMerge/>
            <w:tcBorders>
              <w:top w:val="nil"/>
              <w:left w:val="nil"/>
              <w:bottom w:val="single" w:sz="8" w:space="0" w:color="000000"/>
              <w:right w:val="nil"/>
            </w:tcBorders>
            <w:vAlign w:val="center"/>
            <w:hideMark/>
          </w:tcPr>
          <w:p w14:paraId="13EF20FF"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7D19EA4"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Bancamia</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1FBFE8C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2051BCB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7AC06DB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158526</w:t>
            </w:r>
          </w:p>
        </w:tc>
        <w:tc>
          <w:tcPr>
            <w:tcW w:w="0" w:type="auto"/>
            <w:tcBorders>
              <w:top w:val="nil"/>
              <w:left w:val="nil"/>
              <w:bottom w:val="dashed" w:sz="4" w:space="0" w:color="auto"/>
              <w:right w:val="nil"/>
            </w:tcBorders>
            <w:shd w:val="clear" w:color="auto" w:fill="auto"/>
            <w:noWrap/>
            <w:vAlign w:val="center"/>
            <w:hideMark/>
          </w:tcPr>
          <w:p w14:paraId="433E3E7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0.228040181</w:t>
            </w:r>
          </w:p>
        </w:tc>
        <w:tc>
          <w:tcPr>
            <w:tcW w:w="0" w:type="auto"/>
            <w:tcBorders>
              <w:top w:val="nil"/>
              <w:left w:val="nil"/>
              <w:bottom w:val="dashed" w:sz="4" w:space="0" w:color="auto"/>
              <w:right w:val="nil"/>
            </w:tcBorders>
            <w:shd w:val="clear" w:color="auto" w:fill="auto"/>
            <w:noWrap/>
            <w:vAlign w:val="center"/>
            <w:hideMark/>
          </w:tcPr>
          <w:p w14:paraId="45EFBA4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7181415</w:t>
            </w:r>
          </w:p>
        </w:tc>
        <w:tc>
          <w:tcPr>
            <w:tcW w:w="0" w:type="auto"/>
            <w:tcBorders>
              <w:top w:val="nil"/>
              <w:left w:val="nil"/>
              <w:bottom w:val="dashed" w:sz="4" w:space="0" w:color="auto"/>
              <w:right w:val="nil"/>
            </w:tcBorders>
            <w:shd w:val="clear" w:color="auto" w:fill="auto"/>
            <w:noWrap/>
            <w:vAlign w:val="center"/>
            <w:hideMark/>
          </w:tcPr>
          <w:p w14:paraId="18CA9F4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84</w:t>
            </w:r>
          </w:p>
        </w:tc>
        <w:tc>
          <w:tcPr>
            <w:tcW w:w="0" w:type="auto"/>
            <w:tcBorders>
              <w:top w:val="nil"/>
              <w:left w:val="nil"/>
              <w:bottom w:val="dashed" w:sz="4" w:space="0" w:color="auto"/>
              <w:right w:val="nil"/>
            </w:tcBorders>
            <w:shd w:val="clear" w:color="auto" w:fill="auto"/>
            <w:noWrap/>
            <w:vAlign w:val="center"/>
            <w:hideMark/>
          </w:tcPr>
          <w:p w14:paraId="304CF39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90</w:t>
            </w:r>
          </w:p>
        </w:tc>
      </w:tr>
      <w:tr w:rsidR="00352CB9" w:rsidRPr="00946467" w14:paraId="6395F0A7" w14:textId="77777777" w:rsidTr="005645C4">
        <w:trPr>
          <w:trHeight w:val="288"/>
          <w:jc w:val="center"/>
        </w:trPr>
        <w:tc>
          <w:tcPr>
            <w:tcW w:w="0" w:type="auto"/>
            <w:vMerge/>
            <w:tcBorders>
              <w:top w:val="nil"/>
              <w:left w:val="nil"/>
              <w:bottom w:val="single" w:sz="8" w:space="0" w:color="000000"/>
              <w:right w:val="nil"/>
            </w:tcBorders>
            <w:vAlign w:val="center"/>
            <w:hideMark/>
          </w:tcPr>
          <w:p w14:paraId="5B50AE77"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141FE52"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Bancamia</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1BC669A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25CF172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14B8594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112821</w:t>
            </w:r>
          </w:p>
        </w:tc>
        <w:tc>
          <w:tcPr>
            <w:tcW w:w="0" w:type="auto"/>
            <w:tcBorders>
              <w:top w:val="nil"/>
              <w:left w:val="nil"/>
              <w:bottom w:val="dashed" w:sz="4" w:space="0" w:color="auto"/>
              <w:right w:val="nil"/>
            </w:tcBorders>
            <w:shd w:val="clear" w:color="auto" w:fill="auto"/>
            <w:noWrap/>
            <w:vAlign w:val="center"/>
            <w:hideMark/>
          </w:tcPr>
          <w:p w14:paraId="7F4613B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0.165872702</w:t>
            </w:r>
          </w:p>
        </w:tc>
        <w:tc>
          <w:tcPr>
            <w:tcW w:w="0" w:type="auto"/>
            <w:tcBorders>
              <w:top w:val="nil"/>
              <w:left w:val="nil"/>
              <w:bottom w:val="dashed" w:sz="4" w:space="0" w:color="auto"/>
              <w:right w:val="nil"/>
            </w:tcBorders>
            <w:shd w:val="clear" w:color="auto" w:fill="auto"/>
            <w:noWrap/>
            <w:vAlign w:val="center"/>
            <w:hideMark/>
          </w:tcPr>
          <w:p w14:paraId="3E70522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7491969</w:t>
            </w:r>
          </w:p>
        </w:tc>
        <w:tc>
          <w:tcPr>
            <w:tcW w:w="0" w:type="auto"/>
            <w:tcBorders>
              <w:top w:val="nil"/>
              <w:left w:val="nil"/>
              <w:bottom w:val="dashed" w:sz="4" w:space="0" w:color="auto"/>
              <w:right w:val="nil"/>
            </w:tcBorders>
            <w:shd w:val="clear" w:color="auto" w:fill="auto"/>
            <w:noWrap/>
            <w:vAlign w:val="center"/>
            <w:hideMark/>
          </w:tcPr>
          <w:p w14:paraId="760BFB2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102</w:t>
            </w:r>
          </w:p>
        </w:tc>
        <w:tc>
          <w:tcPr>
            <w:tcW w:w="0" w:type="auto"/>
            <w:tcBorders>
              <w:top w:val="nil"/>
              <w:left w:val="nil"/>
              <w:bottom w:val="dashed" w:sz="4" w:space="0" w:color="auto"/>
              <w:right w:val="nil"/>
            </w:tcBorders>
            <w:shd w:val="clear" w:color="auto" w:fill="auto"/>
            <w:noWrap/>
            <w:vAlign w:val="center"/>
            <w:hideMark/>
          </w:tcPr>
          <w:p w14:paraId="44AE08D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81</w:t>
            </w:r>
          </w:p>
        </w:tc>
      </w:tr>
      <w:tr w:rsidR="00352CB9" w:rsidRPr="00946467" w14:paraId="0AC66747" w14:textId="77777777" w:rsidTr="005645C4">
        <w:trPr>
          <w:trHeight w:val="300"/>
          <w:jc w:val="center"/>
        </w:trPr>
        <w:tc>
          <w:tcPr>
            <w:tcW w:w="0" w:type="auto"/>
            <w:vMerge/>
            <w:tcBorders>
              <w:top w:val="nil"/>
              <w:left w:val="nil"/>
              <w:bottom w:val="single" w:sz="8" w:space="0" w:color="000000"/>
              <w:right w:val="nil"/>
            </w:tcBorders>
            <w:vAlign w:val="center"/>
            <w:hideMark/>
          </w:tcPr>
          <w:p w14:paraId="0A3E1AA0"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0B902B71"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Bancamia</w:t>
            </w:r>
            <w:proofErr w:type="spellEnd"/>
            <w:r w:rsidRPr="00F07704">
              <w:rPr>
                <w:rFonts w:eastAsia="Times New Roman" w:cs="Times New Roman"/>
                <w:b/>
                <w:color w:val="000000"/>
                <w:sz w:val="18"/>
                <w:szCs w:val="18"/>
              </w:rPr>
              <w:t xml:space="preserve"> S.A.</w:t>
            </w:r>
          </w:p>
        </w:tc>
        <w:tc>
          <w:tcPr>
            <w:tcW w:w="0" w:type="auto"/>
            <w:tcBorders>
              <w:top w:val="nil"/>
              <w:left w:val="nil"/>
              <w:bottom w:val="single" w:sz="8" w:space="0" w:color="auto"/>
              <w:right w:val="single" w:sz="8" w:space="0" w:color="auto"/>
            </w:tcBorders>
            <w:shd w:val="clear" w:color="auto" w:fill="auto"/>
            <w:noWrap/>
            <w:vAlign w:val="center"/>
            <w:hideMark/>
          </w:tcPr>
          <w:p w14:paraId="34DF54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76AD698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75B5A9A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76725</w:t>
            </w:r>
          </w:p>
        </w:tc>
        <w:tc>
          <w:tcPr>
            <w:tcW w:w="0" w:type="auto"/>
            <w:tcBorders>
              <w:top w:val="nil"/>
              <w:left w:val="nil"/>
              <w:bottom w:val="single" w:sz="8" w:space="0" w:color="auto"/>
              <w:right w:val="nil"/>
            </w:tcBorders>
            <w:shd w:val="clear" w:color="auto" w:fill="auto"/>
            <w:noWrap/>
            <w:vAlign w:val="center"/>
            <w:hideMark/>
          </w:tcPr>
          <w:p w14:paraId="5539FDE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0.149140531</w:t>
            </w:r>
          </w:p>
        </w:tc>
        <w:tc>
          <w:tcPr>
            <w:tcW w:w="0" w:type="auto"/>
            <w:tcBorders>
              <w:top w:val="nil"/>
              <w:left w:val="nil"/>
              <w:bottom w:val="single" w:sz="8" w:space="0" w:color="auto"/>
              <w:right w:val="nil"/>
            </w:tcBorders>
            <w:shd w:val="clear" w:color="auto" w:fill="auto"/>
            <w:noWrap/>
            <w:vAlign w:val="center"/>
            <w:hideMark/>
          </w:tcPr>
          <w:p w14:paraId="2CCD599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5851611</w:t>
            </w:r>
          </w:p>
        </w:tc>
        <w:tc>
          <w:tcPr>
            <w:tcW w:w="0" w:type="auto"/>
            <w:tcBorders>
              <w:top w:val="nil"/>
              <w:left w:val="nil"/>
              <w:bottom w:val="single" w:sz="8" w:space="0" w:color="auto"/>
              <w:right w:val="nil"/>
            </w:tcBorders>
            <w:shd w:val="clear" w:color="auto" w:fill="auto"/>
            <w:noWrap/>
            <w:vAlign w:val="center"/>
            <w:hideMark/>
          </w:tcPr>
          <w:p w14:paraId="5CF38A5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93</w:t>
            </w:r>
          </w:p>
        </w:tc>
        <w:tc>
          <w:tcPr>
            <w:tcW w:w="0" w:type="auto"/>
            <w:tcBorders>
              <w:top w:val="nil"/>
              <w:left w:val="nil"/>
              <w:bottom w:val="single" w:sz="8" w:space="0" w:color="auto"/>
              <w:right w:val="nil"/>
            </w:tcBorders>
            <w:shd w:val="clear" w:color="auto" w:fill="auto"/>
            <w:noWrap/>
            <w:vAlign w:val="center"/>
            <w:hideMark/>
          </w:tcPr>
          <w:p w14:paraId="060F0F3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93</w:t>
            </w:r>
          </w:p>
        </w:tc>
      </w:tr>
      <w:tr w:rsidR="00352CB9" w:rsidRPr="00946467" w14:paraId="1FD69623"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7874C32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5</w:t>
            </w:r>
          </w:p>
        </w:tc>
        <w:tc>
          <w:tcPr>
            <w:tcW w:w="0" w:type="auto"/>
            <w:tcBorders>
              <w:top w:val="nil"/>
              <w:left w:val="nil"/>
              <w:bottom w:val="dashed" w:sz="4" w:space="0" w:color="auto"/>
              <w:right w:val="nil"/>
            </w:tcBorders>
            <w:shd w:val="clear" w:color="auto" w:fill="auto"/>
            <w:noWrap/>
            <w:vAlign w:val="center"/>
            <w:hideMark/>
          </w:tcPr>
          <w:p w14:paraId="32702130" w14:textId="77777777" w:rsidR="00352CB9" w:rsidRPr="00EF432E" w:rsidRDefault="00352CB9" w:rsidP="00352CB9">
            <w:pPr>
              <w:spacing w:line="240" w:lineRule="auto"/>
              <w:ind w:firstLine="0"/>
              <w:jc w:val="center"/>
              <w:rPr>
                <w:rFonts w:eastAsia="Times New Roman" w:cs="Times New Roman"/>
                <w:b/>
                <w:color w:val="000000"/>
                <w:sz w:val="18"/>
                <w:szCs w:val="18"/>
                <w:lang w:val="es-CO"/>
              </w:rPr>
            </w:pPr>
            <w:r w:rsidRPr="00EF432E">
              <w:rPr>
                <w:rFonts w:eastAsia="Times New Roman" w:cs="Times New Roman"/>
                <w:b/>
                <w:color w:val="000000"/>
                <w:sz w:val="18"/>
                <w:szCs w:val="18"/>
                <w:lang w:val="es-CO"/>
              </w:rPr>
              <w:t>Banco Caja Social S.A.</w:t>
            </w:r>
          </w:p>
        </w:tc>
        <w:tc>
          <w:tcPr>
            <w:tcW w:w="0" w:type="auto"/>
            <w:tcBorders>
              <w:top w:val="nil"/>
              <w:left w:val="nil"/>
              <w:bottom w:val="dashed" w:sz="4" w:space="0" w:color="auto"/>
              <w:right w:val="single" w:sz="8" w:space="0" w:color="auto"/>
            </w:tcBorders>
            <w:shd w:val="clear" w:color="auto" w:fill="auto"/>
            <w:noWrap/>
            <w:vAlign w:val="center"/>
            <w:hideMark/>
          </w:tcPr>
          <w:p w14:paraId="12B5FCE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6AB3711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0107983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18228</w:t>
            </w:r>
          </w:p>
        </w:tc>
        <w:tc>
          <w:tcPr>
            <w:tcW w:w="0" w:type="auto"/>
            <w:tcBorders>
              <w:top w:val="nil"/>
              <w:left w:val="nil"/>
              <w:bottom w:val="dashed" w:sz="4" w:space="0" w:color="auto"/>
              <w:right w:val="nil"/>
            </w:tcBorders>
            <w:shd w:val="clear" w:color="auto" w:fill="auto"/>
            <w:noWrap/>
            <w:vAlign w:val="center"/>
            <w:hideMark/>
          </w:tcPr>
          <w:p w14:paraId="1B683E2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0.225829909</w:t>
            </w:r>
          </w:p>
        </w:tc>
        <w:tc>
          <w:tcPr>
            <w:tcW w:w="0" w:type="auto"/>
            <w:tcBorders>
              <w:top w:val="nil"/>
              <w:left w:val="nil"/>
              <w:bottom w:val="dashed" w:sz="4" w:space="0" w:color="auto"/>
              <w:right w:val="nil"/>
            </w:tcBorders>
            <w:shd w:val="clear" w:color="auto" w:fill="auto"/>
            <w:noWrap/>
            <w:vAlign w:val="center"/>
            <w:hideMark/>
          </w:tcPr>
          <w:p w14:paraId="0925C19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44331402</w:t>
            </w:r>
          </w:p>
        </w:tc>
        <w:tc>
          <w:tcPr>
            <w:tcW w:w="0" w:type="auto"/>
            <w:tcBorders>
              <w:top w:val="nil"/>
              <w:left w:val="nil"/>
              <w:bottom w:val="dashed" w:sz="4" w:space="0" w:color="auto"/>
              <w:right w:val="nil"/>
            </w:tcBorders>
            <w:shd w:val="clear" w:color="auto" w:fill="auto"/>
            <w:noWrap/>
            <w:vAlign w:val="center"/>
            <w:hideMark/>
          </w:tcPr>
          <w:p w14:paraId="0880147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25737</w:t>
            </w:r>
          </w:p>
        </w:tc>
        <w:tc>
          <w:tcPr>
            <w:tcW w:w="0" w:type="auto"/>
            <w:tcBorders>
              <w:top w:val="nil"/>
              <w:left w:val="nil"/>
              <w:bottom w:val="dashed" w:sz="4" w:space="0" w:color="auto"/>
              <w:right w:val="nil"/>
            </w:tcBorders>
            <w:shd w:val="clear" w:color="auto" w:fill="auto"/>
            <w:noWrap/>
            <w:vAlign w:val="center"/>
            <w:hideMark/>
          </w:tcPr>
          <w:p w14:paraId="349DABD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26916</w:t>
            </w:r>
          </w:p>
        </w:tc>
      </w:tr>
      <w:tr w:rsidR="00352CB9" w:rsidRPr="00946467" w14:paraId="4EA33F1F" w14:textId="77777777" w:rsidTr="005645C4">
        <w:trPr>
          <w:trHeight w:val="288"/>
          <w:jc w:val="center"/>
        </w:trPr>
        <w:tc>
          <w:tcPr>
            <w:tcW w:w="0" w:type="auto"/>
            <w:vMerge/>
            <w:tcBorders>
              <w:top w:val="nil"/>
              <w:left w:val="nil"/>
              <w:bottom w:val="single" w:sz="8" w:space="0" w:color="000000"/>
              <w:right w:val="nil"/>
            </w:tcBorders>
            <w:vAlign w:val="center"/>
            <w:hideMark/>
          </w:tcPr>
          <w:p w14:paraId="064A86EF"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4274238" w14:textId="77777777" w:rsidR="00352CB9" w:rsidRPr="00EF432E" w:rsidRDefault="00352CB9" w:rsidP="00352CB9">
            <w:pPr>
              <w:spacing w:line="240" w:lineRule="auto"/>
              <w:ind w:firstLine="0"/>
              <w:jc w:val="center"/>
              <w:rPr>
                <w:rFonts w:eastAsia="Times New Roman" w:cs="Times New Roman"/>
                <w:b/>
                <w:color w:val="000000"/>
                <w:sz w:val="18"/>
                <w:szCs w:val="18"/>
                <w:lang w:val="es-CO"/>
              </w:rPr>
            </w:pPr>
            <w:r w:rsidRPr="00EF432E">
              <w:rPr>
                <w:rFonts w:eastAsia="Times New Roman" w:cs="Times New Roman"/>
                <w:b/>
                <w:color w:val="000000"/>
                <w:sz w:val="18"/>
                <w:szCs w:val="18"/>
                <w:lang w:val="es-CO"/>
              </w:rPr>
              <w:t>Banco Caja Social S.A.</w:t>
            </w:r>
          </w:p>
        </w:tc>
        <w:tc>
          <w:tcPr>
            <w:tcW w:w="0" w:type="auto"/>
            <w:tcBorders>
              <w:top w:val="nil"/>
              <w:left w:val="nil"/>
              <w:bottom w:val="dashed" w:sz="4" w:space="0" w:color="auto"/>
              <w:right w:val="single" w:sz="8" w:space="0" w:color="auto"/>
            </w:tcBorders>
            <w:shd w:val="clear" w:color="auto" w:fill="auto"/>
            <w:noWrap/>
            <w:vAlign w:val="center"/>
            <w:hideMark/>
          </w:tcPr>
          <w:p w14:paraId="21245A2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0AA3CA3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489141F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23541</w:t>
            </w:r>
          </w:p>
        </w:tc>
        <w:tc>
          <w:tcPr>
            <w:tcW w:w="0" w:type="auto"/>
            <w:tcBorders>
              <w:top w:val="nil"/>
              <w:left w:val="nil"/>
              <w:bottom w:val="dashed" w:sz="4" w:space="0" w:color="auto"/>
              <w:right w:val="nil"/>
            </w:tcBorders>
            <w:shd w:val="clear" w:color="auto" w:fill="auto"/>
            <w:noWrap/>
            <w:vAlign w:val="center"/>
            <w:hideMark/>
          </w:tcPr>
          <w:p w14:paraId="079DBF5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0.212685939</w:t>
            </w:r>
          </w:p>
        </w:tc>
        <w:tc>
          <w:tcPr>
            <w:tcW w:w="0" w:type="auto"/>
            <w:tcBorders>
              <w:top w:val="nil"/>
              <w:left w:val="nil"/>
              <w:bottom w:val="dashed" w:sz="4" w:space="0" w:color="auto"/>
              <w:right w:val="nil"/>
            </w:tcBorders>
            <w:shd w:val="clear" w:color="auto" w:fill="auto"/>
            <w:noWrap/>
            <w:vAlign w:val="center"/>
            <w:hideMark/>
          </w:tcPr>
          <w:p w14:paraId="49C1143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47764947</w:t>
            </w:r>
          </w:p>
        </w:tc>
        <w:tc>
          <w:tcPr>
            <w:tcW w:w="0" w:type="auto"/>
            <w:tcBorders>
              <w:top w:val="nil"/>
              <w:left w:val="nil"/>
              <w:bottom w:val="dashed" w:sz="4" w:space="0" w:color="auto"/>
              <w:right w:val="nil"/>
            </w:tcBorders>
            <w:shd w:val="clear" w:color="auto" w:fill="auto"/>
            <w:noWrap/>
            <w:vAlign w:val="center"/>
            <w:hideMark/>
          </w:tcPr>
          <w:p w14:paraId="0F3145A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29688</w:t>
            </w:r>
          </w:p>
        </w:tc>
        <w:tc>
          <w:tcPr>
            <w:tcW w:w="0" w:type="auto"/>
            <w:tcBorders>
              <w:top w:val="nil"/>
              <w:left w:val="nil"/>
              <w:bottom w:val="dashed" w:sz="4" w:space="0" w:color="auto"/>
              <w:right w:val="nil"/>
            </w:tcBorders>
            <w:shd w:val="clear" w:color="auto" w:fill="auto"/>
            <w:noWrap/>
            <w:vAlign w:val="center"/>
            <w:hideMark/>
          </w:tcPr>
          <w:p w14:paraId="70497F3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30093</w:t>
            </w:r>
          </w:p>
        </w:tc>
      </w:tr>
      <w:tr w:rsidR="00352CB9" w:rsidRPr="00946467" w14:paraId="7A9FEBD6" w14:textId="77777777" w:rsidTr="005645C4">
        <w:trPr>
          <w:trHeight w:val="288"/>
          <w:jc w:val="center"/>
        </w:trPr>
        <w:tc>
          <w:tcPr>
            <w:tcW w:w="0" w:type="auto"/>
            <w:vMerge/>
            <w:tcBorders>
              <w:top w:val="nil"/>
              <w:left w:val="nil"/>
              <w:bottom w:val="single" w:sz="8" w:space="0" w:color="000000"/>
              <w:right w:val="nil"/>
            </w:tcBorders>
            <w:vAlign w:val="center"/>
            <w:hideMark/>
          </w:tcPr>
          <w:p w14:paraId="67B95AC1"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CDB9DCA" w14:textId="77777777" w:rsidR="00352CB9" w:rsidRPr="00EF432E" w:rsidRDefault="00352CB9" w:rsidP="00352CB9">
            <w:pPr>
              <w:spacing w:line="240" w:lineRule="auto"/>
              <w:ind w:firstLine="0"/>
              <w:jc w:val="center"/>
              <w:rPr>
                <w:rFonts w:eastAsia="Times New Roman" w:cs="Times New Roman"/>
                <w:b/>
                <w:color w:val="000000"/>
                <w:sz w:val="18"/>
                <w:szCs w:val="18"/>
                <w:lang w:val="es-CO"/>
              </w:rPr>
            </w:pPr>
            <w:r w:rsidRPr="00EF432E">
              <w:rPr>
                <w:rFonts w:eastAsia="Times New Roman" w:cs="Times New Roman"/>
                <w:b/>
                <w:color w:val="000000"/>
                <w:sz w:val="18"/>
                <w:szCs w:val="18"/>
                <w:lang w:val="es-CO"/>
              </w:rPr>
              <w:t>Banco Caja Social S.A.</w:t>
            </w:r>
          </w:p>
        </w:tc>
        <w:tc>
          <w:tcPr>
            <w:tcW w:w="0" w:type="auto"/>
            <w:tcBorders>
              <w:top w:val="nil"/>
              <w:left w:val="nil"/>
              <w:bottom w:val="dashed" w:sz="4" w:space="0" w:color="auto"/>
              <w:right w:val="single" w:sz="8" w:space="0" w:color="auto"/>
            </w:tcBorders>
            <w:shd w:val="clear" w:color="auto" w:fill="auto"/>
            <w:noWrap/>
            <w:vAlign w:val="center"/>
            <w:hideMark/>
          </w:tcPr>
          <w:p w14:paraId="20413C0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01A7C23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1BD369C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26796</w:t>
            </w:r>
          </w:p>
        </w:tc>
        <w:tc>
          <w:tcPr>
            <w:tcW w:w="0" w:type="auto"/>
            <w:tcBorders>
              <w:top w:val="nil"/>
              <w:left w:val="nil"/>
              <w:bottom w:val="dashed" w:sz="4" w:space="0" w:color="auto"/>
              <w:right w:val="nil"/>
            </w:tcBorders>
            <w:shd w:val="clear" w:color="auto" w:fill="auto"/>
            <w:noWrap/>
            <w:vAlign w:val="center"/>
            <w:hideMark/>
          </w:tcPr>
          <w:p w14:paraId="188D42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0.188059879</w:t>
            </w:r>
          </w:p>
        </w:tc>
        <w:tc>
          <w:tcPr>
            <w:tcW w:w="0" w:type="auto"/>
            <w:tcBorders>
              <w:top w:val="nil"/>
              <w:left w:val="nil"/>
              <w:bottom w:val="dashed" w:sz="4" w:space="0" w:color="auto"/>
              <w:right w:val="nil"/>
            </w:tcBorders>
            <w:shd w:val="clear" w:color="auto" w:fill="auto"/>
            <w:noWrap/>
            <w:vAlign w:val="center"/>
            <w:hideMark/>
          </w:tcPr>
          <w:p w14:paraId="7E33392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49420350</w:t>
            </w:r>
          </w:p>
        </w:tc>
        <w:tc>
          <w:tcPr>
            <w:tcW w:w="0" w:type="auto"/>
            <w:tcBorders>
              <w:top w:val="nil"/>
              <w:left w:val="nil"/>
              <w:bottom w:val="dashed" w:sz="4" w:space="0" w:color="auto"/>
              <w:right w:val="nil"/>
            </w:tcBorders>
            <w:shd w:val="clear" w:color="auto" w:fill="auto"/>
            <w:noWrap/>
            <w:vAlign w:val="center"/>
            <w:hideMark/>
          </w:tcPr>
          <w:p w14:paraId="0E24493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22053</w:t>
            </w:r>
          </w:p>
        </w:tc>
        <w:tc>
          <w:tcPr>
            <w:tcW w:w="0" w:type="auto"/>
            <w:tcBorders>
              <w:top w:val="nil"/>
              <w:left w:val="nil"/>
              <w:bottom w:val="dashed" w:sz="4" w:space="0" w:color="auto"/>
              <w:right w:val="nil"/>
            </w:tcBorders>
            <w:shd w:val="clear" w:color="auto" w:fill="auto"/>
            <w:noWrap/>
            <w:vAlign w:val="center"/>
            <w:hideMark/>
          </w:tcPr>
          <w:p w14:paraId="2119ECD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19833</w:t>
            </w:r>
          </w:p>
        </w:tc>
      </w:tr>
      <w:tr w:rsidR="00352CB9" w:rsidRPr="00946467" w14:paraId="4FC01858" w14:textId="77777777" w:rsidTr="005645C4">
        <w:trPr>
          <w:trHeight w:val="288"/>
          <w:jc w:val="center"/>
        </w:trPr>
        <w:tc>
          <w:tcPr>
            <w:tcW w:w="0" w:type="auto"/>
            <w:vMerge/>
            <w:tcBorders>
              <w:top w:val="nil"/>
              <w:left w:val="nil"/>
              <w:bottom w:val="single" w:sz="8" w:space="0" w:color="000000"/>
              <w:right w:val="nil"/>
            </w:tcBorders>
            <w:vAlign w:val="center"/>
            <w:hideMark/>
          </w:tcPr>
          <w:p w14:paraId="64277AFC"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9A5F454" w14:textId="77777777" w:rsidR="00352CB9" w:rsidRPr="00EF432E" w:rsidRDefault="00352CB9" w:rsidP="00352CB9">
            <w:pPr>
              <w:spacing w:line="240" w:lineRule="auto"/>
              <w:ind w:firstLine="0"/>
              <w:jc w:val="center"/>
              <w:rPr>
                <w:rFonts w:eastAsia="Times New Roman" w:cs="Times New Roman"/>
                <w:b/>
                <w:color w:val="000000"/>
                <w:sz w:val="18"/>
                <w:szCs w:val="18"/>
                <w:lang w:val="es-CO"/>
              </w:rPr>
            </w:pPr>
            <w:r w:rsidRPr="00EF432E">
              <w:rPr>
                <w:rFonts w:eastAsia="Times New Roman" w:cs="Times New Roman"/>
                <w:b/>
                <w:color w:val="000000"/>
                <w:sz w:val="18"/>
                <w:szCs w:val="18"/>
                <w:lang w:val="es-CO"/>
              </w:rPr>
              <w:t>Banco Caja Social S.A.</w:t>
            </w:r>
          </w:p>
        </w:tc>
        <w:tc>
          <w:tcPr>
            <w:tcW w:w="0" w:type="auto"/>
            <w:tcBorders>
              <w:top w:val="nil"/>
              <w:left w:val="nil"/>
              <w:bottom w:val="dashed" w:sz="4" w:space="0" w:color="auto"/>
              <w:right w:val="single" w:sz="8" w:space="0" w:color="auto"/>
            </w:tcBorders>
            <w:shd w:val="clear" w:color="auto" w:fill="auto"/>
            <w:noWrap/>
            <w:vAlign w:val="center"/>
            <w:hideMark/>
          </w:tcPr>
          <w:p w14:paraId="4E9B321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32DDE56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05B5EDE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30816</w:t>
            </w:r>
          </w:p>
        </w:tc>
        <w:tc>
          <w:tcPr>
            <w:tcW w:w="0" w:type="auto"/>
            <w:tcBorders>
              <w:top w:val="nil"/>
              <w:left w:val="nil"/>
              <w:bottom w:val="dashed" w:sz="4" w:space="0" w:color="auto"/>
              <w:right w:val="nil"/>
            </w:tcBorders>
            <w:shd w:val="clear" w:color="auto" w:fill="auto"/>
            <w:noWrap/>
            <w:vAlign w:val="center"/>
            <w:hideMark/>
          </w:tcPr>
          <w:p w14:paraId="2F7519E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0.185117857</w:t>
            </w:r>
          </w:p>
        </w:tc>
        <w:tc>
          <w:tcPr>
            <w:tcW w:w="0" w:type="auto"/>
            <w:tcBorders>
              <w:top w:val="nil"/>
              <w:left w:val="nil"/>
              <w:bottom w:val="dashed" w:sz="4" w:space="0" w:color="auto"/>
              <w:right w:val="nil"/>
            </w:tcBorders>
            <w:shd w:val="clear" w:color="auto" w:fill="auto"/>
            <w:noWrap/>
            <w:vAlign w:val="center"/>
            <w:hideMark/>
          </w:tcPr>
          <w:p w14:paraId="3A6E877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51063477</w:t>
            </w:r>
          </w:p>
        </w:tc>
        <w:tc>
          <w:tcPr>
            <w:tcW w:w="0" w:type="auto"/>
            <w:tcBorders>
              <w:top w:val="nil"/>
              <w:left w:val="nil"/>
              <w:bottom w:val="dashed" w:sz="4" w:space="0" w:color="auto"/>
              <w:right w:val="nil"/>
            </w:tcBorders>
            <w:shd w:val="clear" w:color="auto" w:fill="auto"/>
            <w:noWrap/>
            <w:vAlign w:val="center"/>
            <w:hideMark/>
          </w:tcPr>
          <w:p w14:paraId="3D50631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28359</w:t>
            </w:r>
          </w:p>
        </w:tc>
        <w:tc>
          <w:tcPr>
            <w:tcW w:w="0" w:type="auto"/>
            <w:tcBorders>
              <w:top w:val="nil"/>
              <w:left w:val="nil"/>
              <w:bottom w:val="dashed" w:sz="4" w:space="0" w:color="auto"/>
              <w:right w:val="nil"/>
            </w:tcBorders>
            <w:shd w:val="clear" w:color="auto" w:fill="auto"/>
            <w:noWrap/>
            <w:vAlign w:val="center"/>
            <w:hideMark/>
          </w:tcPr>
          <w:p w14:paraId="4FF6F27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24828</w:t>
            </w:r>
          </w:p>
        </w:tc>
      </w:tr>
      <w:tr w:rsidR="00352CB9" w:rsidRPr="00946467" w14:paraId="1206D8AC" w14:textId="77777777" w:rsidTr="005645C4">
        <w:trPr>
          <w:trHeight w:val="288"/>
          <w:jc w:val="center"/>
        </w:trPr>
        <w:tc>
          <w:tcPr>
            <w:tcW w:w="0" w:type="auto"/>
            <w:vMerge/>
            <w:tcBorders>
              <w:top w:val="nil"/>
              <w:left w:val="nil"/>
              <w:bottom w:val="single" w:sz="8" w:space="0" w:color="000000"/>
              <w:right w:val="nil"/>
            </w:tcBorders>
            <w:vAlign w:val="center"/>
            <w:hideMark/>
          </w:tcPr>
          <w:p w14:paraId="1772B765"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26F265D9" w14:textId="77777777" w:rsidR="00352CB9" w:rsidRPr="00EF432E" w:rsidRDefault="00352CB9" w:rsidP="00352CB9">
            <w:pPr>
              <w:spacing w:line="240" w:lineRule="auto"/>
              <w:ind w:firstLine="0"/>
              <w:jc w:val="center"/>
              <w:rPr>
                <w:rFonts w:eastAsia="Times New Roman" w:cs="Times New Roman"/>
                <w:b/>
                <w:color w:val="000000"/>
                <w:sz w:val="18"/>
                <w:szCs w:val="18"/>
                <w:lang w:val="es-CO"/>
              </w:rPr>
            </w:pPr>
            <w:r w:rsidRPr="00EF432E">
              <w:rPr>
                <w:rFonts w:eastAsia="Times New Roman" w:cs="Times New Roman"/>
                <w:b/>
                <w:color w:val="000000"/>
                <w:sz w:val="18"/>
                <w:szCs w:val="18"/>
                <w:lang w:val="es-CO"/>
              </w:rPr>
              <w:t>Banco Caja Social S.A.</w:t>
            </w:r>
          </w:p>
        </w:tc>
        <w:tc>
          <w:tcPr>
            <w:tcW w:w="0" w:type="auto"/>
            <w:tcBorders>
              <w:top w:val="nil"/>
              <w:left w:val="nil"/>
              <w:bottom w:val="dashed" w:sz="4" w:space="0" w:color="auto"/>
              <w:right w:val="single" w:sz="8" w:space="0" w:color="auto"/>
            </w:tcBorders>
            <w:shd w:val="clear" w:color="auto" w:fill="auto"/>
            <w:noWrap/>
            <w:vAlign w:val="center"/>
            <w:hideMark/>
          </w:tcPr>
          <w:p w14:paraId="3C3A0C9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1A02307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6109E16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31029</w:t>
            </w:r>
          </w:p>
        </w:tc>
        <w:tc>
          <w:tcPr>
            <w:tcW w:w="0" w:type="auto"/>
            <w:tcBorders>
              <w:top w:val="nil"/>
              <w:left w:val="nil"/>
              <w:bottom w:val="dashed" w:sz="4" w:space="0" w:color="auto"/>
              <w:right w:val="nil"/>
            </w:tcBorders>
            <w:shd w:val="clear" w:color="auto" w:fill="auto"/>
            <w:noWrap/>
            <w:vAlign w:val="center"/>
            <w:hideMark/>
          </w:tcPr>
          <w:p w14:paraId="531911A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0.193687914</w:t>
            </w:r>
          </w:p>
        </w:tc>
        <w:tc>
          <w:tcPr>
            <w:tcW w:w="0" w:type="auto"/>
            <w:tcBorders>
              <w:top w:val="nil"/>
              <w:left w:val="nil"/>
              <w:bottom w:val="dashed" w:sz="4" w:space="0" w:color="auto"/>
              <w:right w:val="nil"/>
            </w:tcBorders>
            <w:shd w:val="clear" w:color="auto" w:fill="auto"/>
            <w:noWrap/>
            <w:vAlign w:val="center"/>
            <w:hideMark/>
          </w:tcPr>
          <w:p w14:paraId="03C6CFF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53655603</w:t>
            </w:r>
          </w:p>
        </w:tc>
        <w:tc>
          <w:tcPr>
            <w:tcW w:w="0" w:type="auto"/>
            <w:tcBorders>
              <w:top w:val="nil"/>
              <w:left w:val="nil"/>
              <w:bottom w:val="dashed" w:sz="4" w:space="0" w:color="auto"/>
              <w:right w:val="nil"/>
            </w:tcBorders>
            <w:shd w:val="clear" w:color="auto" w:fill="auto"/>
            <w:noWrap/>
            <w:vAlign w:val="center"/>
            <w:hideMark/>
          </w:tcPr>
          <w:p w14:paraId="7D26101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37131</w:t>
            </w:r>
          </w:p>
        </w:tc>
        <w:tc>
          <w:tcPr>
            <w:tcW w:w="0" w:type="auto"/>
            <w:tcBorders>
              <w:top w:val="nil"/>
              <w:left w:val="nil"/>
              <w:bottom w:val="dashed" w:sz="4" w:space="0" w:color="auto"/>
              <w:right w:val="nil"/>
            </w:tcBorders>
            <w:shd w:val="clear" w:color="auto" w:fill="auto"/>
            <w:noWrap/>
            <w:vAlign w:val="center"/>
            <w:hideMark/>
          </w:tcPr>
          <w:p w14:paraId="384389B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31644</w:t>
            </w:r>
          </w:p>
        </w:tc>
      </w:tr>
      <w:tr w:rsidR="00352CB9" w:rsidRPr="00946467" w14:paraId="51A06C0E" w14:textId="77777777" w:rsidTr="005645C4">
        <w:trPr>
          <w:trHeight w:val="300"/>
          <w:jc w:val="center"/>
        </w:trPr>
        <w:tc>
          <w:tcPr>
            <w:tcW w:w="0" w:type="auto"/>
            <w:vMerge/>
            <w:tcBorders>
              <w:top w:val="nil"/>
              <w:left w:val="nil"/>
              <w:bottom w:val="single" w:sz="8" w:space="0" w:color="000000"/>
              <w:right w:val="nil"/>
            </w:tcBorders>
            <w:vAlign w:val="center"/>
            <w:hideMark/>
          </w:tcPr>
          <w:p w14:paraId="2BB2F1E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0AF65C2C" w14:textId="77777777" w:rsidR="00352CB9" w:rsidRPr="00EF432E" w:rsidRDefault="00352CB9" w:rsidP="00352CB9">
            <w:pPr>
              <w:spacing w:line="240" w:lineRule="auto"/>
              <w:ind w:firstLine="0"/>
              <w:jc w:val="center"/>
              <w:rPr>
                <w:rFonts w:eastAsia="Times New Roman" w:cs="Times New Roman"/>
                <w:b/>
                <w:color w:val="000000"/>
                <w:sz w:val="18"/>
                <w:szCs w:val="18"/>
                <w:lang w:val="es-CO"/>
              </w:rPr>
            </w:pPr>
            <w:r w:rsidRPr="00EF432E">
              <w:rPr>
                <w:rFonts w:eastAsia="Times New Roman" w:cs="Times New Roman"/>
                <w:b/>
                <w:color w:val="000000"/>
                <w:sz w:val="18"/>
                <w:szCs w:val="18"/>
                <w:lang w:val="es-CO"/>
              </w:rPr>
              <w:t>Banco Caja Social S.A.</w:t>
            </w:r>
          </w:p>
        </w:tc>
        <w:tc>
          <w:tcPr>
            <w:tcW w:w="0" w:type="auto"/>
            <w:tcBorders>
              <w:top w:val="nil"/>
              <w:left w:val="nil"/>
              <w:bottom w:val="single" w:sz="8" w:space="0" w:color="auto"/>
              <w:right w:val="single" w:sz="8" w:space="0" w:color="auto"/>
            </w:tcBorders>
            <w:shd w:val="clear" w:color="auto" w:fill="auto"/>
            <w:noWrap/>
            <w:vAlign w:val="center"/>
            <w:hideMark/>
          </w:tcPr>
          <w:p w14:paraId="283ABB2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7029D53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0FE4FB2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20910</w:t>
            </w:r>
          </w:p>
        </w:tc>
        <w:tc>
          <w:tcPr>
            <w:tcW w:w="0" w:type="auto"/>
            <w:tcBorders>
              <w:top w:val="nil"/>
              <w:left w:val="nil"/>
              <w:bottom w:val="single" w:sz="8" w:space="0" w:color="auto"/>
              <w:right w:val="nil"/>
            </w:tcBorders>
            <w:shd w:val="clear" w:color="auto" w:fill="auto"/>
            <w:noWrap/>
            <w:vAlign w:val="center"/>
            <w:hideMark/>
          </w:tcPr>
          <w:p w14:paraId="5E845AF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0.188485321</w:t>
            </w:r>
          </w:p>
        </w:tc>
        <w:tc>
          <w:tcPr>
            <w:tcW w:w="0" w:type="auto"/>
            <w:tcBorders>
              <w:top w:val="nil"/>
              <w:left w:val="nil"/>
              <w:bottom w:val="single" w:sz="8" w:space="0" w:color="auto"/>
              <w:right w:val="nil"/>
            </w:tcBorders>
            <w:shd w:val="clear" w:color="auto" w:fill="auto"/>
            <w:noWrap/>
            <w:vAlign w:val="center"/>
            <w:hideMark/>
          </w:tcPr>
          <w:p w14:paraId="16A388D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42061683</w:t>
            </w:r>
          </w:p>
        </w:tc>
        <w:tc>
          <w:tcPr>
            <w:tcW w:w="0" w:type="auto"/>
            <w:tcBorders>
              <w:top w:val="nil"/>
              <w:left w:val="nil"/>
              <w:bottom w:val="single" w:sz="8" w:space="0" w:color="auto"/>
              <w:right w:val="nil"/>
            </w:tcBorders>
            <w:shd w:val="clear" w:color="auto" w:fill="auto"/>
            <w:noWrap/>
            <w:vAlign w:val="center"/>
            <w:hideMark/>
          </w:tcPr>
          <w:p w14:paraId="1AC6177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23772</w:t>
            </w:r>
          </w:p>
        </w:tc>
        <w:tc>
          <w:tcPr>
            <w:tcW w:w="0" w:type="auto"/>
            <w:tcBorders>
              <w:top w:val="nil"/>
              <w:left w:val="nil"/>
              <w:bottom w:val="single" w:sz="8" w:space="0" w:color="auto"/>
              <w:right w:val="nil"/>
            </w:tcBorders>
            <w:shd w:val="clear" w:color="auto" w:fill="auto"/>
            <w:noWrap/>
            <w:vAlign w:val="center"/>
            <w:hideMark/>
          </w:tcPr>
          <w:p w14:paraId="3C7E3AB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19095</w:t>
            </w:r>
          </w:p>
        </w:tc>
      </w:tr>
      <w:tr w:rsidR="00352CB9" w:rsidRPr="00946467" w14:paraId="710A13F9"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125E378B"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6</w:t>
            </w:r>
          </w:p>
        </w:tc>
        <w:tc>
          <w:tcPr>
            <w:tcW w:w="0" w:type="auto"/>
            <w:tcBorders>
              <w:top w:val="nil"/>
              <w:left w:val="nil"/>
              <w:bottom w:val="dashed" w:sz="4" w:space="0" w:color="auto"/>
              <w:right w:val="nil"/>
            </w:tcBorders>
            <w:shd w:val="clear" w:color="auto" w:fill="auto"/>
            <w:noWrap/>
            <w:vAlign w:val="center"/>
            <w:hideMark/>
          </w:tcPr>
          <w:p w14:paraId="43859CE6"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Davivienda</w:t>
            </w:r>
          </w:p>
        </w:tc>
        <w:tc>
          <w:tcPr>
            <w:tcW w:w="0" w:type="auto"/>
            <w:tcBorders>
              <w:top w:val="nil"/>
              <w:left w:val="nil"/>
              <w:bottom w:val="dashed" w:sz="4" w:space="0" w:color="auto"/>
              <w:right w:val="single" w:sz="8" w:space="0" w:color="auto"/>
            </w:tcBorders>
            <w:shd w:val="clear" w:color="auto" w:fill="auto"/>
            <w:noWrap/>
            <w:vAlign w:val="center"/>
            <w:hideMark/>
          </w:tcPr>
          <w:p w14:paraId="77E0EF6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0B4C558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0A7AB8B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62202</w:t>
            </w:r>
          </w:p>
        </w:tc>
        <w:tc>
          <w:tcPr>
            <w:tcW w:w="0" w:type="auto"/>
            <w:tcBorders>
              <w:top w:val="nil"/>
              <w:left w:val="nil"/>
              <w:bottom w:val="dashed" w:sz="4" w:space="0" w:color="auto"/>
              <w:right w:val="nil"/>
            </w:tcBorders>
            <w:shd w:val="clear" w:color="auto" w:fill="auto"/>
            <w:noWrap/>
            <w:vAlign w:val="center"/>
            <w:hideMark/>
          </w:tcPr>
          <w:p w14:paraId="210C608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0.577194604</w:t>
            </w:r>
          </w:p>
        </w:tc>
        <w:tc>
          <w:tcPr>
            <w:tcW w:w="0" w:type="auto"/>
            <w:tcBorders>
              <w:top w:val="nil"/>
              <w:left w:val="nil"/>
              <w:bottom w:val="dashed" w:sz="4" w:space="0" w:color="auto"/>
              <w:right w:val="nil"/>
            </w:tcBorders>
            <w:shd w:val="clear" w:color="auto" w:fill="auto"/>
            <w:noWrap/>
            <w:vAlign w:val="center"/>
            <w:hideMark/>
          </w:tcPr>
          <w:p w14:paraId="72DFE90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30276615</w:t>
            </w:r>
          </w:p>
        </w:tc>
        <w:tc>
          <w:tcPr>
            <w:tcW w:w="0" w:type="auto"/>
            <w:tcBorders>
              <w:top w:val="nil"/>
              <w:left w:val="nil"/>
              <w:bottom w:val="dashed" w:sz="4" w:space="0" w:color="auto"/>
              <w:right w:val="nil"/>
            </w:tcBorders>
            <w:shd w:val="clear" w:color="auto" w:fill="auto"/>
            <w:noWrap/>
            <w:vAlign w:val="center"/>
            <w:hideMark/>
          </w:tcPr>
          <w:p w14:paraId="12FC283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60939</w:t>
            </w:r>
          </w:p>
        </w:tc>
        <w:tc>
          <w:tcPr>
            <w:tcW w:w="0" w:type="auto"/>
            <w:tcBorders>
              <w:top w:val="nil"/>
              <w:left w:val="nil"/>
              <w:bottom w:val="dashed" w:sz="4" w:space="0" w:color="auto"/>
              <w:right w:val="nil"/>
            </w:tcBorders>
            <w:shd w:val="clear" w:color="auto" w:fill="auto"/>
            <w:noWrap/>
            <w:vAlign w:val="center"/>
            <w:hideMark/>
          </w:tcPr>
          <w:p w14:paraId="6E9F519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67161</w:t>
            </w:r>
          </w:p>
        </w:tc>
      </w:tr>
      <w:tr w:rsidR="00352CB9" w:rsidRPr="00946467" w14:paraId="4FF04239" w14:textId="77777777" w:rsidTr="005645C4">
        <w:trPr>
          <w:trHeight w:val="288"/>
          <w:jc w:val="center"/>
        </w:trPr>
        <w:tc>
          <w:tcPr>
            <w:tcW w:w="0" w:type="auto"/>
            <w:vMerge/>
            <w:tcBorders>
              <w:top w:val="nil"/>
              <w:left w:val="nil"/>
              <w:bottom w:val="single" w:sz="8" w:space="0" w:color="000000"/>
              <w:right w:val="nil"/>
            </w:tcBorders>
            <w:vAlign w:val="center"/>
            <w:hideMark/>
          </w:tcPr>
          <w:p w14:paraId="2AAD3D0E"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30C16D4"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Davivienda</w:t>
            </w:r>
          </w:p>
        </w:tc>
        <w:tc>
          <w:tcPr>
            <w:tcW w:w="0" w:type="auto"/>
            <w:tcBorders>
              <w:top w:val="nil"/>
              <w:left w:val="nil"/>
              <w:bottom w:val="dashed" w:sz="4" w:space="0" w:color="auto"/>
              <w:right w:val="single" w:sz="8" w:space="0" w:color="auto"/>
            </w:tcBorders>
            <w:shd w:val="clear" w:color="auto" w:fill="auto"/>
            <w:noWrap/>
            <w:vAlign w:val="center"/>
            <w:hideMark/>
          </w:tcPr>
          <w:p w14:paraId="11D4AD9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2713526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2B4CA17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97131</w:t>
            </w:r>
          </w:p>
        </w:tc>
        <w:tc>
          <w:tcPr>
            <w:tcW w:w="0" w:type="auto"/>
            <w:tcBorders>
              <w:top w:val="nil"/>
              <w:left w:val="nil"/>
              <w:bottom w:val="dashed" w:sz="4" w:space="0" w:color="auto"/>
              <w:right w:val="nil"/>
            </w:tcBorders>
            <w:shd w:val="clear" w:color="auto" w:fill="auto"/>
            <w:noWrap/>
            <w:vAlign w:val="center"/>
            <w:hideMark/>
          </w:tcPr>
          <w:p w14:paraId="35DA411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0.590828334</w:t>
            </w:r>
          </w:p>
        </w:tc>
        <w:tc>
          <w:tcPr>
            <w:tcW w:w="0" w:type="auto"/>
            <w:tcBorders>
              <w:top w:val="nil"/>
              <w:left w:val="nil"/>
              <w:bottom w:val="dashed" w:sz="4" w:space="0" w:color="auto"/>
              <w:right w:val="nil"/>
            </w:tcBorders>
            <w:shd w:val="clear" w:color="auto" w:fill="auto"/>
            <w:noWrap/>
            <w:vAlign w:val="center"/>
            <w:hideMark/>
          </w:tcPr>
          <w:p w14:paraId="110015C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35641026</w:t>
            </w:r>
          </w:p>
        </w:tc>
        <w:tc>
          <w:tcPr>
            <w:tcW w:w="0" w:type="auto"/>
            <w:tcBorders>
              <w:top w:val="nil"/>
              <w:left w:val="nil"/>
              <w:bottom w:val="dashed" w:sz="4" w:space="0" w:color="auto"/>
              <w:right w:val="nil"/>
            </w:tcBorders>
            <w:shd w:val="clear" w:color="auto" w:fill="auto"/>
            <w:noWrap/>
            <w:vAlign w:val="center"/>
            <w:hideMark/>
          </w:tcPr>
          <w:p w14:paraId="4B5047E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63021</w:t>
            </w:r>
          </w:p>
        </w:tc>
        <w:tc>
          <w:tcPr>
            <w:tcW w:w="0" w:type="auto"/>
            <w:tcBorders>
              <w:top w:val="nil"/>
              <w:left w:val="nil"/>
              <w:bottom w:val="dashed" w:sz="4" w:space="0" w:color="auto"/>
              <w:right w:val="nil"/>
            </w:tcBorders>
            <w:shd w:val="clear" w:color="auto" w:fill="auto"/>
            <w:noWrap/>
            <w:vAlign w:val="center"/>
            <w:hideMark/>
          </w:tcPr>
          <w:p w14:paraId="61E2AC1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69102</w:t>
            </w:r>
          </w:p>
        </w:tc>
      </w:tr>
      <w:tr w:rsidR="00352CB9" w:rsidRPr="00946467" w14:paraId="4A99330C" w14:textId="77777777" w:rsidTr="005645C4">
        <w:trPr>
          <w:trHeight w:val="288"/>
          <w:jc w:val="center"/>
        </w:trPr>
        <w:tc>
          <w:tcPr>
            <w:tcW w:w="0" w:type="auto"/>
            <w:vMerge/>
            <w:tcBorders>
              <w:top w:val="nil"/>
              <w:left w:val="nil"/>
              <w:bottom w:val="single" w:sz="8" w:space="0" w:color="000000"/>
              <w:right w:val="nil"/>
            </w:tcBorders>
            <w:vAlign w:val="center"/>
            <w:hideMark/>
          </w:tcPr>
          <w:p w14:paraId="4F295F12"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013111A1"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Davivienda</w:t>
            </w:r>
          </w:p>
        </w:tc>
        <w:tc>
          <w:tcPr>
            <w:tcW w:w="0" w:type="auto"/>
            <w:tcBorders>
              <w:top w:val="nil"/>
              <w:left w:val="nil"/>
              <w:bottom w:val="dashed" w:sz="4" w:space="0" w:color="auto"/>
              <w:right w:val="single" w:sz="8" w:space="0" w:color="auto"/>
            </w:tcBorders>
            <w:shd w:val="clear" w:color="auto" w:fill="auto"/>
            <w:noWrap/>
            <w:vAlign w:val="center"/>
            <w:hideMark/>
          </w:tcPr>
          <w:p w14:paraId="527E0A0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4853A5C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4C0AC20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118866</w:t>
            </w:r>
          </w:p>
        </w:tc>
        <w:tc>
          <w:tcPr>
            <w:tcW w:w="0" w:type="auto"/>
            <w:tcBorders>
              <w:top w:val="nil"/>
              <w:left w:val="nil"/>
              <w:bottom w:val="dashed" w:sz="4" w:space="0" w:color="auto"/>
              <w:right w:val="nil"/>
            </w:tcBorders>
            <w:shd w:val="clear" w:color="auto" w:fill="auto"/>
            <w:noWrap/>
            <w:vAlign w:val="center"/>
            <w:hideMark/>
          </w:tcPr>
          <w:p w14:paraId="53C2ED2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0.585962882</w:t>
            </w:r>
          </w:p>
        </w:tc>
        <w:tc>
          <w:tcPr>
            <w:tcW w:w="0" w:type="auto"/>
            <w:tcBorders>
              <w:top w:val="nil"/>
              <w:left w:val="nil"/>
              <w:bottom w:val="dashed" w:sz="4" w:space="0" w:color="auto"/>
              <w:right w:val="nil"/>
            </w:tcBorders>
            <w:shd w:val="clear" w:color="auto" w:fill="auto"/>
            <w:noWrap/>
            <w:vAlign w:val="center"/>
            <w:hideMark/>
          </w:tcPr>
          <w:p w14:paraId="78118E4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40465140</w:t>
            </w:r>
          </w:p>
        </w:tc>
        <w:tc>
          <w:tcPr>
            <w:tcW w:w="0" w:type="auto"/>
            <w:tcBorders>
              <w:top w:val="nil"/>
              <w:left w:val="nil"/>
              <w:bottom w:val="dashed" w:sz="4" w:space="0" w:color="auto"/>
              <w:right w:val="nil"/>
            </w:tcBorders>
            <w:shd w:val="clear" w:color="auto" w:fill="auto"/>
            <w:noWrap/>
            <w:vAlign w:val="center"/>
            <w:hideMark/>
          </w:tcPr>
          <w:p w14:paraId="548BCC6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51426</w:t>
            </w:r>
          </w:p>
        </w:tc>
        <w:tc>
          <w:tcPr>
            <w:tcW w:w="0" w:type="auto"/>
            <w:tcBorders>
              <w:top w:val="nil"/>
              <w:left w:val="nil"/>
              <w:bottom w:val="dashed" w:sz="4" w:space="0" w:color="auto"/>
              <w:right w:val="nil"/>
            </w:tcBorders>
            <w:shd w:val="clear" w:color="auto" w:fill="auto"/>
            <w:noWrap/>
            <w:vAlign w:val="center"/>
            <w:hideMark/>
          </w:tcPr>
          <w:p w14:paraId="122C5A8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54936</w:t>
            </w:r>
          </w:p>
        </w:tc>
      </w:tr>
      <w:tr w:rsidR="00352CB9" w:rsidRPr="00946467" w14:paraId="72F16A69" w14:textId="77777777" w:rsidTr="005645C4">
        <w:trPr>
          <w:trHeight w:val="288"/>
          <w:jc w:val="center"/>
        </w:trPr>
        <w:tc>
          <w:tcPr>
            <w:tcW w:w="0" w:type="auto"/>
            <w:vMerge/>
            <w:tcBorders>
              <w:top w:val="nil"/>
              <w:left w:val="nil"/>
              <w:bottom w:val="single" w:sz="8" w:space="0" w:color="000000"/>
              <w:right w:val="nil"/>
            </w:tcBorders>
            <w:vAlign w:val="center"/>
            <w:hideMark/>
          </w:tcPr>
          <w:p w14:paraId="72483CEE"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856740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Davivienda</w:t>
            </w:r>
          </w:p>
        </w:tc>
        <w:tc>
          <w:tcPr>
            <w:tcW w:w="0" w:type="auto"/>
            <w:tcBorders>
              <w:top w:val="nil"/>
              <w:left w:val="nil"/>
              <w:bottom w:val="dashed" w:sz="4" w:space="0" w:color="auto"/>
              <w:right w:val="single" w:sz="8" w:space="0" w:color="auto"/>
            </w:tcBorders>
            <w:shd w:val="clear" w:color="auto" w:fill="auto"/>
            <w:noWrap/>
            <w:vAlign w:val="center"/>
            <w:hideMark/>
          </w:tcPr>
          <w:p w14:paraId="07AE8DF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4E88C02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6F4165D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171648</w:t>
            </w:r>
          </w:p>
        </w:tc>
        <w:tc>
          <w:tcPr>
            <w:tcW w:w="0" w:type="auto"/>
            <w:tcBorders>
              <w:top w:val="nil"/>
              <w:left w:val="nil"/>
              <w:bottom w:val="dashed" w:sz="4" w:space="0" w:color="auto"/>
              <w:right w:val="nil"/>
            </w:tcBorders>
            <w:shd w:val="clear" w:color="auto" w:fill="auto"/>
            <w:noWrap/>
            <w:vAlign w:val="center"/>
            <w:hideMark/>
          </w:tcPr>
          <w:p w14:paraId="3AEC239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0.592438466</w:t>
            </w:r>
          </w:p>
        </w:tc>
        <w:tc>
          <w:tcPr>
            <w:tcW w:w="0" w:type="auto"/>
            <w:tcBorders>
              <w:top w:val="nil"/>
              <w:left w:val="nil"/>
              <w:bottom w:val="dashed" w:sz="4" w:space="0" w:color="auto"/>
              <w:right w:val="nil"/>
            </w:tcBorders>
            <w:shd w:val="clear" w:color="auto" w:fill="auto"/>
            <w:noWrap/>
            <w:vAlign w:val="center"/>
            <w:hideMark/>
          </w:tcPr>
          <w:p w14:paraId="101D82A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44985210</w:t>
            </w:r>
          </w:p>
        </w:tc>
        <w:tc>
          <w:tcPr>
            <w:tcW w:w="0" w:type="auto"/>
            <w:tcBorders>
              <w:top w:val="nil"/>
              <w:left w:val="nil"/>
              <w:bottom w:val="dashed" w:sz="4" w:space="0" w:color="auto"/>
              <w:right w:val="nil"/>
            </w:tcBorders>
            <w:shd w:val="clear" w:color="auto" w:fill="auto"/>
            <w:noWrap/>
            <w:vAlign w:val="center"/>
            <w:hideMark/>
          </w:tcPr>
          <w:p w14:paraId="572A797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89307</w:t>
            </w:r>
          </w:p>
        </w:tc>
        <w:tc>
          <w:tcPr>
            <w:tcW w:w="0" w:type="auto"/>
            <w:tcBorders>
              <w:top w:val="nil"/>
              <w:left w:val="nil"/>
              <w:bottom w:val="dashed" w:sz="4" w:space="0" w:color="auto"/>
              <w:right w:val="nil"/>
            </w:tcBorders>
            <w:shd w:val="clear" w:color="auto" w:fill="auto"/>
            <w:noWrap/>
            <w:vAlign w:val="center"/>
            <w:hideMark/>
          </w:tcPr>
          <w:p w14:paraId="1381BB0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91251</w:t>
            </w:r>
          </w:p>
        </w:tc>
      </w:tr>
      <w:tr w:rsidR="00352CB9" w:rsidRPr="00946467" w14:paraId="067924EC" w14:textId="77777777" w:rsidTr="005645C4">
        <w:trPr>
          <w:trHeight w:val="288"/>
          <w:jc w:val="center"/>
        </w:trPr>
        <w:tc>
          <w:tcPr>
            <w:tcW w:w="0" w:type="auto"/>
            <w:vMerge/>
            <w:tcBorders>
              <w:top w:val="nil"/>
              <w:left w:val="nil"/>
              <w:bottom w:val="single" w:sz="8" w:space="0" w:color="000000"/>
              <w:right w:val="nil"/>
            </w:tcBorders>
            <w:vAlign w:val="center"/>
            <w:hideMark/>
          </w:tcPr>
          <w:p w14:paraId="328C410C"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9A8296C"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Davivienda</w:t>
            </w:r>
          </w:p>
        </w:tc>
        <w:tc>
          <w:tcPr>
            <w:tcW w:w="0" w:type="auto"/>
            <w:tcBorders>
              <w:top w:val="nil"/>
              <w:left w:val="nil"/>
              <w:bottom w:val="dashed" w:sz="4" w:space="0" w:color="auto"/>
              <w:right w:val="single" w:sz="8" w:space="0" w:color="auto"/>
            </w:tcBorders>
            <w:shd w:val="clear" w:color="auto" w:fill="auto"/>
            <w:noWrap/>
            <w:vAlign w:val="center"/>
            <w:hideMark/>
          </w:tcPr>
          <w:p w14:paraId="5349F9B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57FCAC8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13739DD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187080</w:t>
            </w:r>
          </w:p>
        </w:tc>
        <w:tc>
          <w:tcPr>
            <w:tcW w:w="0" w:type="auto"/>
            <w:tcBorders>
              <w:top w:val="nil"/>
              <w:left w:val="nil"/>
              <w:bottom w:val="dashed" w:sz="4" w:space="0" w:color="auto"/>
              <w:right w:val="nil"/>
            </w:tcBorders>
            <w:shd w:val="clear" w:color="auto" w:fill="auto"/>
            <w:noWrap/>
            <w:vAlign w:val="center"/>
            <w:hideMark/>
          </w:tcPr>
          <w:p w14:paraId="557B496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0.608719218</w:t>
            </w:r>
          </w:p>
        </w:tc>
        <w:tc>
          <w:tcPr>
            <w:tcW w:w="0" w:type="auto"/>
            <w:tcBorders>
              <w:top w:val="nil"/>
              <w:left w:val="nil"/>
              <w:bottom w:val="dashed" w:sz="4" w:space="0" w:color="auto"/>
              <w:right w:val="nil"/>
            </w:tcBorders>
            <w:shd w:val="clear" w:color="auto" w:fill="auto"/>
            <w:noWrap/>
            <w:vAlign w:val="center"/>
            <w:hideMark/>
          </w:tcPr>
          <w:p w14:paraId="75BBB76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50972655</w:t>
            </w:r>
          </w:p>
        </w:tc>
        <w:tc>
          <w:tcPr>
            <w:tcW w:w="0" w:type="auto"/>
            <w:tcBorders>
              <w:top w:val="nil"/>
              <w:left w:val="nil"/>
              <w:bottom w:val="dashed" w:sz="4" w:space="0" w:color="auto"/>
              <w:right w:val="nil"/>
            </w:tcBorders>
            <w:shd w:val="clear" w:color="auto" w:fill="auto"/>
            <w:noWrap/>
            <w:vAlign w:val="center"/>
            <w:hideMark/>
          </w:tcPr>
          <w:p w14:paraId="3D77D31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84417</w:t>
            </w:r>
          </w:p>
        </w:tc>
        <w:tc>
          <w:tcPr>
            <w:tcW w:w="0" w:type="auto"/>
            <w:tcBorders>
              <w:top w:val="nil"/>
              <w:left w:val="nil"/>
              <w:bottom w:val="dashed" w:sz="4" w:space="0" w:color="auto"/>
              <w:right w:val="nil"/>
            </w:tcBorders>
            <w:shd w:val="clear" w:color="auto" w:fill="auto"/>
            <w:noWrap/>
            <w:vAlign w:val="center"/>
            <w:hideMark/>
          </w:tcPr>
          <w:p w14:paraId="38EA101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83022</w:t>
            </w:r>
          </w:p>
        </w:tc>
      </w:tr>
      <w:tr w:rsidR="00352CB9" w:rsidRPr="00946467" w14:paraId="04C48024" w14:textId="77777777" w:rsidTr="005645C4">
        <w:trPr>
          <w:trHeight w:val="300"/>
          <w:jc w:val="center"/>
        </w:trPr>
        <w:tc>
          <w:tcPr>
            <w:tcW w:w="0" w:type="auto"/>
            <w:vMerge/>
            <w:tcBorders>
              <w:top w:val="nil"/>
              <w:left w:val="nil"/>
              <w:bottom w:val="single" w:sz="8" w:space="0" w:color="000000"/>
              <w:right w:val="nil"/>
            </w:tcBorders>
            <w:vAlign w:val="center"/>
            <w:hideMark/>
          </w:tcPr>
          <w:p w14:paraId="708A12ED"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7C04F9D7"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Davivienda</w:t>
            </w:r>
          </w:p>
        </w:tc>
        <w:tc>
          <w:tcPr>
            <w:tcW w:w="0" w:type="auto"/>
            <w:tcBorders>
              <w:top w:val="nil"/>
              <w:left w:val="nil"/>
              <w:bottom w:val="single" w:sz="8" w:space="0" w:color="auto"/>
              <w:right w:val="single" w:sz="8" w:space="0" w:color="auto"/>
            </w:tcBorders>
            <w:shd w:val="clear" w:color="auto" w:fill="auto"/>
            <w:noWrap/>
            <w:vAlign w:val="center"/>
            <w:hideMark/>
          </w:tcPr>
          <w:p w14:paraId="65F1B51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04BD740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7317D76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176049</w:t>
            </w:r>
          </w:p>
        </w:tc>
        <w:tc>
          <w:tcPr>
            <w:tcW w:w="0" w:type="auto"/>
            <w:tcBorders>
              <w:top w:val="nil"/>
              <w:left w:val="nil"/>
              <w:bottom w:val="single" w:sz="8" w:space="0" w:color="auto"/>
              <w:right w:val="nil"/>
            </w:tcBorders>
            <w:shd w:val="clear" w:color="auto" w:fill="auto"/>
            <w:noWrap/>
            <w:vAlign w:val="center"/>
            <w:hideMark/>
          </w:tcPr>
          <w:p w14:paraId="74AF551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0.595098398</w:t>
            </w:r>
          </w:p>
        </w:tc>
        <w:tc>
          <w:tcPr>
            <w:tcW w:w="0" w:type="auto"/>
            <w:tcBorders>
              <w:top w:val="nil"/>
              <w:left w:val="nil"/>
              <w:bottom w:val="single" w:sz="8" w:space="0" w:color="auto"/>
              <w:right w:val="nil"/>
            </w:tcBorders>
            <w:shd w:val="clear" w:color="auto" w:fill="auto"/>
            <w:noWrap/>
            <w:vAlign w:val="center"/>
            <w:hideMark/>
          </w:tcPr>
          <w:p w14:paraId="056163D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41456157</w:t>
            </w:r>
          </w:p>
        </w:tc>
        <w:tc>
          <w:tcPr>
            <w:tcW w:w="0" w:type="auto"/>
            <w:tcBorders>
              <w:top w:val="nil"/>
              <w:left w:val="nil"/>
              <w:bottom w:val="single" w:sz="8" w:space="0" w:color="auto"/>
              <w:right w:val="nil"/>
            </w:tcBorders>
            <w:shd w:val="clear" w:color="auto" w:fill="auto"/>
            <w:noWrap/>
            <w:vAlign w:val="center"/>
            <w:hideMark/>
          </w:tcPr>
          <w:p w14:paraId="044050B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56112</w:t>
            </w:r>
          </w:p>
        </w:tc>
        <w:tc>
          <w:tcPr>
            <w:tcW w:w="0" w:type="auto"/>
            <w:tcBorders>
              <w:top w:val="nil"/>
              <w:left w:val="nil"/>
              <w:bottom w:val="single" w:sz="8" w:space="0" w:color="auto"/>
              <w:right w:val="nil"/>
            </w:tcBorders>
            <w:shd w:val="clear" w:color="auto" w:fill="auto"/>
            <w:noWrap/>
            <w:vAlign w:val="center"/>
            <w:hideMark/>
          </w:tcPr>
          <w:p w14:paraId="3265C1B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52290</w:t>
            </w:r>
          </w:p>
        </w:tc>
      </w:tr>
      <w:tr w:rsidR="00352CB9" w:rsidRPr="00946467" w14:paraId="07E82A82"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01749A95"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7</w:t>
            </w:r>
          </w:p>
        </w:tc>
        <w:tc>
          <w:tcPr>
            <w:tcW w:w="0" w:type="auto"/>
            <w:tcBorders>
              <w:top w:val="nil"/>
              <w:left w:val="nil"/>
              <w:bottom w:val="dashed" w:sz="4" w:space="0" w:color="auto"/>
              <w:right w:val="nil"/>
            </w:tcBorders>
            <w:shd w:val="clear" w:color="auto" w:fill="auto"/>
            <w:noWrap/>
            <w:vAlign w:val="center"/>
            <w:hideMark/>
          </w:tcPr>
          <w:p w14:paraId="715AEDC3"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Popular</w:t>
            </w:r>
          </w:p>
        </w:tc>
        <w:tc>
          <w:tcPr>
            <w:tcW w:w="0" w:type="auto"/>
            <w:tcBorders>
              <w:top w:val="nil"/>
              <w:left w:val="nil"/>
              <w:bottom w:val="dashed" w:sz="4" w:space="0" w:color="auto"/>
              <w:right w:val="single" w:sz="8" w:space="0" w:color="auto"/>
            </w:tcBorders>
            <w:shd w:val="clear" w:color="auto" w:fill="auto"/>
            <w:noWrap/>
            <w:vAlign w:val="center"/>
            <w:hideMark/>
          </w:tcPr>
          <w:p w14:paraId="4860556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32B9A76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17575FA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1176</w:t>
            </w:r>
          </w:p>
        </w:tc>
        <w:tc>
          <w:tcPr>
            <w:tcW w:w="0" w:type="auto"/>
            <w:tcBorders>
              <w:top w:val="nil"/>
              <w:left w:val="nil"/>
              <w:bottom w:val="dashed" w:sz="4" w:space="0" w:color="auto"/>
              <w:right w:val="nil"/>
            </w:tcBorders>
            <w:shd w:val="clear" w:color="auto" w:fill="auto"/>
            <w:noWrap/>
            <w:vAlign w:val="center"/>
            <w:hideMark/>
          </w:tcPr>
          <w:p w14:paraId="0DFE3A1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0.291763706</w:t>
            </w:r>
          </w:p>
        </w:tc>
        <w:tc>
          <w:tcPr>
            <w:tcW w:w="0" w:type="auto"/>
            <w:tcBorders>
              <w:top w:val="nil"/>
              <w:left w:val="nil"/>
              <w:bottom w:val="dashed" w:sz="4" w:space="0" w:color="auto"/>
              <w:right w:val="nil"/>
            </w:tcBorders>
            <w:shd w:val="clear" w:color="auto" w:fill="auto"/>
            <w:noWrap/>
            <w:vAlign w:val="center"/>
            <w:hideMark/>
          </w:tcPr>
          <w:p w14:paraId="6D07D18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18313257</w:t>
            </w:r>
          </w:p>
        </w:tc>
        <w:tc>
          <w:tcPr>
            <w:tcW w:w="0" w:type="auto"/>
            <w:tcBorders>
              <w:top w:val="nil"/>
              <w:left w:val="nil"/>
              <w:bottom w:val="dashed" w:sz="4" w:space="0" w:color="auto"/>
              <w:right w:val="nil"/>
            </w:tcBorders>
            <w:shd w:val="clear" w:color="auto" w:fill="auto"/>
            <w:noWrap/>
            <w:vAlign w:val="center"/>
            <w:hideMark/>
          </w:tcPr>
          <w:p w14:paraId="5FFD4EC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2790</w:t>
            </w:r>
          </w:p>
        </w:tc>
        <w:tc>
          <w:tcPr>
            <w:tcW w:w="0" w:type="auto"/>
            <w:tcBorders>
              <w:top w:val="nil"/>
              <w:left w:val="nil"/>
              <w:bottom w:val="dashed" w:sz="4" w:space="0" w:color="auto"/>
              <w:right w:val="nil"/>
            </w:tcBorders>
            <w:shd w:val="clear" w:color="auto" w:fill="auto"/>
            <w:noWrap/>
            <w:vAlign w:val="center"/>
            <w:hideMark/>
          </w:tcPr>
          <w:p w14:paraId="13C501F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4110</w:t>
            </w:r>
          </w:p>
        </w:tc>
      </w:tr>
      <w:tr w:rsidR="00352CB9" w:rsidRPr="00946467" w14:paraId="3ADB4B90" w14:textId="77777777" w:rsidTr="005645C4">
        <w:trPr>
          <w:trHeight w:val="288"/>
          <w:jc w:val="center"/>
        </w:trPr>
        <w:tc>
          <w:tcPr>
            <w:tcW w:w="0" w:type="auto"/>
            <w:vMerge/>
            <w:tcBorders>
              <w:top w:val="nil"/>
              <w:left w:val="nil"/>
              <w:bottom w:val="single" w:sz="8" w:space="0" w:color="000000"/>
              <w:right w:val="nil"/>
            </w:tcBorders>
            <w:vAlign w:val="center"/>
            <w:hideMark/>
          </w:tcPr>
          <w:p w14:paraId="70B37A4A"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30676A83"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Popular</w:t>
            </w:r>
          </w:p>
        </w:tc>
        <w:tc>
          <w:tcPr>
            <w:tcW w:w="0" w:type="auto"/>
            <w:tcBorders>
              <w:top w:val="nil"/>
              <w:left w:val="nil"/>
              <w:bottom w:val="dashed" w:sz="4" w:space="0" w:color="auto"/>
              <w:right w:val="single" w:sz="8" w:space="0" w:color="auto"/>
            </w:tcBorders>
            <w:shd w:val="clear" w:color="auto" w:fill="auto"/>
            <w:noWrap/>
            <w:vAlign w:val="center"/>
            <w:hideMark/>
          </w:tcPr>
          <w:p w14:paraId="0A6DE05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3444E8D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52A440A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1086</w:t>
            </w:r>
          </w:p>
        </w:tc>
        <w:tc>
          <w:tcPr>
            <w:tcW w:w="0" w:type="auto"/>
            <w:tcBorders>
              <w:top w:val="nil"/>
              <w:left w:val="nil"/>
              <w:bottom w:val="dashed" w:sz="4" w:space="0" w:color="auto"/>
              <w:right w:val="nil"/>
            </w:tcBorders>
            <w:shd w:val="clear" w:color="auto" w:fill="auto"/>
            <w:noWrap/>
            <w:vAlign w:val="center"/>
            <w:hideMark/>
          </w:tcPr>
          <w:p w14:paraId="0251901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0.284192738</w:t>
            </w:r>
          </w:p>
        </w:tc>
        <w:tc>
          <w:tcPr>
            <w:tcW w:w="0" w:type="auto"/>
            <w:tcBorders>
              <w:top w:val="nil"/>
              <w:left w:val="nil"/>
              <w:bottom w:val="dashed" w:sz="4" w:space="0" w:color="auto"/>
              <w:right w:val="nil"/>
            </w:tcBorders>
            <w:shd w:val="clear" w:color="auto" w:fill="auto"/>
            <w:noWrap/>
            <w:vAlign w:val="center"/>
            <w:hideMark/>
          </w:tcPr>
          <w:p w14:paraId="0E110C5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19074753</w:t>
            </w:r>
          </w:p>
        </w:tc>
        <w:tc>
          <w:tcPr>
            <w:tcW w:w="0" w:type="auto"/>
            <w:tcBorders>
              <w:top w:val="nil"/>
              <w:left w:val="nil"/>
              <w:bottom w:val="dashed" w:sz="4" w:space="0" w:color="auto"/>
              <w:right w:val="nil"/>
            </w:tcBorders>
            <w:shd w:val="clear" w:color="auto" w:fill="auto"/>
            <w:noWrap/>
            <w:vAlign w:val="center"/>
            <w:hideMark/>
          </w:tcPr>
          <w:p w14:paraId="3F12F42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2604</w:t>
            </w:r>
          </w:p>
        </w:tc>
        <w:tc>
          <w:tcPr>
            <w:tcW w:w="0" w:type="auto"/>
            <w:tcBorders>
              <w:top w:val="nil"/>
              <w:left w:val="nil"/>
              <w:bottom w:val="dashed" w:sz="4" w:space="0" w:color="auto"/>
              <w:right w:val="nil"/>
            </w:tcBorders>
            <w:shd w:val="clear" w:color="auto" w:fill="auto"/>
            <w:noWrap/>
            <w:vAlign w:val="center"/>
            <w:hideMark/>
          </w:tcPr>
          <w:p w14:paraId="552D030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3558</w:t>
            </w:r>
          </w:p>
        </w:tc>
      </w:tr>
      <w:tr w:rsidR="00352CB9" w:rsidRPr="00946467" w14:paraId="5E52E56C" w14:textId="77777777" w:rsidTr="005645C4">
        <w:trPr>
          <w:trHeight w:val="288"/>
          <w:jc w:val="center"/>
        </w:trPr>
        <w:tc>
          <w:tcPr>
            <w:tcW w:w="0" w:type="auto"/>
            <w:vMerge/>
            <w:tcBorders>
              <w:top w:val="nil"/>
              <w:left w:val="nil"/>
              <w:bottom w:val="single" w:sz="8" w:space="0" w:color="000000"/>
              <w:right w:val="nil"/>
            </w:tcBorders>
            <w:vAlign w:val="center"/>
            <w:hideMark/>
          </w:tcPr>
          <w:p w14:paraId="09EEA97C"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23E8A92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Popular</w:t>
            </w:r>
          </w:p>
        </w:tc>
        <w:tc>
          <w:tcPr>
            <w:tcW w:w="0" w:type="auto"/>
            <w:tcBorders>
              <w:top w:val="nil"/>
              <w:left w:val="nil"/>
              <w:bottom w:val="dashed" w:sz="4" w:space="0" w:color="auto"/>
              <w:right w:val="single" w:sz="8" w:space="0" w:color="auto"/>
            </w:tcBorders>
            <w:shd w:val="clear" w:color="auto" w:fill="auto"/>
            <w:noWrap/>
            <w:vAlign w:val="center"/>
            <w:hideMark/>
          </w:tcPr>
          <w:p w14:paraId="2FAF06D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68A6BB6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5F71237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1059</w:t>
            </w:r>
          </w:p>
        </w:tc>
        <w:tc>
          <w:tcPr>
            <w:tcW w:w="0" w:type="auto"/>
            <w:tcBorders>
              <w:top w:val="nil"/>
              <w:left w:val="nil"/>
              <w:bottom w:val="dashed" w:sz="4" w:space="0" w:color="auto"/>
              <w:right w:val="nil"/>
            </w:tcBorders>
            <w:shd w:val="clear" w:color="auto" w:fill="auto"/>
            <w:noWrap/>
            <w:vAlign w:val="center"/>
            <w:hideMark/>
          </w:tcPr>
          <w:p w14:paraId="126A17B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0.280570758</w:t>
            </w:r>
          </w:p>
        </w:tc>
        <w:tc>
          <w:tcPr>
            <w:tcW w:w="0" w:type="auto"/>
            <w:tcBorders>
              <w:top w:val="nil"/>
              <w:left w:val="nil"/>
              <w:bottom w:val="dashed" w:sz="4" w:space="0" w:color="auto"/>
              <w:right w:val="nil"/>
            </w:tcBorders>
            <w:shd w:val="clear" w:color="auto" w:fill="auto"/>
            <w:noWrap/>
            <w:vAlign w:val="center"/>
            <w:hideMark/>
          </w:tcPr>
          <w:p w14:paraId="0B1BD97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19798779</w:t>
            </w:r>
          </w:p>
        </w:tc>
        <w:tc>
          <w:tcPr>
            <w:tcW w:w="0" w:type="auto"/>
            <w:tcBorders>
              <w:top w:val="nil"/>
              <w:left w:val="nil"/>
              <w:bottom w:val="dashed" w:sz="4" w:space="0" w:color="auto"/>
              <w:right w:val="nil"/>
            </w:tcBorders>
            <w:shd w:val="clear" w:color="auto" w:fill="auto"/>
            <w:noWrap/>
            <w:vAlign w:val="center"/>
            <w:hideMark/>
          </w:tcPr>
          <w:p w14:paraId="4673515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2868</w:t>
            </w:r>
          </w:p>
        </w:tc>
        <w:tc>
          <w:tcPr>
            <w:tcW w:w="0" w:type="auto"/>
            <w:tcBorders>
              <w:top w:val="nil"/>
              <w:left w:val="nil"/>
              <w:bottom w:val="dashed" w:sz="4" w:space="0" w:color="auto"/>
              <w:right w:val="nil"/>
            </w:tcBorders>
            <w:shd w:val="clear" w:color="auto" w:fill="auto"/>
            <w:noWrap/>
            <w:vAlign w:val="center"/>
            <w:hideMark/>
          </w:tcPr>
          <w:p w14:paraId="510595D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4128</w:t>
            </w:r>
          </w:p>
        </w:tc>
      </w:tr>
      <w:tr w:rsidR="00352CB9" w:rsidRPr="00946467" w14:paraId="589255A1" w14:textId="77777777" w:rsidTr="005645C4">
        <w:trPr>
          <w:trHeight w:val="288"/>
          <w:jc w:val="center"/>
        </w:trPr>
        <w:tc>
          <w:tcPr>
            <w:tcW w:w="0" w:type="auto"/>
            <w:vMerge/>
            <w:tcBorders>
              <w:top w:val="nil"/>
              <w:left w:val="nil"/>
              <w:bottom w:val="single" w:sz="8" w:space="0" w:color="000000"/>
              <w:right w:val="nil"/>
            </w:tcBorders>
            <w:vAlign w:val="center"/>
            <w:hideMark/>
          </w:tcPr>
          <w:p w14:paraId="2D384B88"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3B67E70"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Popular</w:t>
            </w:r>
          </w:p>
        </w:tc>
        <w:tc>
          <w:tcPr>
            <w:tcW w:w="0" w:type="auto"/>
            <w:tcBorders>
              <w:top w:val="nil"/>
              <w:left w:val="nil"/>
              <w:bottom w:val="dashed" w:sz="4" w:space="0" w:color="auto"/>
              <w:right w:val="single" w:sz="8" w:space="0" w:color="auto"/>
            </w:tcBorders>
            <w:shd w:val="clear" w:color="auto" w:fill="auto"/>
            <w:noWrap/>
            <w:vAlign w:val="center"/>
            <w:hideMark/>
          </w:tcPr>
          <w:p w14:paraId="6B1D8D5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67C3353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46DD624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495</w:t>
            </w:r>
          </w:p>
        </w:tc>
        <w:tc>
          <w:tcPr>
            <w:tcW w:w="0" w:type="auto"/>
            <w:tcBorders>
              <w:top w:val="nil"/>
              <w:left w:val="nil"/>
              <w:bottom w:val="dashed" w:sz="4" w:space="0" w:color="auto"/>
              <w:right w:val="nil"/>
            </w:tcBorders>
            <w:shd w:val="clear" w:color="auto" w:fill="auto"/>
            <w:noWrap/>
            <w:vAlign w:val="center"/>
            <w:hideMark/>
          </w:tcPr>
          <w:p w14:paraId="360F71A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0.243766223</w:t>
            </w:r>
          </w:p>
        </w:tc>
        <w:tc>
          <w:tcPr>
            <w:tcW w:w="0" w:type="auto"/>
            <w:tcBorders>
              <w:top w:val="nil"/>
              <w:left w:val="nil"/>
              <w:bottom w:val="dashed" w:sz="4" w:space="0" w:color="auto"/>
              <w:right w:val="nil"/>
            </w:tcBorders>
            <w:shd w:val="clear" w:color="auto" w:fill="auto"/>
            <w:noWrap/>
            <w:vAlign w:val="center"/>
            <w:hideMark/>
          </w:tcPr>
          <w:p w14:paraId="098871F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23066328</w:t>
            </w:r>
          </w:p>
        </w:tc>
        <w:tc>
          <w:tcPr>
            <w:tcW w:w="0" w:type="auto"/>
            <w:tcBorders>
              <w:top w:val="nil"/>
              <w:left w:val="nil"/>
              <w:bottom w:val="dashed" w:sz="4" w:space="0" w:color="auto"/>
              <w:right w:val="nil"/>
            </w:tcBorders>
            <w:shd w:val="clear" w:color="auto" w:fill="auto"/>
            <w:noWrap/>
            <w:vAlign w:val="center"/>
            <w:hideMark/>
          </w:tcPr>
          <w:p w14:paraId="5289814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2979</w:t>
            </w:r>
          </w:p>
        </w:tc>
        <w:tc>
          <w:tcPr>
            <w:tcW w:w="0" w:type="auto"/>
            <w:tcBorders>
              <w:top w:val="nil"/>
              <w:left w:val="nil"/>
              <w:bottom w:val="dashed" w:sz="4" w:space="0" w:color="auto"/>
              <w:right w:val="nil"/>
            </w:tcBorders>
            <w:shd w:val="clear" w:color="auto" w:fill="auto"/>
            <w:noWrap/>
            <w:vAlign w:val="center"/>
            <w:hideMark/>
          </w:tcPr>
          <w:p w14:paraId="003050A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3336</w:t>
            </w:r>
          </w:p>
        </w:tc>
      </w:tr>
      <w:tr w:rsidR="00352CB9" w:rsidRPr="00946467" w14:paraId="2E085F96" w14:textId="77777777" w:rsidTr="005645C4">
        <w:trPr>
          <w:trHeight w:val="288"/>
          <w:jc w:val="center"/>
        </w:trPr>
        <w:tc>
          <w:tcPr>
            <w:tcW w:w="0" w:type="auto"/>
            <w:vMerge/>
            <w:tcBorders>
              <w:top w:val="nil"/>
              <w:left w:val="nil"/>
              <w:bottom w:val="single" w:sz="8" w:space="0" w:color="000000"/>
              <w:right w:val="nil"/>
            </w:tcBorders>
            <w:vAlign w:val="center"/>
            <w:hideMark/>
          </w:tcPr>
          <w:p w14:paraId="00EBE838"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5386F54"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Popular</w:t>
            </w:r>
          </w:p>
        </w:tc>
        <w:tc>
          <w:tcPr>
            <w:tcW w:w="0" w:type="auto"/>
            <w:tcBorders>
              <w:top w:val="nil"/>
              <w:left w:val="nil"/>
              <w:bottom w:val="dashed" w:sz="4" w:space="0" w:color="auto"/>
              <w:right w:val="single" w:sz="8" w:space="0" w:color="auto"/>
            </w:tcBorders>
            <w:shd w:val="clear" w:color="auto" w:fill="auto"/>
            <w:noWrap/>
            <w:vAlign w:val="center"/>
            <w:hideMark/>
          </w:tcPr>
          <w:p w14:paraId="1113D23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40737DB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29AB90A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969</w:t>
            </w:r>
          </w:p>
        </w:tc>
        <w:tc>
          <w:tcPr>
            <w:tcW w:w="0" w:type="auto"/>
            <w:tcBorders>
              <w:top w:val="nil"/>
              <w:left w:val="nil"/>
              <w:bottom w:val="dashed" w:sz="4" w:space="0" w:color="auto"/>
              <w:right w:val="nil"/>
            </w:tcBorders>
            <w:shd w:val="clear" w:color="auto" w:fill="auto"/>
            <w:noWrap/>
            <w:vAlign w:val="center"/>
            <w:hideMark/>
          </w:tcPr>
          <w:p w14:paraId="35D8499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0.044015158</w:t>
            </w:r>
          </w:p>
        </w:tc>
        <w:tc>
          <w:tcPr>
            <w:tcW w:w="0" w:type="auto"/>
            <w:tcBorders>
              <w:top w:val="nil"/>
              <w:left w:val="nil"/>
              <w:bottom w:val="dashed" w:sz="4" w:space="0" w:color="auto"/>
              <w:right w:val="nil"/>
            </w:tcBorders>
            <w:shd w:val="clear" w:color="auto" w:fill="auto"/>
            <w:noWrap/>
            <w:vAlign w:val="center"/>
            <w:hideMark/>
          </w:tcPr>
          <w:p w14:paraId="458B8B7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13797180</w:t>
            </w:r>
          </w:p>
        </w:tc>
        <w:tc>
          <w:tcPr>
            <w:tcW w:w="0" w:type="auto"/>
            <w:tcBorders>
              <w:top w:val="nil"/>
              <w:left w:val="nil"/>
              <w:bottom w:val="dashed" w:sz="4" w:space="0" w:color="auto"/>
              <w:right w:val="nil"/>
            </w:tcBorders>
            <w:shd w:val="clear" w:color="auto" w:fill="auto"/>
            <w:noWrap/>
            <w:vAlign w:val="center"/>
            <w:hideMark/>
          </w:tcPr>
          <w:p w14:paraId="1572C9E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2175</w:t>
            </w:r>
          </w:p>
        </w:tc>
        <w:tc>
          <w:tcPr>
            <w:tcW w:w="0" w:type="auto"/>
            <w:tcBorders>
              <w:top w:val="nil"/>
              <w:left w:val="nil"/>
              <w:bottom w:val="dashed" w:sz="4" w:space="0" w:color="auto"/>
              <w:right w:val="nil"/>
            </w:tcBorders>
            <w:shd w:val="clear" w:color="auto" w:fill="auto"/>
            <w:noWrap/>
            <w:vAlign w:val="center"/>
            <w:hideMark/>
          </w:tcPr>
          <w:p w14:paraId="6FB92D3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2634</w:t>
            </w:r>
          </w:p>
        </w:tc>
      </w:tr>
      <w:tr w:rsidR="00352CB9" w:rsidRPr="00946467" w14:paraId="479ABC08" w14:textId="77777777" w:rsidTr="005645C4">
        <w:trPr>
          <w:trHeight w:val="300"/>
          <w:jc w:val="center"/>
        </w:trPr>
        <w:tc>
          <w:tcPr>
            <w:tcW w:w="0" w:type="auto"/>
            <w:vMerge/>
            <w:tcBorders>
              <w:top w:val="nil"/>
              <w:left w:val="nil"/>
              <w:bottom w:val="single" w:sz="8" w:space="0" w:color="000000"/>
              <w:right w:val="nil"/>
            </w:tcBorders>
            <w:vAlign w:val="center"/>
            <w:hideMark/>
          </w:tcPr>
          <w:p w14:paraId="1247D7C9"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692DE8C6"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Popular</w:t>
            </w:r>
          </w:p>
        </w:tc>
        <w:tc>
          <w:tcPr>
            <w:tcW w:w="0" w:type="auto"/>
            <w:tcBorders>
              <w:top w:val="nil"/>
              <w:left w:val="nil"/>
              <w:bottom w:val="single" w:sz="8" w:space="0" w:color="auto"/>
              <w:right w:val="single" w:sz="8" w:space="0" w:color="auto"/>
            </w:tcBorders>
            <w:shd w:val="clear" w:color="auto" w:fill="auto"/>
            <w:noWrap/>
            <w:vAlign w:val="center"/>
            <w:hideMark/>
          </w:tcPr>
          <w:p w14:paraId="2147DAF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5CA7B97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29835A4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678</w:t>
            </w:r>
          </w:p>
        </w:tc>
        <w:tc>
          <w:tcPr>
            <w:tcW w:w="0" w:type="auto"/>
            <w:tcBorders>
              <w:top w:val="nil"/>
              <w:left w:val="nil"/>
              <w:bottom w:val="single" w:sz="8" w:space="0" w:color="auto"/>
              <w:right w:val="nil"/>
            </w:tcBorders>
            <w:shd w:val="clear" w:color="auto" w:fill="auto"/>
            <w:noWrap/>
            <w:vAlign w:val="center"/>
            <w:hideMark/>
          </w:tcPr>
          <w:p w14:paraId="2F2C4C2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0.001734928</w:t>
            </w:r>
          </w:p>
        </w:tc>
        <w:tc>
          <w:tcPr>
            <w:tcW w:w="0" w:type="auto"/>
            <w:tcBorders>
              <w:top w:val="nil"/>
              <w:left w:val="nil"/>
              <w:bottom w:val="single" w:sz="8" w:space="0" w:color="auto"/>
              <w:right w:val="nil"/>
            </w:tcBorders>
            <w:shd w:val="clear" w:color="auto" w:fill="auto"/>
            <w:noWrap/>
            <w:vAlign w:val="center"/>
            <w:hideMark/>
          </w:tcPr>
          <w:p w14:paraId="5171A07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10585287</w:t>
            </w:r>
          </w:p>
        </w:tc>
        <w:tc>
          <w:tcPr>
            <w:tcW w:w="0" w:type="auto"/>
            <w:tcBorders>
              <w:top w:val="nil"/>
              <w:left w:val="nil"/>
              <w:bottom w:val="single" w:sz="8" w:space="0" w:color="auto"/>
              <w:right w:val="nil"/>
            </w:tcBorders>
            <w:shd w:val="clear" w:color="auto" w:fill="auto"/>
            <w:noWrap/>
            <w:vAlign w:val="center"/>
            <w:hideMark/>
          </w:tcPr>
          <w:p w14:paraId="0F261FE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786</w:t>
            </w:r>
          </w:p>
        </w:tc>
        <w:tc>
          <w:tcPr>
            <w:tcW w:w="0" w:type="auto"/>
            <w:tcBorders>
              <w:top w:val="nil"/>
              <w:left w:val="nil"/>
              <w:bottom w:val="single" w:sz="8" w:space="0" w:color="auto"/>
              <w:right w:val="nil"/>
            </w:tcBorders>
            <w:shd w:val="clear" w:color="auto" w:fill="auto"/>
            <w:noWrap/>
            <w:vAlign w:val="center"/>
            <w:hideMark/>
          </w:tcPr>
          <w:p w14:paraId="44A34BA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642</w:t>
            </w:r>
          </w:p>
        </w:tc>
      </w:tr>
      <w:tr w:rsidR="00352CB9" w:rsidRPr="00946467" w14:paraId="0BF3EAFE"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162C61BD"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8</w:t>
            </w:r>
          </w:p>
        </w:tc>
        <w:tc>
          <w:tcPr>
            <w:tcW w:w="0" w:type="auto"/>
            <w:tcBorders>
              <w:top w:val="nil"/>
              <w:left w:val="nil"/>
              <w:bottom w:val="dashed" w:sz="4" w:space="0" w:color="auto"/>
              <w:right w:val="nil"/>
            </w:tcBorders>
            <w:shd w:val="clear" w:color="auto" w:fill="auto"/>
            <w:noWrap/>
            <w:vAlign w:val="center"/>
            <w:hideMark/>
          </w:tcPr>
          <w:p w14:paraId="3FAE598A"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Bogotá</w:t>
            </w:r>
          </w:p>
        </w:tc>
        <w:tc>
          <w:tcPr>
            <w:tcW w:w="0" w:type="auto"/>
            <w:tcBorders>
              <w:top w:val="nil"/>
              <w:left w:val="nil"/>
              <w:bottom w:val="dashed" w:sz="4" w:space="0" w:color="auto"/>
              <w:right w:val="single" w:sz="8" w:space="0" w:color="auto"/>
            </w:tcBorders>
            <w:shd w:val="clear" w:color="auto" w:fill="auto"/>
            <w:noWrap/>
            <w:vAlign w:val="center"/>
            <w:hideMark/>
          </w:tcPr>
          <w:p w14:paraId="1EADE0B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0F92C7A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0D028FE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83691</w:t>
            </w:r>
          </w:p>
        </w:tc>
        <w:tc>
          <w:tcPr>
            <w:tcW w:w="0" w:type="auto"/>
            <w:tcBorders>
              <w:top w:val="nil"/>
              <w:left w:val="nil"/>
              <w:bottom w:val="dashed" w:sz="4" w:space="0" w:color="auto"/>
              <w:right w:val="nil"/>
            </w:tcBorders>
            <w:shd w:val="clear" w:color="auto" w:fill="auto"/>
            <w:noWrap/>
            <w:vAlign w:val="center"/>
            <w:hideMark/>
          </w:tcPr>
          <w:p w14:paraId="3657BE9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0.365639264</w:t>
            </w:r>
          </w:p>
        </w:tc>
        <w:tc>
          <w:tcPr>
            <w:tcW w:w="0" w:type="auto"/>
            <w:tcBorders>
              <w:top w:val="nil"/>
              <w:left w:val="nil"/>
              <w:bottom w:val="dashed" w:sz="4" w:space="0" w:color="auto"/>
              <w:right w:val="nil"/>
            </w:tcBorders>
            <w:shd w:val="clear" w:color="auto" w:fill="auto"/>
            <w:noWrap/>
            <w:vAlign w:val="center"/>
            <w:hideMark/>
          </w:tcPr>
          <w:p w14:paraId="5F37F56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39676209</w:t>
            </w:r>
          </w:p>
        </w:tc>
        <w:tc>
          <w:tcPr>
            <w:tcW w:w="0" w:type="auto"/>
            <w:tcBorders>
              <w:top w:val="nil"/>
              <w:left w:val="nil"/>
              <w:bottom w:val="dashed" w:sz="4" w:space="0" w:color="auto"/>
              <w:right w:val="nil"/>
            </w:tcBorders>
            <w:shd w:val="clear" w:color="auto" w:fill="auto"/>
            <w:noWrap/>
            <w:vAlign w:val="center"/>
            <w:hideMark/>
          </w:tcPr>
          <w:p w14:paraId="00CF74D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14031</w:t>
            </w:r>
          </w:p>
        </w:tc>
        <w:tc>
          <w:tcPr>
            <w:tcW w:w="0" w:type="auto"/>
            <w:tcBorders>
              <w:top w:val="nil"/>
              <w:left w:val="nil"/>
              <w:bottom w:val="dashed" w:sz="4" w:space="0" w:color="auto"/>
              <w:right w:val="nil"/>
            </w:tcBorders>
            <w:shd w:val="clear" w:color="auto" w:fill="auto"/>
            <w:noWrap/>
            <w:vAlign w:val="center"/>
            <w:hideMark/>
          </w:tcPr>
          <w:p w14:paraId="31C2744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16908</w:t>
            </w:r>
          </w:p>
        </w:tc>
      </w:tr>
      <w:tr w:rsidR="00352CB9" w:rsidRPr="00946467" w14:paraId="084F639E" w14:textId="77777777" w:rsidTr="005645C4">
        <w:trPr>
          <w:trHeight w:val="288"/>
          <w:jc w:val="center"/>
        </w:trPr>
        <w:tc>
          <w:tcPr>
            <w:tcW w:w="0" w:type="auto"/>
            <w:vMerge/>
            <w:tcBorders>
              <w:top w:val="nil"/>
              <w:left w:val="nil"/>
              <w:bottom w:val="single" w:sz="8" w:space="0" w:color="000000"/>
              <w:right w:val="nil"/>
            </w:tcBorders>
            <w:vAlign w:val="center"/>
            <w:hideMark/>
          </w:tcPr>
          <w:p w14:paraId="278AC26B"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11513E2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Bogotá</w:t>
            </w:r>
          </w:p>
        </w:tc>
        <w:tc>
          <w:tcPr>
            <w:tcW w:w="0" w:type="auto"/>
            <w:tcBorders>
              <w:top w:val="nil"/>
              <w:left w:val="nil"/>
              <w:bottom w:val="dashed" w:sz="4" w:space="0" w:color="auto"/>
              <w:right w:val="single" w:sz="8" w:space="0" w:color="auto"/>
            </w:tcBorders>
            <w:shd w:val="clear" w:color="auto" w:fill="auto"/>
            <w:noWrap/>
            <w:vAlign w:val="center"/>
            <w:hideMark/>
          </w:tcPr>
          <w:p w14:paraId="74CB287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30DD275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2F3A909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73089</w:t>
            </w:r>
          </w:p>
        </w:tc>
        <w:tc>
          <w:tcPr>
            <w:tcW w:w="0" w:type="auto"/>
            <w:tcBorders>
              <w:top w:val="nil"/>
              <w:left w:val="nil"/>
              <w:bottom w:val="dashed" w:sz="4" w:space="0" w:color="auto"/>
              <w:right w:val="nil"/>
            </w:tcBorders>
            <w:shd w:val="clear" w:color="auto" w:fill="auto"/>
            <w:noWrap/>
            <w:vAlign w:val="center"/>
            <w:hideMark/>
          </w:tcPr>
          <w:p w14:paraId="74C8D65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0.350600811</w:t>
            </w:r>
          </w:p>
        </w:tc>
        <w:tc>
          <w:tcPr>
            <w:tcW w:w="0" w:type="auto"/>
            <w:tcBorders>
              <w:top w:val="nil"/>
              <w:left w:val="nil"/>
              <w:bottom w:val="dashed" w:sz="4" w:space="0" w:color="auto"/>
              <w:right w:val="nil"/>
            </w:tcBorders>
            <w:shd w:val="clear" w:color="auto" w:fill="auto"/>
            <w:noWrap/>
            <w:vAlign w:val="center"/>
            <w:hideMark/>
          </w:tcPr>
          <w:p w14:paraId="57D4261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43838643</w:t>
            </w:r>
          </w:p>
        </w:tc>
        <w:tc>
          <w:tcPr>
            <w:tcW w:w="0" w:type="auto"/>
            <w:tcBorders>
              <w:top w:val="nil"/>
              <w:left w:val="nil"/>
              <w:bottom w:val="dashed" w:sz="4" w:space="0" w:color="auto"/>
              <w:right w:val="nil"/>
            </w:tcBorders>
            <w:shd w:val="clear" w:color="auto" w:fill="auto"/>
            <w:noWrap/>
            <w:vAlign w:val="center"/>
            <w:hideMark/>
          </w:tcPr>
          <w:p w14:paraId="00C53F4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18408</w:t>
            </w:r>
          </w:p>
        </w:tc>
        <w:tc>
          <w:tcPr>
            <w:tcW w:w="0" w:type="auto"/>
            <w:tcBorders>
              <w:top w:val="nil"/>
              <w:left w:val="nil"/>
              <w:bottom w:val="dashed" w:sz="4" w:space="0" w:color="auto"/>
              <w:right w:val="nil"/>
            </w:tcBorders>
            <w:shd w:val="clear" w:color="auto" w:fill="auto"/>
            <w:noWrap/>
            <w:vAlign w:val="center"/>
            <w:hideMark/>
          </w:tcPr>
          <w:p w14:paraId="2A187BB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20274</w:t>
            </w:r>
          </w:p>
        </w:tc>
      </w:tr>
      <w:tr w:rsidR="00352CB9" w:rsidRPr="00946467" w14:paraId="0BA579F3" w14:textId="77777777" w:rsidTr="005645C4">
        <w:trPr>
          <w:trHeight w:val="288"/>
          <w:jc w:val="center"/>
        </w:trPr>
        <w:tc>
          <w:tcPr>
            <w:tcW w:w="0" w:type="auto"/>
            <w:vMerge/>
            <w:tcBorders>
              <w:top w:val="nil"/>
              <w:left w:val="nil"/>
              <w:bottom w:val="single" w:sz="8" w:space="0" w:color="000000"/>
              <w:right w:val="nil"/>
            </w:tcBorders>
            <w:vAlign w:val="center"/>
            <w:hideMark/>
          </w:tcPr>
          <w:p w14:paraId="68AD6998"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FB8CF76"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Bogotá</w:t>
            </w:r>
          </w:p>
        </w:tc>
        <w:tc>
          <w:tcPr>
            <w:tcW w:w="0" w:type="auto"/>
            <w:tcBorders>
              <w:top w:val="nil"/>
              <w:left w:val="nil"/>
              <w:bottom w:val="dashed" w:sz="4" w:space="0" w:color="auto"/>
              <w:right w:val="single" w:sz="8" w:space="0" w:color="auto"/>
            </w:tcBorders>
            <w:shd w:val="clear" w:color="auto" w:fill="auto"/>
            <w:noWrap/>
            <w:vAlign w:val="center"/>
            <w:hideMark/>
          </w:tcPr>
          <w:p w14:paraId="4FFBBEE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07D87AD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16EE584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78033</w:t>
            </w:r>
          </w:p>
        </w:tc>
        <w:tc>
          <w:tcPr>
            <w:tcW w:w="0" w:type="auto"/>
            <w:tcBorders>
              <w:top w:val="nil"/>
              <w:left w:val="nil"/>
              <w:bottom w:val="dashed" w:sz="4" w:space="0" w:color="auto"/>
              <w:right w:val="nil"/>
            </w:tcBorders>
            <w:shd w:val="clear" w:color="auto" w:fill="auto"/>
            <w:noWrap/>
            <w:vAlign w:val="center"/>
            <w:hideMark/>
          </w:tcPr>
          <w:p w14:paraId="50BDC6D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0.333722771</w:t>
            </w:r>
          </w:p>
        </w:tc>
        <w:tc>
          <w:tcPr>
            <w:tcW w:w="0" w:type="auto"/>
            <w:tcBorders>
              <w:top w:val="nil"/>
              <w:left w:val="nil"/>
              <w:bottom w:val="dashed" w:sz="4" w:space="0" w:color="auto"/>
              <w:right w:val="nil"/>
            </w:tcBorders>
            <w:shd w:val="clear" w:color="auto" w:fill="auto"/>
            <w:noWrap/>
            <w:vAlign w:val="center"/>
            <w:hideMark/>
          </w:tcPr>
          <w:p w14:paraId="1B828D5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47834643</w:t>
            </w:r>
          </w:p>
        </w:tc>
        <w:tc>
          <w:tcPr>
            <w:tcW w:w="0" w:type="auto"/>
            <w:tcBorders>
              <w:top w:val="nil"/>
              <w:left w:val="nil"/>
              <w:bottom w:val="dashed" w:sz="4" w:space="0" w:color="auto"/>
              <w:right w:val="nil"/>
            </w:tcBorders>
            <w:shd w:val="clear" w:color="auto" w:fill="auto"/>
            <w:noWrap/>
            <w:vAlign w:val="center"/>
            <w:hideMark/>
          </w:tcPr>
          <w:p w14:paraId="7A74E48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20346</w:t>
            </w:r>
          </w:p>
        </w:tc>
        <w:tc>
          <w:tcPr>
            <w:tcW w:w="0" w:type="auto"/>
            <w:tcBorders>
              <w:top w:val="nil"/>
              <w:left w:val="nil"/>
              <w:bottom w:val="dashed" w:sz="4" w:space="0" w:color="auto"/>
              <w:right w:val="nil"/>
            </w:tcBorders>
            <w:shd w:val="clear" w:color="auto" w:fill="auto"/>
            <w:noWrap/>
            <w:vAlign w:val="center"/>
            <w:hideMark/>
          </w:tcPr>
          <w:p w14:paraId="7170B38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21684</w:t>
            </w:r>
          </w:p>
        </w:tc>
      </w:tr>
      <w:tr w:rsidR="00352CB9" w:rsidRPr="00946467" w14:paraId="128E69B4" w14:textId="77777777" w:rsidTr="005645C4">
        <w:trPr>
          <w:trHeight w:val="288"/>
          <w:jc w:val="center"/>
        </w:trPr>
        <w:tc>
          <w:tcPr>
            <w:tcW w:w="0" w:type="auto"/>
            <w:vMerge/>
            <w:tcBorders>
              <w:top w:val="nil"/>
              <w:left w:val="nil"/>
              <w:bottom w:val="single" w:sz="8" w:space="0" w:color="000000"/>
              <w:right w:val="nil"/>
            </w:tcBorders>
            <w:vAlign w:val="center"/>
            <w:hideMark/>
          </w:tcPr>
          <w:p w14:paraId="664422A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EF1AC5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Bogotá</w:t>
            </w:r>
          </w:p>
        </w:tc>
        <w:tc>
          <w:tcPr>
            <w:tcW w:w="0" w:type="auto"/>
            <w:tcBorders>
              <w:top w:val="nil"/>
              <w:left w:val="nil"/>
              <w:bottom w:val="dashed" w:sz="4" w:space="0" w:color="auto"/>
              <w:right w:val="single" w:sz="8" w:space="0" w:color="auto"/>
            </w:tcBorders>
            <w:shd w:val="clear" w:color="auto" w:fill="auto"/>
            <w:noWrap/>
            <w:vAlign w:val="center"/>
            <w:hideMark/>
          </w:tcPr>
          <w:p w14:paraId="786E743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406DCC5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4F459F7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76434</w:t>
            </w:r>
          </w:p>
        </w:tc>
        <w:tc>
          <w:tcPr>
            <w:tcW w:w="0" w:type="auto"/>
            <w:tcBorders>
              <w:top w:val="nil"/>
              <w:left w:val="nil"/>
              <w:bottom w:val="dashed" w:sz="4" w:space="0" w:color="auto"/>
              <w:right w:val="nil"/>
            </w:tcBorders>
            <w:shd w:val="clear" w:color="auto" w:fill="auto"/>
            <w:noWrap/>
            <w:vAlign w:val="center"/>
            <w:hideMark/>
          </w:tcPr>
          <w:p w14:paraId="3D0475D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0.331309973</w:t>
            </w:r>
          </w:p>
        </w:tc>
        <w:tc>
          <w:tcPr>
            <w:tcW w:w="0" w:type="auto"/>
            <w:tcBorders>
              <w:top w:val="nil"/>
              <w:left w:val="nil"/>
              <w:bottom w:val="dashed" w:sz="4" w:space="0" w:color="auto"/>
              <w:right w:val="nil"/>
            </w:tcBorders>
            <w:shd w:val="clear" w:color="auto" w:fill="auto"/>
            <w:noWrap/>
            <w:vAlign w:val="center"/>
            <w:hideMark/>
          </w:tcPr>
          <w:p w14:paraId="6F29CDD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52314348</w:t>
            </w:r>
          </w:p>
        </w:tc>
        <w:tc>
          <w:tcPr>
            <w:tcW w:w="0" w:type="auto"/>
            <w:tcBorders>
              <w:top w:val="nil"/>
              <w:left w:val="nil"/>
              <w:bottom w:val="dashed" w:sz="4" w:space="0" w:color="auto"/>
              <w:right w:val="nil"/>
            </w:tcBorders>
            <w:shd w:val="clear" w:color="auto" w:fill="auto"/>
            <w:noWrap/>
            <w:vAlign w:val="center"/>
            <w:hideMark/>
          </w:tcPr>
          <w:p w14:paraId="31CA79F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35628</w:t>
            </w:r>
          </w:p>
        </w:tc>
        <w:tc>
          <w:tcPr>
            <w:tcW w:w="0" w:type="auto"/>
            <w:tcBorders>
              <w:top w:val="nil"/>
              <w:left w:val="nil"/>
              <w:bottom w:val="dashed" w:sz="4" w:space="0" w:color="auto"/>
              <w:right w:val="nil"/>
            </w:tcBorders>
            <w:shd w:val="clear" w:color="auto" w:fill="auto"/>
            <w:noWrap/>
            <w:vAlign w:val="center"/>
            <w:hideMark/>
          </w:tcPr>
          <w:p w14:paraId="3FB4B4F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36438</w:t>
            </w:r>
          </w:p>
        </w:tc>
      </w:tr>
      <w:tr w:rsidR="00352CB9" w:rsidRPr="00946467" w14:paraId="20CC89EB" w14:textId="77777777" w:rsidTr="005645C4">
        <w:trPr>
          <w:trHeight w:val="288"/>
          <w:jc w:val="center"/>
        </w:trPr>
        <w:tc>
          <w:tcPr>
            <w:tcW w:w="0" w:type="auto"/>
            <w:vMerge/>
            <w:tcBorders>
              <w:top w:val="nil"/>
              <w:left w:val="nil"/>
              <w:bottom w:val="single" w:sz="8" w:space="0" w:color="000000"/>
              <w:right w:val="nil"/>
            </w:tcBorders>
            <w:vAlign w:val="center"/>
            <w:hideMark/>
          </w:tcPr>
          <w:p w14:paraId="7C79E44C"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B382381"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Bogotá</w:t>
            </w:r>
          </w:p>
        </w:tc>
        <w:tc>
          <w:tcPr>
            <w:tcW w:w="0" w:type="auto"/>
            <w:tcBorders>
              <w:top w:val="nil"/>
              <w:left w:val="nil"/>
              <w:bottom w:val="dashed" w:sz="4" w:space="0" w:color="auto"/>
              <w:right w:val="single" w:sz="8" w:space="0" w:color="auto"/>
            </w:tcBorders>
            <w:shd w:val="clear" w:color="auto" w:fill="auto"/>
            <w:noWrap/>
            <w:vAlign w:val="center"/>
            <w:hideMark/>
          </w:tcPr>
          <w:p w14:paraId="63B6FB4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7DD2D6E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1C8ACB9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129870</w:t>
            </w:r>
          </w:p>
        </w:tc>
        <w:tc>
          <w:tcPr>
            <w:tcW w:w="0" w:type="auto"/>
            <w:tcBorders>
              <w:top w:val="nil"/>
              <w:left w:val="nil"/>
              <w:bottom w:val="dashed" w:sz="4" w:space="0" w:color="auto"/>
              <w:right w:val="nil"/>
            </w:tcBorders>
            <w:shd w:val="clear" w:color="auto" w:fill="auto"/>
            <w:noWrap/>
            <w:vAlign w:val="center"/>
            <w:hideMark/>
          </w:tcPr>
          <w:p w14:paraId="13B0FC8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0.330536051</w:t>
            </w:r>
          </w:p>
        </w:tc>
        <w:tc>
          <w:tcPr>
            <w:tcW w:w="0" w:type="auto"/>
            <w:tcBorders>
              <w:top w:val="nil"/>
              <w:left w:val="nil"/>
              <w:bottom w:val="dashed" w:sz="4" w:space="0" w:color="auto"/>
              <w:right w:val="nil"/>
            </w:tcBorders>
            <w:shd w:val="clear" w:color="auto" w:fill="auto"/>
            <w:noWrap/>
            <w:vAlign w:val="center"/>
            <w:hideMark/>
          </w:tcPr>
          <w:p w14:paraId="07D59CD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57573354</w:t>
            </w:r>
          </w:p>
        </w:tc>
        <w:tc>
          <w:tcPr>
            <w:tcW w:w="0" w:type="auto"/>
            <w:tcBorders>
              <w:top w:val="nil"/>
              <w:left w:val="nil"/>
              <w:bottom w:val="dashed" w:sz="4" w:space="0" w:color="auto"/>
              <w:right w:val="nil"/>
            </w:tcBorders>
            <w:shd w:val="clear" w:color="auto" w:fill="auto"/>
            <w:noWrap/>
            <w:vAlign w:val="center"/>
            <w:hideMark/>
          </w:tcPr>
          <w:p w14:paraId="28EFBCD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46287</w:t>
            </w:r>
          </w:p>
        </w:tc>
        <w:tc>
          <w:tcPr>
            <w:tcW w:w="0" w:type="auto"/>
            <w:tcBorders>
              <w:top w:val="nil"/>
              <w:left w:val="nil"/>
              <w:bottom w:val="dashed" w:sz="4" w:space="0" w:color="auto"/>
              <w:right w:val="nil"/>
            </w:tcBorders>
            <w:shd w:val="clear" w:color="auto" w:fill="auto"/>
            <w:noWrap/>
            <w:vAlign w:val="center"/>
            <w:hideMark/>
          </w:tcPr>
          <w:p w14:paraId="102CC69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46023</w:t>
            </w:r>
          </w:p>
        </w:tc>
      </w:tr>
      <w:tr w:rsidR="00352CB9" w:rsidRPr="00946467" w14:paraId="5E5F1D7F" w14:textId="77777777" w:rsidTr="005645C4">
        <w:trPr>
          <w:trHeight w:val="300"/>
          <w:jc w:val="center"/>
        </w:trPr>
        <w:tc>
          <w:tcPr>
            <w:tcW w:w="0" w:type="auto"/>
            <w:vMerge/>
            <w:tcBorders>
              <w:top w:val="nil"/>
              <w:left w:val="nil"/>
              <w:bottom w:val="single" w:sz="8" w:space="0" w:color="000000"/>
              <w:right w:val="nil"/>
            </w:tcBorders>
            <w:vAlign w:val="center"/>
            <w:hideMark/>
          </w:tcPr>
          <w:p w14:paraId="61D3D32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1657CC98"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Bogotá</w:t>
            </w:r>
          </w:p>
        </w:tc>
        <w:tc>
          <w:tcPr>
            <w:tcW w:w="0" w:type="auto"/>
            <w:tcBorders>
              <w:top w:val="nil"/>
              <w:left w:val="nil"/>
              <w:bottom w:val="single" w:sz="8" w:space="0" w:color="auto"/>
              <w:right w:val="single" w:sz="8" w:space="0" w:color="auto"/>
            </w:tcBorders>
            <w:shd w:val="clear" w:color="auto" w:fill="auto"/>
            <w:noWrap/>
            <w:vAlign w:val="center"/>
            <w:hideMark/>
          </w:tcPr>
          <w:p w14:paraId="4150A5C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4DF3C25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1B736CA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117162</w:t>
            </w:r>
          </w:p>
        </w:tc>
        <w:tc>
          <w:tcPr>
            <w:tcW w:w="0" w:type="auto"/>
            <w:tcBorders>
              <w:top w:val="nil"/>
              <w:left w:val="nil"/>
              <w:bottom w:val="single" w:sz="8" w:space="0" w:color="auto"/>
              <w:right w:val="nil"/>
            </w:tcBorders>
            <w:shd w:val="clear" w:color="auto" w:fill="auto"/>
            <w:noWrap/>
            <w:vAlign w:val="center"/>
            <w:hideMark/>
          </w:tcPr>
          <w:p w14:paraId="361C35D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0.314003309</w:t>
            </w:r>
          </w:p>
        </w:tc>
        <w:tc>
          <w:tcPr>
            <w:tcW w:w="0" w:type="auto"/>
            <w:tcBorders>
              <w:top w:val="nil"/>
              <w:left w:val="nil"/>
              <w:bottom w:val="single" w:sz="8" w:space="0" w:color="auto"/>
              <w:right w:val="nil"/>
            </w:tcBorders>
            <w:shd w:val="clear" w:color="auto" w:fill="auto"/>
            <w:noWrap/>
            <w:vAlign w:val="center"/>
            <w:hideMark/>
          </w:tcPr>
          <w:p w14:paraId="734A0D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46585614</w:t>
            </w:r>
          </w:p>
        </w:tc>
        <w:tc>
          <w:tcPr>
            <w:tcW w:w="0" w:type="auto"/>
            <w:tcBorders>
              <w:top w:val="nil"/>
              <w:left w:val="nil"/>
              <w:bottom w:val="single" w:sz="8" w:space="0" w:color="auto"/>
              <w:right w:val="nil"/>
            </w:tcBorders>
            <w:shd w:val="clear" w:color="auto" w:fill="auto"/>
            <w:noWrap/>
            <w:vAlign w:val="center"/>
            <w:hideMark/>
          </w:tcPr>
          <w:p w14:paraId="7AE8B7F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27963</w:t>
            </w:r>
          </w:p>
        </w:tc>
        <w:tc>
          <w:tcPr>
            <w:tcW w:w="0" w:type="auto"/>
            <w:tcBorders>
              <w:top w:val="nil"/>
              <w:left w:val="nil"/>
              <w:bottom w:val="single" w:sz="8" w:space="0" w:color="auto"/>
              <w:right w:val="nil"/>
            </w:tcBorders>
            <w:shd w:val="clear" w:color="auto" w:fill="auto"/>
            <w:noWrap/>
            <w:vAlign w:val="center"/>
            <w:hideMark/>
          </w:tcPr>
          <w:p w14:paraId="4CE73EC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27981</w:t>
            </w:r>
          </w:p>
        </w:tc>
      </w:tr>
      <w:tr w:rsidR="00352CB9" w:rsidRPr="00946467" w14:paraId="3538ED87"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01FB7180"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9</w:t>
            </w:r>
          </w:p>
        </w:tc>
        <w:tc>
          <w:tcPr>
            <w:tcW w:w="0" w:type="auto"/>
            <w:tcBorders>
              <w:top w:val="nil"/>
              <w:left w:val="nil"/>
              <w:bottom w:val="dashed" w:sz="4" w:space="0" w:color="auto"/>
              <w:right w:val="nil"/>
            </w:tcBorders>
            <w:shd w:val="clear" w:color="auto" w:fill="auto"/>
            <w:noWrap/>
            <w:vAlign w:val="center"/>
            <w:hideMark/>
          </w:tcPr>
          <w:p w14:paraId="263DDF3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Occidente</w:t>
            </w:r>
          </w:p>
        </w:tc>
        <w:tc>
          <w:tcPr>
            <w:tcW w:w="0" w:type="auto"/>
            <w:tcBorders>
              <w:top w:val="nil"/>
              <w:left w:val="nil"/>
              <w:bottom w:val="dashed" w:sz="4" w:space="0" w:color="auto"/>
              <w:right w:val="single" w:sz="8" w:space="0" w:color="auto"/>
            </w:tcBorders>
            <w:shd w:val="clear" w:color="auto" w:fill="auto"/>
            <w:noWrap/>
            <w:vAlign w:val="center"/>
            <w:hideMark/>
          </w:tcPr>
          <w:p w14:paraId="2EAA19A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4EA6FB2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76FCE43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171411</w:t>
            </w:r>
          </w:p>
        </w:tc>
        <w:tc>
          <w:tcPr>
            <w:tcW w:w="0" w:type="auto"/>
            <w:tcBorders>
              <w:top w:val="nil"/>
              <w:left w:val="nil"/>
              <w:bottom w:val="dashed" w:sz="4" w:space="0" w:color="auto"/>
              <w:right w:val="nil"/>
            </w:tcBorders>
            <w:shd w:val="clear" w:color="auto" w:fill="auto"/>
            <w:noWrap/>
            <w:vAlign w:val="center"/>
            <w:hideMark/>
          </w:tcPr>
          <w:p w14:paraId="5ECB4FB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0.518301724</w:t>
            </w:r>
          </w:p>
        </w:tc>
        <w:tc>
          <w:tcPr>
            <w:tcW w:w="0" w:type="auto"/>
            <w:tcBorders>
              <w:top w:val="nil"/>
              <w:left w:val="nil"/>
              <w:bottom w:val="dashed" w:sz="4" w:space="0" w:color="auto"/>
              <w:right w:val="nil"/>
            </w:tcBorders>
            <w:shd w:val="clear" w:color="auto" w:fill="auto"/>
            <w:noWrap/>
            <w:vAlign w:val="center"/>
            <w:hideMark/>
          </w:tcPr>
          <w:p w14:paraId="38BF165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2741514</w:t>
            </w:r>
          </w:p>
        </w:tc>
        <w:tc>
          <w:tcPr>
            <w:tcW w:w="0" w:type="auto"/>
            <w:tcBorders>
              <w:top w:val="nil"/>
              <w:left w:val="nil"/>
              <w:bottom w:val="dashed" w:sz="4" w:space="0" w:color="auto"/>
              <w:right w:val="nil"/>
            </w:tcBorders>
            <w:shd w:val="clear" w:color="auto" w:fill="auto"/>
            <w:noWrap/>
            <w:vAlign w:val="center"/>
            <w:hideMark/>
          </w:tcPr>
          <w:p w14:paraId="15C9248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2535</w:t>
            </w:r>
          </w:p>
        </w:tc>
        <w:tc>
          <w:tcPr>
            <w:tcW w:w="0" w:type="auto"/>
            <w:tcBorders>
              <w:top w:val="nil"/>
              <w:left w:val="nil"/>
              <w:bottom w:val="dashed" w:sz="4" w:space="0" w:color="auto"/>
              <w:right w:val="nil"/>
            </w:tcBorders>
            <w:shd w:val="clear" w:color="auto" w:fill="auto"/>
            <w:noWrap/>
            <w:vAlign w:val="center"/>
            <w:hideMark/>
          </w:tcPr>
          <w:p w14:paraId="608A505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3810</w:t>
            </w:r>
          </w:p>
        </w:tc>
      </w:tr>
      <w:tr w:rsidR="00352CB9" w:rsidRPr="00946467" w14:paraId="2C00A344" w14:textId="77777777" w:rsidTr="005645C4">
        <w:trPr>
          <w:trHeight w:val="288"/>
          <w:jc w:val="center"/>
        </w:trPr>
        <w:tc>
          <w:tcPr>
            <w:tcW w:w="0" w:type="auto"/>
            <w:vMerge/>
            <w:tcBorders>
              <w:top w:val="nil"/>
              <w:left w:val="nil"/>
              <w:bottom w:val="single" w:sz="8" w:space="0" w:color="000000"/>
              <w:right w:val="nil"/>
            </w:tcBorders>
            <w:vAlign w:val="center"/>
            <w:hideMark/>
          </w:tcPr>
          <w:p w14:paraId="63FD184D"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F9A2E04"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Occidente</w:t>
            </w:r>
          </w:p>
        </w:tc>
        <w:tc>
          <w:tcPr>
            <w:tcW w:w="0" w:type="auto"/>
            <w:tcBorders>
              <w:top w:val="nil"/>
              <w:left w:val="nil"/>
              <w:bottom w:val="dashed" w:sz="4" w:space="0" w:color="auto"/>
              <w:right w:val="single" w:sz="8" w:space="0" w:color="auto"/>
            </w:tcBorders>
            <w:shd w:val="clear" w:color="auto" w:fill="auto"/>
            <w:noWrap/>
            <w:vAlign w:val="center"/>
            <w:hideMark/>
          </w:tcPr>
          <w:p w14:paraId="58E44CC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496376B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07CD47C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161919</w:t>
            </w:r>
          </w:p>
        </w:tc>
        <w:tc>
          <w:tcPr>
            <w:tcW w:w="0" w:type="auto"/>
            <w:tcBorders>
              <w:top w:val="nil"/>
              <w:left w:val="nil"/>
              <w:bottom w:val="dashed" w:sz="4" w:space="0" w:color="auto"/>
              <w:right w:val="nil"/>
            </w:tcBorders>
            <w:shd w:val="clear" w:color="auto" w:fill="auto"/>
            <w:noWrap/>
            <w:vAlign w:val="center"/>
            <w:hideMark/>
          </w:tcPr>
          <w:p w14:paraId="69488C1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0.312416824</w:t>
            </w:r>
          </w:p>
        </w:tc>
        <w:tc>
          <w:tcPr>
            <w:tcW w:w="0" w:type="auto"/>
            <w:tcBorders>
              <w:top w:val="nil"/>
              <w:left w:val="nil"/>
              <w:bottom w:val="dashed" w:sz="4" w:space="0" w:color="auto"/>
              <w:right w:val="nil"/>
            </w:tcBorders>
            <w:shd w:val="clear" w:color="auto" w:fill="auto"/>
            <w:noWrap/>
            <w:vAlign w:val="center"/>
            <w:hideMark/>
          </w:tcPr>
          <w:p w14:paraId="1F32470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2674818</w:t>
            </w:r>
          </w:p>
        </w:tc>
        <w:tc>
          <w:tcPr>
            <w:tcW w:w="0" w:type="auto"/>
            <w:tcBorders>
              <w:top w:val="nil"/>
              <w:left w:val="nil"/>
              <w:bottom w:val="dashed" w:sz="4" w:space="0" w:color="auto"/>
              <w:right w:val="nil"/>
            </w:tcBorders>
            <w:shd w:val="clear" w:color="auto" w:fill="auto"/>
            <w:noWrap/>
            <w:vAlign w:val="center"/>
            <w:hideMark/>
          </w:tcPr>
          <w:p w14:paraId="66DBFC7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3165</w:t>
            </w:r>
          </w:p>
        </w:tc>
        <w:tc>
          <w:tcPr>
            <w:tcW w:w="0" w:type="auto"/>
            <w:tcBorders>
              <w:top w:val="nil"/>
              <w:left w:val="nil"/>
              <w:bottom w:val="dashed" w:sz="4" w:space="0" w:color="auto"/>
              <w:right w:val="nil"/>
            </w:tcBorders>
            <w:shd w:val="clear" w:color="auto" w:fill="auto"/>
            <w:noWrap/>
            <w:vAlign w:val="center"/>
            <w:hideMark/>
          </w:tcPr>
          <w:p w14:paraId="20710CB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4188</w:t>
            </w:r>
          </w:p>
        </w:tc>
      </w:tr>
      <w:tr w:rsidR="00352CB9" w:rsidRPr="00946467" w14:paraId="364F3390" w14:textId="77777777" w:rsidTr="005645C4">
        <w:trPr>
          <w:trHeight w:val="288"/>
          <w:jc w:val="center"/>
        </w:trPr>
        <w:tc>
          <w:tcPr>
            <w:tcW w:w="0" w:type="auto"/>
            <w:vMerge/>
            <w:tcBorders>
              <w:top w:val="nil"/>
              <w:left w:val="nil"/>
              <w:bottom w:val="single" w:sz="8" w:space="0" w:color="000000"/>
              <w:right w:val="nil"/>
            </w:tcBorders>
            <w:vAlign w:val="center"/>
            <w:hideMark/>
          </w:tcPr>
          <w:p w14:paraId="2F842DB0"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CD98570"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Occidente</w:t>
            </w:r>
          </w:p>
        </w:tc>
        <w:tc>
          <w:tcPr>
            <w:tcW w:w="0" w:type="auto"/>
            <w:tcBorders>
              <w:top w:val="nil"/>
              <w:left w:val="nil"/>
              <w:bottom w:val="dashed" w:sz="4" w:space="0" w:color="auto"/>
              <w:right w:val="single" w:sz="8" w:space="0" w:color="auto"/>
            </w:tcBorders>
            <w:shd w:val="clear" w:color="auto" w:fill="auto"/>
            <w:noWrap/>
            <w:vAlign w:val="center"/>
            <w:hideMark/>
          </w:tcPr>
          <w:p w14:paraId="3FE104F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3689159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440DCD6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257136</w:t>
            </w:r>
          </w:p>
        </w:tc>
        <w:tc>
          <w:tcPr>
            <w:tcW w:w="0" w:type="auto"/>
            <w:tcBorders>
              <w:top w:val="nil"/>
              <w:left w:val="nil"/>
              <w:bottom w:val="dashed" w:sz="4" w:space="0" w:color="auto"/>
              <w:right w:val="nil"/>
            </w:tcBorders>
            <w:shd w:val="clear" w:color="auto" w:fill="auto"/>
            <w:noWrap/>
            <w:vAlign w:val="center"/>
            <w:hideMark/>
          </w:tcPr>
          <w:p w14:paraId="608D747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0.333459104</w:t>
            </w:r>
          </w:p>
        </w:tc>
        <w:tc>
          <w:tcPr>
            <w:tcW w:w="0" w:type="auto"/>
            <w:tcBorders>
              <w:top w:val="nil"/>
              <w:left w:val="nil"/>
              <w:bottom w:val="dashed" w:sz="4" w:space="0" w:color="auto"/>
              <w:right w:val="nil"/>
            </w:tcBorders>
            <w:shd w:val="clear" w:color="auto" w:fill="auto"/>
            <w:noWrap/>
            <w:vAlign w:val="center"/>
            <w:hideMark/>
          </w:tcPr>
          <w:p w14:paraId="2DBA75E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2856498</w:t>
            </w:r>
          </w:p>
        </w:tc>
        <w:tc>
          <w:tcPr>
            <w:tcW w:w="0" w:type="auto"/>
            <w:tcBorders>
              <w:top w:val="nil"/>
              <w:left w:val="nil"/>
              <w:bottom w:val="dashed" w:sz="4" w:space="0" w:color="auto"/>
              <w:right w:val="nil"/>
            </w:tcBorders>
            <w:shd w:val="clear" w:color="auto" w:fill="auto"/>
            <w:noWrap/>
            <w:vAlign w:val="center"/>
            <w:hideMark/>
          </w:tcPr>
          <w:p w14:paraId="654972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2925</w:t>
            </w:r>
          </w:p>
        </w:tc>
        <w:tc>
          <w:tcPr>
            <w:tcW w:w="0" w:type="auto"/>
            <w:tcBorders>
              <w:top w:val="nil"/>
              <w:left w:val="nil"/>
              <w:bottom w:val="dashed" w:sz="4" w:space="0" w:color="auto"/>
              <w:right w:val="nil"/>
            </w:tcBorders>
            <w:shd w:val="clear" w:color="auto" w:fill="auto"/>
            <w:noWrap/>
            <w:vAlign w:val="center"/>
            <w:hideMark/>
          </w:tcPr>
          <w:p w14:paraId="4DAE646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3774</w:t>
            </w:r>
          </w:p>
        </w:tc>
      </w:tr>
      <w:tr w:rsidR="00352CB9" w:rsidRPr="00946467" w14:paraId="74549210" w14:textId="77777777" w:rsidTr="005645C4">
        <w:trPr>
          <w:trHeight w:val="288"/>
          <w:jc w:val="center"/>
        </w:trPr>
        <w:tc>
          <w:tcPr>
            <w:tcW w:w="0" w:type="auto"/>
            <w:vMerge/>
            <w:tcBorders>
              <w:top w:val="nil"/>
              <w:left w:val="nil"/>
              <w:bottom w:val="single" w:sz="8" w:space="0" w:color="000000"/>
              <w:right w:val="nil"/>
            </w:tcBorders>
            <w:vAlign w:val="center"/>
            <w:hideMark/>
          </w:tcPr>
          <w:p w14:paraId="1779FB39"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3DA7805D"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Occidente</w:t>
            </w:r>
          </w:p>
        </w:tc>
        <w:tc>
          <w:tcPr>
            <w:tcW w:w="0" w:type="auto"/>
            <w:tcBorders>
              <w:top w:val="nil"/>
              <w:left w:val="nil"/>
              <w:bottom w:val="dashed" w:sz="4" w:space="0" w:color="auto"/>
              <w:right w:val="single" w:sz="8" w:space="0" w:color="auto"/>
            </w:tcBorders>
            <w:shd w:val="clear" w:color="auto" w:fill="auto"/>
            <w:noWrap/>
            <w:vAlign w:val="center"/>
            <w:hideMark/>
          </w:tcPr>
          <w:p w14:paraId="5DF454A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015FDDC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55CC496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346395</w:t>
            </w:r>
          </w:p>
        </w:tc>
        <w:tc>
          <w:tcPr>
            <w:tcW w:w="0" w:type="auto"/>
            <w:tcBorders>
              <w:top w:val="nil"/>
              <w:left w:val="nil"/>
              <w:bottom w:val="dashed" w:sz="4" w:space="0" w:color="auto"/>
              <w:right w:val="nil"/>
            </w:tcBorders>
            <w:shd w:val="clear" w:color="auto" w:fill="auto"/>
            <w:noWrap/>
            <w:vAlign w:val="center"/>
            <w:hideMark/>
          </w:tcPr>
          <w:p w14:paraId="1929B98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0.323739376</w:t>
            </w:r>
          </w:p>
        </w:tc>
        <w:tc>
          <w:tcPr>
            <w:tcW w:w="0" w:type="auto"/>
            <w:tcBorders>
              <w:top w:val="nil"/>
              <w:left w:val="nil"/>
              <w:bottom w:val="dashed" w:sz="4" w:space="0" w:color="auto"/>
              <w:right w:val="nil"/>
            </w:tcBorders>
            <w:shd w:val="clear" w:color="auto" w:fill="auto"/>
            <w:noWrap/>
            <w:vAlign w:val="center"/>
            <w:hideMark/>
          </w:tcPr>
          <w:p w14:paraId="70BF810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2903433</w:t>
            </w:r>
          </w:p>
        </w:tc>
        <w:tc>
          <w:tcPr>
            <w:tcW w:w="0" w:type="auto"/>
            <w:tcBorders>
              <w:top w:val="nil"/>
              <w:left w:val="nil"/>
              <w:bottom w:val="dashed" w:sz="4" w:space="0" w:color="auto"/>
              <w:right w:val="nil"/>
            </w:tcBorders>
            <w:shd w:val="clear" w:color="auto" w:fill="auto"/>
            <w:noWrap/>
            <w:vAlign w:val="center"/>
            <w:hideMark/>
          </w:tcPr>
          <w:p w14:paraId="7DC5D59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3600</w:t>
            </w:r>
          </w:p>
        </w:tc>
        <w:tc>
          <w:tcPr>
            <w:tcW w:w="0" w:type="auto"/>
            <w:tcBorders>
              <w:top w:val="nil"/>
              <w:left w:val="nil"/>
              <w:bottom w:val="dashed" w:sz="4" w:space="0" w:color="auto"/>
              <w:right w:val="nil"/>
            </w:tcBorders>
            <w:shd w:val="clear" w:color="auto" w:fill="auto"/>
            <w:noWrap/>
            <w:vAlign w:val="center"/>
            <w:hideMark/>
          </w:tcPr>
          <w:p w14:paraId="299FD90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4866</w:t>
            </w:r>
          </w:p>
        </w:tc>
      </w:tr>
      <w:tr w:rsidR="00352CB9" w:rsidRPr="00946467" w14:paraId="6CA34180" w14:textId="77777777" w:rsidTr="005645C4">
        <w:trPr>
          <w:trHeight w:val="288"/>
          <w:jc w:val="center"/>
        </w:trPr>
        <w:tc>
          <w:tcPr>
            <w:tcW w:w="0" w:type="auto"/>
            <w:vMerge/>
            <w:tcBorders>
              <w:top w:val="nil"/>
              <w:left w:val="nil"/>
              <w:bottom w:val="single" w:sz="8" w:space="0" w:color="000000"/>
              <w:right w:val="nil"/>
            </w:tcBorders>
            <w:vAlign w:val="center"/>
            <w:hideMark/>
          </w:tcPr>
          <w:p w14:paraId="6B747170"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D30B8D1"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Occidente</w:t>
            </w:r>
          </w:p>
        </w:tc>
        <w:tc>
          <w:tcPr>
            <w:tcW w:w="0" w:type="auto"/>
            <w:tcBorders>
              <w:top w:val="nil"/>
              <w:left w:val="nil"/>
              <w:bottom w:val="dashed" w:sz="4" w:space="0" w:color="auto"/>
              <w:right w:val="single" w:sz="8" w:space="0" w:color="auto"/>
            </w:tcBorders>
            <w:shd w:val="clear" w:color="auto" w:fill="auto"/>
            <w:noWrap/>
            <w:vAlign w:val="center"/>
            <w:hideMark/>
          </w:tcPr>
          <w:p w14:paraId="012F0FC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057C334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08C7442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419343</w:t>
            </w:r>
          </w:p>
        </w:tc>
        <w:tc>
          <w:tcPr>
            <w:tcW w:w="0" w:type="auto"/>
            <w:tcBorders>
              <w:top w:val="nil"/>
              <w:left w:val="nil"/>
              <w:bottom w:val="dashed" w:sz="4" w:space="0" w:color="auto"/>
              <w:right w:val="nil"/>
            </w:tcBorders>
            <w:shd w:val="clear" w:color="auto" w:fill="auto"/>
            <w:noWrap/>
            <w:vAlign w:val="center"/>
            <w:hideMark/>
          </w:tcPr>
          <w:p w14:paraId="5F8E044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0.321878114</w:t>
            </w:r>
          </w:p>
        </w:tc>
        <w:tc>
          <w:tcPr>
            <w:tcW w:w="0" w:type="auto"/>
            <w:tcBorders>
              <w:top w:val="nil"/>
              <w:left w:val="nil"/>
              <w:bottom w:val="dashed" w:sz="4" w:space="0" w:color="auto"/>
              <w:right w:val="nil"/>
            </w:tcBorders>
            <w:shd w:val="clear" w:color="auto" w:fill="auto"/>
            <w:noWrap/>
            <w:vAlign w:val="center"/>
            <w:hideMark/>
          </w:tcPr>
          <w:p w14:paraId="6646371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2975892</w:t>
            </w:r>
          </w:p>
        </w:tc>
        <w:tc>
          <w:tcPr>
            <w:tcW w:w="0" w:type="auto"/>
            <w:tcBorders>
              <w:top w:val="nil"/>
              <w:left w:val="nil"/>
              <w:bottom w:val="dashed" w:sz="4" w:space="0" w:color="auto"/>
              <w:right w:val="nil"/>
            </w:tcBorders>
            <w:shd w:val="clear" w:color="auto" w:fill="auto"/>
            <w:noWrap/>
            <w:vAlign w:val="center"/>
            <w:hideMark/>
          </w:tcPr>
          <w:p w14:paraId="2EBD4F7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3762</w:t>
            </w:r>
          </w:p>
        </w:tc>
        <w:tc>
          <w:tcPr>
            <w:tcW w:w="0" w:type="auto"/>
            <w:tcBorders>
              <w:top w:val="nil"/>
              <w:left w:val="nil"/>
              <w:bottom w:val="dashed" w:sz="4" w:space="0" w:color="auto"/>
              <w:right w:val="nil"/>
            </w:tcBorders>
            <w:shd w:val="clear" w:color="auto" w:fill="auto"/>
            <w:noWrap/>
            <w:vAlign w:val="center"/>
            <w:hideMark/>
          </w:tcPr>
          <w:p w14:paraId="2F9E72B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4875</w:t>
            </w:r>
          </w:p>
        </w:tc>
      </w:tr>
      <w:tr w:rsidR="00352CB9" w:rsidRPr="00946467" w14:paraId="01F06318" w14:textId="77777777" w:rsidTr="005645C4">
        <w:trPr>
          <w:trHeight w:val="300"/>
          <w:jc w:val="center"/>
        </w:trPr>
        <w:tc>
          <w:tcPr>
            <w:tcW w:w="0" w:type="auto"/>
            <w:vMerge/>
            <w:tcBorders>
              <w:top w:val="nil"/>
              <w:left w:val="nil"/>
              <w:bottom w:val="single" w:sz="8" w:space="0" w:color="000000"/>
              <w:right w:val="nil"/>
            </w:tcBorders>
            <w:vAlign w:val="center"/>
            <w:hideMark/>
          </w:tcPr>
          <w:p w14:paraId="4E14AABC"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09E6C30B"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 de Occidente</w:t>
            </w:r>
          </w:p>
        </w:tc>
        <w:tc>
          <w:tcPr>
            <w:tcW w:w="0" w:type="auto"/>
            <w:tcBorders>
              <w:top w:val="nil"/>
              <w:left w:val="nil"/>
              <w:bottom w:val="single" w:sz="8" w:space="0" w:color="auto"/>
              <w:right w:val="single" w:sz="8" w:space="0" w:color="auto"/>
            </w:tcBorders>
            <w:shd w:val="clear" w:color="auto" w:fill="auto"/>
            <w:noWrap/>
            <w:vAlign w:val="center"/>
            <w:hideMark/>
          </w:tcPr>
          <w:p w14:paraId="74D5412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343266C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0C9E2E9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478296</w:t>
            </w:r>
          </w:p>
        </w:tc>
        <w:tc>
          <w:tcPr>
            <w:tcW w:w="0" w:type="auto"/>
            <w:tcBorders>
              <w:top w:val="nil"/>
              <w:left w:val="nil"/>
              <w:bottom w:val="single" w:sz="8" w:space="0" w:color="auto"/>
              <w:right w:val="nil"/>
            </w:tcBorders>
            <w:shd w:val="clear" w:color="auto" w:fill="auto"/>
            <w:noWrap/>
            <w:vAlign w:val="center"/>
            <w:hideMark/>
          </w:tcPr>
          <w:p w14:paraId="2B6D730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0.327980959</w:t>
            </w:r>
          </w:p>
        </w:tc>
        <w:tc>
          <w:tcPr>
            <w:tcW w:w="0" w:type="auto"/>
            <w:tcBorders>
              <w:top w:val="nil"/>
              <w:left w:val="nil"/>
              <w:bottom w:val="single" w:sz="8" w:space="0" w:color="auto"/>
              <w:right w:val="nil"/>
            </w:tcBorders>
            <w:shd w:val="clear" w:color="auto" w:fill="auto"/>
            <w:noWrap/>
            <w:vAlign w:val="center"/>
            <w:hideMark/>
          </w:tcPr>
          <w:p w14:paraId="20E395A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2348574</w:t>
            </w:r>
          </w:p>
        </w:tc>
        <w:tc>
          <w:tcPr>
            <w:tcW w:w="0" w:type="auto"/>
            <w:tcBorders>
              <w:top w:val="nil"/>
              <w:left w:val="nil"/>
              <w:bottom w:val="single" w:sz="8" w:space="0" w:color="auto"/>
              <w:right w:val="nil"/>
            </w:tcBorders>
            <w:shd w:val="clear" w:color="auto" w:fill="auto"/>
            <w:noWrap/>
            <w:vAlign w:val="center"/>
            <w:hideMark/>
          </w:tcPr>
          <w:p w14:paraId="55F1495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2778</w:t>
            </w:r>
          </w:p>
        </w:tc>
        <w:tc>
          <w:tcPr>
            <w:tcW w:w="0" w:type="auto"/>
            <w:tcBorders>
              <w:top w:val="nil"/>
              <w:left w:val="nil"/>
              <w:bottom w:val="single" w:sz="8" w:space="0" w:color="auto"/>
              <w:right w:val="nil"/>
            </w:tcBorders>
            <w:shd w:val="clear" w:color="auto" w:fill="auto"/>
            <w:noWrap/>
            <w:vAlign w:val="center"/>
            <w:hideMark/>
          </w:tcPr>
          <w:p w14:paraId="24984DE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3702</w:t>
            </w:r>
          </w:p>
        </w:tc>
      </w:tr>
      <w:tr w:rsidR="00352CB9" w:rsidRPr="00946467" w14:paraId="2BDE6F9F"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7E164597"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10</w:t>
            </w:r>
          </w:p>
        </w:tc>
        <w:tc>
          <w:tcPr>
            <w:tcW w:w="0" w:type="auto"/>
            <w:tcBorders>
              <w:top w:val="nil"/>
              <w:left w:val="nil"/>
              <w:bottom w:val="dashed" w:sz="4" w:space="0" w:color="auto"/>
              <w:right w:val="nil"/>
            </w:tcBorders>
            <w:shd w:val="clear" w:color="auto" w:fill="auto"/>
            <w:noWrap/>
            <w:vAlign w:val="center"/>
            <w:hideMark/>
          </w:tcPr>
          <w:p w14:paraId="3778A2B3"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Bancolombia</w:t>
            </w:r>
          </w:p>
        </w:tc>
        <w:tc>
          <w:tcPr>
            <w:tcW w:w="0" w:type="auto"/>
            <w:tcBorders>
              <w:top w:val="nil"/>
              <w:left w:val="nil"/>
              <w:bottom w:val="dashed" w:sz="4" w:space="0" w:color="auto"/>
              <w:right w:val="single" w:sz="8" w:space="0" w:color="auto"/>
            </w:tcBorders>
            <w:shd w:val="clear" w:color="auto" w:fill="auto"/>
            <w:noWrap/>
            <w:vAlign w:val="center"/>
            <w:hideMark/>
          </w:tcPr>
          <w:p w14:paraId="2A068CB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5850FA3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359C9AA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126273</w:t>
            </w:r>
          </w:p>
        </w:tc>
        <w:tc>
          <w:tcPr>
            <w:tcW w:w="0" w:type="auto"/>
            <w:tcBorders>
              <w:top w:val="nil"/>
              <w:left w:val="nil"/>
              <w:bottom w:val="dashed" w:sz="4" w:space="0" w:color="auto"/>
              <w:right w:val="nil"/>
            </w:tcBorders>
            <w:shd w:val="clear" w:color="auto" w:fill="auto"/>
            <w:noWrap/>
            <w:vAlign w:val="center"/>
            <w:hideMark/>
          </w:tcPr>
          <w:p w14:paraId="53E5BDC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0.7470737</w:t>
            </w:r>
          </w:p>
        </w:tc>
        <w:tc>
          <w:tcPr>
            <w:tcW w:w="0" w:type="auto"/>
            <w:tcBorders>
              <w:top w:val="nil"/>
              <w:left w:val="nil"/>
              <w:bottom w:val="dashed" w:sz="4" w:space="0" w:color="auto"/>
              <w:right w:val="nil"/>
            </w:tcBorders>
            <w:shd w:val="clear" w:color="auto" w:fill="auto"/>
            <w:noWrap/>
            <w:vAlign w:val="center"/>
            <w:hideMark/>
          </w:tcPr>
          <w:p w14:paraId="2FAD5AB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60896307</w:t>
            </w:r>
          </w:p>
        </w:tc>
        <w:tc>
          <w:tcPr>
            <w:tcW w:w="0" w:type="auto"/>
            <w:tcBorders>
              <w:top w:val="nil"/>
              <w:left w:val="nil"/>
              <w:bottom w:val="dashed" w:sz="4" w:space="0" w:color="auto"/>
              <w:right w:val="nil"/>
            </w:tcBorders>
            <w:shd w:val="clear" w:color="auto" w:fill="auto"/>
            <w:noWrap/>
            <w:vAlign w:val="center"/>
            <w:hideMark/>
          </w:tcPr>
          <w:p w14:paraId="287E3B3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56634</w:t>
            </w:r>
          </w:p>
        </w:tc>
        <w:tc>
          <w:tcPr>
            <w:tcW w:w="0" w:type="auto"/>
            <w:tcBorders>
              <w:top w:val="nil"/>
              <w:left w:val="nil"/>
              <w:bottom w:val="dashed" w:sz="4" w:space="0" w:color="auto"/>
              <w:right w:val="nil"/>
            </w:tcBorders>
            <w:shd w:val="clear" w:color="auto" w:fill="auto"/>
            <w:noWrap/>
            <w:vAlign w:val="center"/>
            <w:hideMark/>
          </w:tcPr>
          <w:p w14:paraId="0DB31FF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66645</w:t>
            </w:r>
          </w:p>
        </w:tc>
      </w:tr>
      <w:tr w:rsidR="00352CB9" w:rsidRPr="00946467" w14:paraId="44643B44" w14:textId="77777777" w:rsidTr="005645C4">
        <w:trPr>
          <w:trHeight w:val="288"/>
          <w:jc w:val="center"/>
        </w:trPr>
        <w:tc>
          <w:tcPr>
            <w:tcW w:w="0" w:type="auto"/>
            <w:vMerge/>
            <w:tcBorders>
              <w:top w:val="nil"/>
              <w:left w:val="nil"/>
              <w:bottom w:val="single" w:sz="8" w:space="0" w:color="000000"/>
              <w:right w:val="nil"/>
            </w:tcBorders>
            <w:vAlign w:val="center"/>
            <w:hideMark/>
          </w:tcPr>
          <w:p w14:paraId="0F6CEA47"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0644C28"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Bancolombia</w:t>
            </w:r>
          </w:p>
        </w:tc>
        <w:tc>
          <w:tcPr>
            <w:tcW w:w="0" w:type="auto"/>
            <w:tcBorders>
              <w:top w:val="nil"/>
              <w:left w:val="nil"/>
              <w:bottom w:val="dashed" w:sz="4" w:space="0" w:color="auto"/>
              <w:right w:val="single" w:sz="8" w:space="0" w:color="auto"/>
            </w:tcBorders>
            <w:shd w:val="clear" w:color="auto" w:fill="auto"/>
            <w:noWrap/>
            <w:vAlign w:val="center"/>
            <w:hideMark/>
          </w:tcPr>
          <w:p w14:paraId="02CA746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2BDF322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2C950E7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162363</w:t>
            </w:r>
          </w:p>
        </w:tc>
        <w:tc>
          <w:tcPr>
            <w:tcW w:w="0" w:type="auto"/>
            <w:tcBorders>
              <w:top w:val="nil"/>
              <w:left w:val="nil"/>
              <w:bottom w:val="dashed" w:sz="4" w:space="0" w:color="auto"/>
              <w:right w:val="nil"/>
            </w:tcBorders>
            <w:shd w:val="clear" w:color="auto" w:fill="auto"/>
            <w:noWrap/>
            <w:vAlign w:val="center"/>
            <w:hideMark/>
          </w:tcPr>
          <w:p w14:paraId="6D58D07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0.748749878</w:t>
            </w:r>
          </w:p>
        </w:tc>
        <w:tc>
          <w:tcPr>
            <w:tcW w:w="0" w:type="auto"/>
            <w:tcBorders>
              <w:top w:val="nil"/>
              <w:left w:val="nil"/>
              <w:bottom w:val="dashed" w:sz="4" w:space="0" w:color="auto"/>
              <w:right w:val="nil"/>
            </w:tcBorders>
            <w:shd w:val="clear" w:color="auto" w:fill="auto"/>
            <w:noWrap/>
            <w:vAlign w:val="center"/>
            <w:hideMark/>
          </w:tcPr>
          <w:p w14:paraId="0342018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64919361</w:t>
            </w:r>
          </w:p>
        </w:tc>
        <w:tc>
          <w:tcPr>
            <w:tcW w:w="0" w:type="auto"/>
            <w:tcBorders>
              <w:top w:val="nil"/>
              <w:left w:val="nil"/>
              <w:bottom w:val="dashed" w:sz="4" w:space="0" w:color="auto"/>
              <w:right w:val="nil"/>
            </w:tcBorders>
            <w:shd w:val="clear" w:color="auto" w:fill="auto"/>
            <w:noWrap/>
            <w:vAlign w:val="center"/>
            <w:hideMark/>
          </w:tcPr>
          <w:p w14:paraId="1642718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77841</w:t>
            </w:r>
          </w:p>
        </w:tc>
        <w:tc>
          <w:tcPr>
            <w:tcW w:w="0" w:type="auto"/>
            <w:tcBorders>
              <w:top w:val="nil"/>
              <w:left w:val="nil"/>
              <w:bottom w:val="dashed" w:sz="4" w:space="0" w:color="auto"/>
              <w:right w:val="nil"/>
            </w:tcBorders>
            <w:shd w:val="clear" w:color="auto" w:fill="auto"/>
            <w:noWrap/>
            <w:vAlign w:val="center"/>
            <w:hideMark/>
          </w:tcPr>
          <w:p w14:paraId="0E0A838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82506</w:t>
            </w:r>
          </w:p>
        </w:tc>
      </w:tr>
      <w:tr w:rsidR="00352CB9" w:rsidRPr="00946467" w14:paraId="5D170A23" w14:textId="77777777" w:rsidTr="005645C4">
        <w:trPr>
          <w:trHeight w:val="288"/>
          <w:jc w:val="center"/>
        </w:trPr>
        <w:tc>
          <w:tcPr>
            <w:tcW w:w="0" w:type="auto"/>
            <w:vMerge/>
            <w:tcBorders>
              <w:top w:val="nil"/>
              <w:left w:val="nil"/>
              <w:bottom w:val="single" w:sz="8" w:space="0" w:color="000000"/>
              <w:right w:val="nil"/>
            </w:tcBorders>
            <w:vAlign w:val="center"/>
            <w:hideMark/>
          </w:tcPr>
          <w:p w14:paraId="54427126"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13FBA9A8"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Bancolombia</w:t>
            </w:r>
          </w:p>
        </w:tc>
        <w:tc>
          <w:tcPr>
            <w:tcW w:w="0" w:type="auto"/>
            <w:tcBorders>
              <w:top w:val="nil"/>
              <w:left w:val="nil"/>
              <w:bottom w:val="dashed" w:sz="4" w:space="0" w:color="auto"/>
              <w:right w:val="single" w:sz="8" w:space="0" w:color="auto"/>
            </w:tcBorders>
            <w:shd w:val="clear" w:color="auto" w:fill="auto"/>
            <w:noWrap/>
            <w:vAlign w:val="center"/>
            <w:hideMark/>
          </w:tcPr>
          <w:p w14:paraId="38A8464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2A9C1C9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42023CD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189771</w:t>
            </w:r>
          </w:p>
        </w:tc>
        <w:tc>
          <w:tcPr>
            <w:tcW w:w="0" w:type="auto"/>
            <w:tcBorders>
              <w:top w:val="nil"/>
              <w:left w:val="nil"/>
              <w:bottom w:val="dashed" w:sz="4" w:space="0" w:color="auto"/>
              <w:right w:val="nil"/>
            </w:tcBorders>
            <w:shd w:val="clear" w:color="auto" w:fill="auto"/>
            <w:noWrap/>
            <w:vAlign w:val="center"/>
            <w:hideMark/>
          </w:tcPr>
          <w:p w14:paraId="6AE5492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0.757253732</w:t>
            </w:r>
          </w:p>
        </w:tc>
        <w:tc>
          <w:tcPr>
            <w:tcW w:w="0" w:type="auto"/>
            <w:tcBorders>
              <w:top w:val="nil"/>
              <w:left w:val="nil"/>
              <w:bottom w:val="dashed" w:sz="4" w:space="0" w:color="auto"/>
              <w:right w:val="nil"/>
            </w:tcBorders>
            <w:shd w:val="clear" w:color="auto" w:fill="auto"/>
            <w:noWrap/>
            <w:vAlign w:val="center"/>
            <w:hideMark/>
          </w:tcPr>
          <w:p w14:paraId="7934C58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66833232</w:t>
            </w:r>
          </w:p>
        </w:tc>
        <w:tc>
          <w:tcPr>
            <w:tcW w:w="0" w:type="auto"/>
            <w:tcBorders>
              <w:top w:val="nil"/>
              <w:left w:val="nil"/>
              <w:bottom w:val="dashed" w:sz="4" w:space="0" w:color="auto"/>
              <w:right w:val="nil"/>
            </w:tcBorders>
            <w:shd w:val="clear" w:color="auto" w:fill="auto"/>
            <w:noWrap/>
            <w:vAlign w:val="center"/>
            <w:hideMark/>
          </w:tcPr>
          <w:p w14:paraId="788A637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86193</w:t>
            </w:r>
          </w:p>
        </w:tc>
        <w:tc>
          <w:tcPr>
            <w:tcW w:w="0" w:type="auto"/>
            <w:tcBorders>
              <w:top w:val="nil"/>
              <w:left w:val="nil"/>
              <w:bottom w:val="dashed" w:sz="4" w:space="0" w:color="auto"/>
              <w:right w:val="nil"/>
            </w:tcBorders>
            <w:shd w:val="clear" w:color="auto" w:fill="auto"/>
            <w:noWrap/>
            <w:vAlign w:val="center"/>
            <w:hideMark/>
          </w:tcPr>
          <w:p w14:paraId="7017D36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84006</w:t>
            </w:r>
          </w:p>
        </w:tc>
      </w:tr>
      <w:tr w:rsidR="00352CB9" w:rsidRPr="00946467" w14:paraId="55988B3F" w14:textId="77777777" w:rsidTr="005645C4">
        <w:trPr>
          <w:trHeight w:val="288"/>
          <w:jc w:val="center"/>
        </w:trPr>
        <w:tc>
          <w:tcPr>
            <w:tcW w:w="0" w:type="auto"/>
            <w:vMerge/>
            <w:tcBorders>
              <w:top w:val="nil"/>
              <w:left w:val="nil"/>
              <w:bottom w:val="single" w:sz="8" w:space="0" w:color="000000"/>
              <w:right w:val="nil"/>
            </w:tcBorders>
            <w:vAlign w:val="center"/>
            <w:hideMark/>
          </w:tcPr>
          <w:p w14:paraId="57ECBF3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306FE33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Bancolombia</w:t>
            </w:r>
          </w:p>
        </w:tc>
        <w:tc>
          <w:tcPr>
            <w:tcW w:w="0" w:type="auto"/>
            <w:tcBorders>
              <w:top w:val="nil"/>
              <w:left w:val="nil"/>
              <w:bottom w:val="dashed" w:sz="4" w:space="0" w:color="auto"/>
              <w:right w:val="single" w:sz="8" w:space="0" w:color="auto"/>
            </w:tcBorders>
            <w:shd w:val="clear" w:color="auto" w:fill="auto"/>
            <w:noWrap/>
            <w:vAlign w:val="center"/>
            <w:hideMark/>
          </w:tcPr>
          <w:p w14:paraId="4F6D819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37113CF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2B5BE78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236553</w:t>
            </w:r>
          </w:p>
        </w:tc>
        <w:tc>
          <w:tcPr>
            <w:tcW w:w="0" w:type="auto"/>
            <w:tcBorders>
              <w:top w:val="nil"/>
              <w:left w:val="nil"/>
              <w:bottom w:val="dashed" w:sz="4" w:space="0" w:color="auto"/>
              <w:right w:val="nil"/>
            </w:tcBorders>
            <w:shd w:val="clear" w:color="auto" w:fill="auto"/>
            <w:noWrap/>
            <w:vAlign w:val="center"/>
            <w:hideMark/>
          </w:tcPr>
          <w:p w14:paraId="7FCD26A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0.77764277</w:t>
            </w:r>
          </w:p>
        </w:tc>
        <w:tc>
          <w:tcPr>
            <w:tcW w:w="0" w:type="auto"/>
            <w:tcBorders>
              <w:top w:val="nil"/>
              <w:left w:val="nil"/>
              <w:bottom w:val="dashed" w:sz="4" w:space="0" w:color="auto"/>
              <w:right w:val="nil"/>
            </w:tcBorders>
            <w:shd w:val="clear" w:color="auto" w:fill="auto"/>
            <w:noWrap/>
            <w:vAlign w:val="center"/>
            <w:hideMark/>
          </w:tcPr>
          <w:p w14:paraId="7C5129B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69894924</w:t>
            </w:r>
          </w:p>
        </w:tc>
        <w:tc>
          <w:tcPr>
            <w:tcW w:w="0" w:type="auto"/>
            <w:tcBorders>
              <w:top w:val="nil"/>
              <w:left w:val="nil"/>
              <w:bottom w:val="dashed" w:sz="4" w:space="0" w:color="auto"/>
              <w:right w:val="nil"/>
            </w:tcBorders>
            <w:shd w:val="clear" w:color="auto" w:fill="auto"/>
            <w:noWrap/>
            <w:vAlign w:val="center"/>
            <w:hideMark/>
          </w:tcPr>
          <w:p w14:paraId="50B92E5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128319</w:t>
            </w:r>
          </w:p>
        </w:tc>
        <w:tc>
          <w:tcPr>
            <w:tcW w:w="0" w:type="auto"/>
            <w:tcBorders>
              <w:top w:val="nil"/>
              <w:left w:val="nil"/>
              <w:bottom w:val="dashed" w:sz="4" w:space="0" w:color="auto"/>
              <w:right w:val="nil"/>
            </w:tcBorders>
            <w:shd w:val="clear" w:color="auto" w:fill="auto"/>
            <w:noWrap/>
            <w:vAlign w:val="center"/>
            <w:hideMark/>
          </w:tcPr>
          <w:p w14:paraId="6B346F2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118227</w:t>
            </w:r>
          </w:p>
        </w:tc>
      </w:tr>
      <w:tr w:rsidR="00352CB9" w:rsidRPr="00946467" w14:paraId="121EDCA1" w14:textId="77777777" w:rsidTr="005645C4">
        <w:trPr>
          <w:trHeight w:val="288"/>
          <w:jc w:val="center"/>
        </w:trPr>
        <w:tc>
          <w:tcPr>
            <w:tcW w:w="0" w:type="auto"/>
            <w:vMerge/>
            <w:tcBorders>
              <w:top w:val="nil"/>
              <w:left w:val="nil"/>
              <w:bottom w:val="single" w:sz="8" w:space="0" w:color="000000"/>
              <w:right w:val="nil"/>
            </w:tcBorders>
            <w:vAlign w:val="center"/>
            <w:hideMark/>
          </w:tcPr>
          <w:p w14:paraId="5822E1B4"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D398CDB"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Bancolombia</w:t>
            </w:r>
          </w:p>
        </w:tc>
        <w:tc>
          <w:tcPr>
            <w:tcW w:w="0" w:type="auto"/>
            <w:tcBorders>
              <w:top w:val="nil"/>
              <w:left w:val="nil"/>
              <w:bottom w:val="dashed" w:sz="4" w:space="0" w:color="auto"/>
              <w:right w:val="single" w:sz="8" w:space="0" w:color="auto"/>
            </w:tcBorders>
            <w:shd w:val="clear" w:color="auto" w:fill="auto"/>
            <w:noWrap/>
            <w:vAlign w:val="center"/>
            <w:hideMark/>
          </w:tcPr>
          <w:p w14:paraId="33DD9EE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5826BD1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61320BA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283005</w:t>
            </w:r>
          </w:p>
        </w:tc>
        <w:tc>
          <w:tcPr>
            <w:tcW w:w="0" w:type="auto"/>
            <w:tcBorders>
              <w:top w:val="nil"/>
              <w:left w:val="nil"/>
              <w:bottom w:val="dashed" w:sz="4" w:space="0" w:color="auto"/>
              <w:right w:val="nil"/>
            </w:tcBorders>
            <w:shd w:val="clear" w:color="auto" w:fill="auto"/>
            <w:noWrap/>
            <w:vAlign w:val="center"/>
            <w:hideMark/>
          </w:tcPr>
          <w:p w14:paraId="57F4F04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0.791898554</w:t>
            </w:r>
          </w:p>
        </w:tc>
        <w:tc>
          <w:tcPr>
            <w:tcW w:w="0" w:type="auto"/>
            <w:tcBorders>
              <w:top w:val="nil"/>
              <w:left w:val="nil"/>
              <w:bottom w:val="dashed" w:sz="4" w:space="0" w:color="auto"/>
              <w:right w:val="nil"/>
            </w:tcBorders>
            <w:shd w:val="clear" w:color="auto" w:fill="auto"/>
            <w:noWrap/>
            <w:vAlign w:val="center"/>
            <w:hideMark/>
          </w:tcPr>
          <w:p w14:paraId="6AB20CD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76260252</w:t>
            </w:r>
          </w:p>
        </w:tc>
        <w:tc>
          <w:tcPr>
            <w:tcW w:w="0" w:type="auto"/>
            <w:tcBorders>
              <w:top w:val="nil"/>
              <w:left w:val="nil"/>
              <w:bottom w:val="dashed" w:sz="4" w:space="0" w:color="auto"/>
              <w:right w:val="nil"/>
            </w:tcBorders>
            <w:shd w:val="clear" w:color="auto" w:fill="auto"/>
            <w:noWrap/>
            <w:vAlign w:val="center"/>
            <w:hideMark/>
          </w:tcPr>
          <w:p w14:paraId="4BA3470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70482</w:t>
            </w:r>
          </w:p>
        </w:tc>
        <w:tc>
          <w:tcPr>
            <w:tcW w:w="0" w:type="auto"/>
            <w:tcBorders>
              <w:top w:val="nil"/>
              <w:left w:val="nil"/>
              <w:bottom w:val="dashed" w:sz="4" w:space="0" w:color="auto"/>
              <w:right w:val="nil"/>
            </w:tcBorders>
            <w:shd w:val="clear" w:color="auto" w:fill="auto"/>
            <w:noWrap/>
            <w:vAlign w:val="center"/>
            <w:hideMark/>
          </w:tcPr>
          <w:p w14:paraId="51E9D1B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69003</w:t>
            </w:r>
          </w:p>
        </w:tc>
      </w:tr>
      <w:tr w:rsidR="00352CB9" w:rsidRPr="00946467" w14:paraId="54C4E95D" w14:textId="77777777" w:rsidTr="005645C4">
        <w:trPr>
          <w:trHeight w:val="300"/>
          <w:jc w:val="center"/>
        </w:trPr>
        <w:tc>
          <w:tcPr>
            <w:tcW w:w="0" w:type="auto"/>
            <w:vMerge/>
            <w:tcBorders>
              <w:top w:val="nil"/>
              <w:left w:val="nil"/>
              <w:bottom w:val="single" w:sz="8" w:space="0" w:color="000000"/>
              <w:right w:val="nil"/>
            </w:tcBorders>
            <w:vAlign w:val="center"/>
            <w:hideMark/>
          </w:tcPr>
          <w:p w14:paraId="4502D817"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1928CEC3"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Bancolombia</w:t>
            </w:r>
          </w:p>
        </w:tc>
        <w:tc>
          <w:tcPr>
            <w:tcW w:w="0" w:type="auto"/>
            <w:tcBorders>
              <w:top w:val="nil"/>
              <w:left w:val="nil"/>
              <w:bottom w:val="single" w:sz="8" w:space="0" w:color="auto"/>
              <w:right w:val="single" w:sz="8" w:space="0" w:color="auto"/>
            </w:tcBorders>
            <w:shd w:val="clear" w:color="auto" w:fill="auto"/>
            <w:noWrap/>
            <w:vAlign w:val="center"/>
            <w:hideMark/>
          </w:tcPr>
          <w:p w14:paraId="4D90D19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47C5D4B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0B7E4D2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239616</w:t>
            </w:r>
          </w:p>
        </w:tc>
        <w:tc>
          <w:tcPr>
            <w:tcW w:w="0" w:type="auto"/>
            <w:tcBorders>
              <w:top w:val="nil"/>
              <w:left w:val="nil"/>
              <w:bottom w:val="single" w:sz="8" w:space="0" w:color="auto"/>
              <w:right w:val="nil"/>
            </w:tcBorders>
            <w:shd w:val="clear" w:color="auto" w:fill="auto"/>
            <w:noWrap/>
            <w:vAlign w:val="center"/>
            <w:hideMark/>
          </w:tcPr>
          <w:p w14:paraId="0763388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0.797099535</w:t>
            </w:r>
          </w:p>
        </w:tc>
        <w:tc>
          <w:tcPr>
            <w:tcW w:w="0" w:type="auto"/>
            <w:tcBorders>
              <w:top w:val="nil"/>
              <w:left w:val="nil"/>
              <w:bottom w:val="single" w:sz="8" w:space="0" w:color="auto"/>
              <w:right w:val="nil"/>
            </w:tcBorders>
            <w:shd w:val="clear" w:color="auto" w:fill="auto"/>
            <w:noWrap/>
            <w:vAlign w:val="center"/>
            <w:hideMark/>
          </w:tcPr>
          <w:p w14:paraId="047D291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61551246</w:t>
            </w:r>
          </w:p>
        </w:tc>
        <w:tc>
          <w:tcPr>
            <w:tcW w:w="0" w:type="auto"/>
            <w:tcBorders>
              <w:top w:val="nil"/>
              <w:left w:val="nil"/>
              <w:bottom w:val="single" w:sz="8" w:space="0" w:color="auto"/>
              <w:right w:val="nil"/>
            </w:tcBorders>
            <w:shd w:val="clear" w:color="auto" w:fill="auto"/>
            <w:noWrap/>
            <w:vAlign w:val="center"/>
            <w:hideMark/>
          </w:tcPr>
          <w:p w14:paraId="509EA6E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38151</w:t>
            </w:r>
          </w:p>
        </w:tc>
        <w:tc>
          <w:tcPr>
            <w:tcW w:w="0" w:type="auto"/>
            <w:tcBorders>
              <w:top w:val="nil"/>
              <w:left w:val="nil"/>
              <w:bottom w:val="single" w:sz="8" w:space="0" w:color="auto"/>
              <w:right w:val="nil"/>
            </w:tcBorders>
            <w:shd w:val="clear" w:color="auto" w:fill="auto"/>
            <w:noWrap/>
            <w:vAlign w:val="center"/>
            <w:hideMark/>
          </w:tcPr>
          <w:p w14:paraId="7175F1A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36183</w:t>
            </w:r>
          </w:p>
        </w:tc>
      </w:tr>
      <w:tr w:rsidR="00352CB9" w:rsidRPr="00946467" w14:paraId="26E45250"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21397020"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11</w:t>
            </w:r>
          </w:p>
        </w:tc>
        <w:tc>
          <w:tcPr>
            <w:tcW w:w="0" w:type="auto"/>
            <w:tcBorders>
              <w:top w:val="nil"/>
              <w:left w:val="nil"/>
              <w:bottom w:val="dashed" w:sz="4" w:space="0" w:color="auto"/>
              <w:right w:val="nil"/>
            </w:tcBorders>
            <w:shd w:val="clear" w:color="auto" w:fill="auto"/>
            <w:noWrap/>
            <w:vAlign w:val="center"/>
            <w:hideMark/>
          </w:tcPr>
          <w:p w14:paraId="338F3F36"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Itau</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1978CE5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4A8FA8C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044AD2B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w:t>
            </w:r>
          </w:p>
        </w:tc>
        <w:tc>
          <w:tcPr>
            <w:tcW w:w="0" w:type="auto"/>
            <w:tcBorders>
              <w:top w:val="nil"/>
              <w:left w:val="nil"/>
              <w:bottom w:val="dashed" w:sz="4" w:space="0" w:color="auto"/>
              <w:right w:val="nil"/>
            </w:tcBorders>
            <w:shd w:val="clear" w:color="auto" w:fill="auto"/>
            <w:noWrap/>
            <w:vAlign w:val="center"/>
            <w:hideMark/>
          </w:tcPr>
          <w:p w14:paraId="4582194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0.434746661</w:t>
            </w:r>
          </w:p>
        </w:tc>
        <w:tc>
          <w:tcPr>
            <w:tcW w:w="0" w:type="auto"/>
            <w:tcBorders>
              <w:top w:val="nil"/>
              <w:left w:val="nil"/>
              <w:bottom w:val="dashed" w:sz="4" w:space="0" w:color="auto"/>
              <w:right w:val="nil"/>
            </w:tcBorders>
            <w:shd w:val="clear" w:color="auto" w:fill="auto"/>
            <w:noWrap/>
            <w:vAlign w:val="center"/>
            <w:hideMark/>
          </w:tcPr>
          <w:p w14:paraId="2B0FD8F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2435700</w:t>
            </w:r>
          </w:p>
        </w:tc>
        <w:tc>
          <w:tcPr>
            <w:tcW w:w="0" w:type="auto"/>
            <w:tcBorders>
              <w:top w:val="nil"/>
              <w:left w:val="nil"/>
              <w:bottom w:val="dashed" w:sz="4" w:space="0" w:color="auto"/>
              <w:right w:val="nil"/>
            </w:tcBorders>
            <w:shd w:val="clear" w:color="auto" w:fill="auto"/>
            <w:noWrap/>
            <w:vAlign w:val="center"/>
            <w:hideMark/>
          </w:tcPr>
          <w:p w14:paraId="1A0322F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4005</w:t>
            </w:r>
          </w:p>
        </w:tc>
        <w:tc>
          <w:tcPr>
            <w:tcW w:w="0" w:type="auto"/>
            <w:tcBorders>
              <w:top w:val="nil"/>
              <w:left w:val="nil"/>
              <w:bottom w:val="dashed" w:sz="4" w:space="0" w:color="auto"/>
              <w:right w:val="nil"/>
            </w:tcBorders>
            <w:shd w:val="clear" w:color="auto" w:fill="auto"/>
            <w:noWrap/>
            <w:vAlign w:val="center"/>
            <w:hideMark/>
          </w:tcPr>
          <w:p w14:paraId="05624B0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5982</w:t>
            </w:r>
          </w:p>
        </w:tc>
      </w:tr>
      <w:tr w:rsidR="00352CB9" w:rsidRPr="00946467" w14:paraId="37453BBC" w14:textId="77777777" w:rsidTr="005645C4">
        <w:trPr>
          <w:trHeight w:val="288"/>
          <w:jc w:val="center"/>
        </w:trPr>
        <w:tc>
          <w:tcPr>
            <w:tcW w:w="0" w:type="auto"/>
            <w:vMerge/>
            <w:tcBorders>
              <w:top w:val="nil"/>
              <w:left w:val="nil"/>
              <w:bottom w:val="single" w:sz="8" w:space="0" w:color="000000"/>
              <w:right w:val="nil"/>
            </w:tcBorders>
            <w:vAlign w:val="center"/>
            <w:hideMark/>
          </w:tcPr>
          <w:p w14:paraId="20367E96"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65A30AD2"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Itau</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3AE2FB5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30D05B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44494D4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w:t>
            </w:r>
          </w:p>
        </w:tc>
        <w:tc>
          <w:tcPr>
            <w:tcW w:w="0" w:type="auto"/>
            <w:tcBorders>
              <w:top w:val="nil"/>
              <w:left w:val="nil"/>
              <w:bottom w:val="dashed" w:sz="4" w:space="0" w:color="auto"/>
              <w:right w:val="nil"/>
            </w:tcBorders>
            <w:shd w:val="clear" w:color="auto" w:fill="auto"/>
            <w:noWrap/>
            <w:vAlign w:val="center"/>
            <w:hideMark/>
          </w:tcPr>
          <w:p w14:paraId="4B26DBB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0.443022678</w:t>
            </w:r>
          </w:p>
        </w:tc>
        <w:tc>
          <w:tcPr>
            <w:tcW w:w="0" w:type="auto"/>
            <w:tcBorders>
              <w:top w:val="nil"/>
              <w:left w:val="nil"/>
              <w:bottom w:val="dashed" w:sz="4" w:space="0" w:color="auto"/>
              <w:right w:val="nil"/>
            </w:tcBorders>
            <w:shd w:val="clear" w:color="auto" w:fill="auto"/>
            <w:noWrap/>
            <w:vAlign w:val="center"/>
            <w:hideMark/>
          </w:tcPr>
          <w:p w14:paraId="2CC7A81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2724234</w:t>
            </w:r>
          </w:p>
        </w:tc>
        <w:tc>
          <w:tcPr>
            <w:tcW w:w="0" w:type="auto"/>
            <w:tcBorders>
              <w:top w:val="nil"/>
              <w:left w:val="nil"/>
              <w:bottom w:val="dashed" w:sz="4" w:space="0" w:color="auto"/>
              <w:right w:val="nil"/>
            </w:tcBorders>
            <w:shd w:val="clear" w:color="auto" w:fill="auto"/>
            <w:noWrap/>
            <w:vAlign w:val="center"/>
            <w:hideMark/>
          </w:tcPr>
          <w:p w14:paraId="02874A9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4152</w:t>
            </w:r>
          </w:p>
        </w:tc>
        <w:tc>
          <w:tcPr>
            <w:tcW w:w="0" w:type="auto"/>
            <w:tcBorders>
              <w:top w:val="nil"/>
              <w:left w:val="nil"/>
              <w:bottom w:val="dashed" w:sz="4" w:space="0" w:color="auto"/>
              <w:right w:val="nil"/>
            </w:tcBorders>
            <w:shd w:val="clear" w:color="auto" w:fill="auto"/>
            <w:noWrap/>
            <w:vAlign w:val="center"/>
            <w:hideMark/>
          </w:tcPr>
          <w:p w14:paraId="1B44BE4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6042</w:t>
            </w:r>
          </w:p>
        </w:tc>
      </w:tr>
      <w:tr w:rsidR="00352CB9" w:rsidRPr="00946467" w14:paraId="0E573140" w14:textId="77777777" w:rsidTr="005645C4">
        <w:trPr>
          <w:trHeight w:val="288"/>
          <w:jc w:val="center"/>
        </w:trPr>
        <w:tc>
          <w:tcPr>
            <w:tcW w:w="0" w:type="auto"/>
            <w:vMerge/>
            <w:tcBorders>
              <w:top w:val="nil"/>
              <w:left w:val="nil"/>
              <w:bottom w:val="single" w:sz="8" w:space="0" w:color="000000"/>
              <w:right w:val="nil"/>
            </w:tcBorders>
            <w:vAlign w:val="center"/>
            <w:hideMark/>
          </w:tcPr>
          <w:p w14:paraId="761168C5"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14ED46BA"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Itau</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6DBF1C7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57B40BB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31319F4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w:t>
            </w:r>
          </w:p>
        </w:tc>
        <w:tc>
          <w:tcPr>
            <w:tcW w:w="0" w:type="auto"/>
            <w:tcBorders>
              <w:top w:val="nil"/>
              <w:left w:val="nil"/>
              <w:bottom w:val="dashed" w:sz="4" w:space="0" w:color="auto"/>
              <w:right w:val="nil"/>
            </w:tcBorders>
            <w:shd w:val="clear" w:color="auto" w:fill="auto"/>
            <w:noWrap/>
            <w:vAlign w:val="center"/>
            <w:hideMark/>
          </w:tcPr>
          <w:p w14:paraId="57B84B0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0.41312771</w:t>
            </w:r>
          </w:p>
        </w:tc>
        <w:tc>
          <w:tcPr>
            <w:tcW w:w="0" w:type="auto"/>
            <w:tcBorders>
              <w:top w:val="nil"/>
              <w:left w:val="nil"/>
              <w:bottom w:val="dashed" w:sz="4" w:space="0" w:color="auto"/>
              <w:right w:val="nil"/>
            </w:tcBorders>
            <w:shd w:val="clear" w:color="auto" w:fill="auto"/>
            <w:noWrap/>
            <w:vAlign w:val="center"/>
            <w:hideMark/>
          </w:tcPr>
          <w:p w14:paraId="5423E68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3117318</w:t>
            </w:r>
          </w:p>
        </w:tc>
        <w:tc>
          <w:tcPr>
            <w:tcW w:w="0" w:type="auto"/>
            <w:tcBorders>
              <w:top w:val="nil"/>
              <w:left w:val="nil"/>
              <w:bottom w:val="dashed" w:sz="4" w:space="0" w:color="auto"/>
              <w:right w:val="nil"/>
            </w:tcBorders>
            <w:shd w:val="clear" w:color="auto" w:fill="auto"/>
            <w:noWrap/>
            <w:vAlign w:val="center"/>
            <w:hideMark/>
          </w:tcPr>
          <w:p w14:paraId="005064E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4227</w:t>
            </w:r>
          </w:p>
        </w:tc>
        <w:tc>
          <w:tcPr>
            <w:tcW w:w="0" w:type="auto"/>
            <w:tcBorders>
              <w:top w:val="nil"/>
              <w:left w:val="nil"/>
              <w:bottom w:val="dashed" w:sz="4" w:space="0" w:color="auto"/>
              <w:right w:val="nil"/>
            </w:tcBorders>
            <w:shd w:val="clear" w:color="auto" w:fill="auto"/>
            <w:noWrap/>
            <w:vAlign w:val="center"/>
            <w:hideMark/>
          </w:tcPr>
          <w:p w14:paraId="273A9AF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6288</w:t>
            </w:r>
          </w:p>
        </w:tc>
      </w:tr>
      <w:tr w:rsidR="00352CB9" w:rsidRPr="00946467" w14:paraId="067B792E" w14:textId="77777777" w:rsidTr="005645C4">
        <w:trPr>
          <w:trHeight w:val="288"/>
          <w:jc w:val="center"/>
        </w:trPr>
        <w:tc>
          <w:tcPr>
            <w:tcW w:w="0" w:type="auto"/>
            <w:vMerge/>
            <w:tcBorders>
              <w:top w:val="nil"/>
              <w:left w:val="nil"/>
              <w:bottom w:val="single" w:sz="8" w:space="0" w:color="000000"/>
              <w:right w:val="nil"/>
            </w:tcBorders>
            <w:vAlign w:val="center"/>
            <w:hideMark/>
          </w:tcPr>
          <w:p w14:paraId="4209255D"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73EB34B4"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Itau</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2151C80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5973073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2CE8809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45213</w:t>
            </w:r>
          </w:p>
        </w:tc>
        <w:tc>
          <w:tcPr>
            <w:tcW w:w="0" w:type="auto"/>
            <w:tcBorders>
              <w:top w:val="nil"/>
              <w:left w:val="nil"/>
              <w:bottom w:val="dashed" w:sz="4" w:space="0" w:color="auto"/>
              <w:right w:val="nil"/>
            </w:tcBorders>
            <w:shd w:val="clear" w:color="auto" w:fill="auto"/>
            <w:noWrap/>
            <w:vAlign w:val="center"/>
            <w:hideMark/>
          </w:tcPr>
          <w:p w14:paraId="6E997F0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0.404103944</w:t>
            </w:r>
          </w:p>
        </w:tc>
        <w:tc>
          <w:tcPr>
            <w:tcW w:w="0" w:type="auto"/>
            <w:tcBorders>
              <w:top w:val="nil"/>
              <w:left w:val="nil"/>
              <w:bottom w:val="dashed" w:sz="4" w:space="0" w:color="auto"/>
              <w:right w:val="nil"/>
            </w:tcBorders>
            <w:shd w:val="clear" w:color="auto" w:fill="auto"/>
            <w:noWrap/>
            <w:vAlign w:val="center"/>
            <w:hideMark/>
          </w:tcPr>
          <w:p w14:paraId="11AC65B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3432177</w:t>
            </w:r>
          </w:p>
        </w:tc>
        <w:tc>
          <w:tcPr>
            <w:tcW w:w="0" w:type="auto"/>
            <w:tcBorders>
              <w:top w:val="nil"/>
              <w:left w:val="nil"/>
              <w:bottom w:val="dashed" w:sz="4" w:space="0" w:color="auto"/>
              <w:right w:val="nil"/>
            </w:tcBorders>
            <w:shd w:val="clear" w:color="auto" w:fill="auto"/>
            <w:noWrap/>
            <w:vAlign w:val="center"/>
            <w:hideMark/>
          </w:tcPr>
          <w:p w14:paraId="1DC74D0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7542</w:t>
            </w:r>
          </w:p>
        </w:tc>
        <w:tc>
          <w:tcPr>
            <w:tcW w:w="0" w:type="auto"/>
            <w:tcBorders>
              <w:top w:val="nil"/>
              <w:left w:val="nil"/>
              <w:bottom w:val="dashed" w:sz="4" w:space="0" w:color="auto"/>
              <w:right w:val="nil"/>
            </w:tcBorders>
            <w:shd w:val="clear" w:color="auto" w:fill="auto"/>
            <w:noWrap/>
            <w:vAlign w:val="center"/>
            <w:hideMark/>
          </w:tcPr>
          <w:p w14:paraId="01E3428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10281</w:t>
            </w:r>
          </w:p>
        </w:tc>
      </w:tr>
      <w:tr w:rsidR="00352CB9" w:rsidRPr="00946467" w14:paraId="4F91CCFA" w14:textId="77777777" w:rsidTr="005645C4">
        <w:trPr>
          <w:trHeight w:val="288"/>
          <w:jc w:val="center"/>
        </w:trPr>
        <w:tc>
          <w:tcPr>
            <w:tcW w:w="0" w:type="auto"/>
            <w:vMerge/>
            <w:tcBorders>
              <w:top w:val="nil"/>
              <w:left w:val="nil"/>
              <w:bottom w:val="single" w:sz="8" w:space="0" w:color="000000"/>
              <w:right w:val="nil"/>
            </w:tcBorders>
            <w:vAlign w:val="center"/>
            <w:hideMark/>
          </w:tcPr>
          <w:p w14:paraId="49E4882B"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F48BBC4"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Itau</w:t>
            </w:r>
            <w:proofErr w:type="spellEnd"/>
          </w:p>
        </w:tc>
        <w:tc>
          <w:tcPr>
            <w:tcW w:w="0" w:type="auto"/>
            <w:tcBorders>
              <w:top w:val="nil"/>
              <w:left w:val="nil"/>
              <w:bottom w:val="dashed" w:sz="4" w:space="0" w:color="auto"/>
              <w:right w:val="single" w:sz="8" w:space="0" w:color="auto"/>
            </w:tcBorders>
            <w:shd w:val="clear" w:color="auto" w:fill="auto"/>
            <w:noWrap/>
            <w:vAlign w:val="center"/>
            <w:hideMark/>
          </w:tcPr>
          <w:p w14:paraId="04583D2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482F9B3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6561C1A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34203</w:t>
            </w:r>
          </w:p>
        </w:tc>
        <w:tc>
          <w:tcPr>
            <w:tcW w:w="0" w:type="auto"/>
            <w:tcBorders>
              <w:top w:val="nil"/>
              <w:left w:val="nil"/>
              <w:bottom w:val="dashed" w:sz="4" w:space="0" w:color="auto"/>
              <w:right w:val="nil"/>
            </w:tcBorders>
            <w:shd w:val="clear" w:color="auto" w:fill="auto"/>
            <w:noWrap/>
            <w:vAlign w:val="center"/>
            <w:hideMark/>
          </w:tcPr>
          <w:p w14:paraId="724FF4F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0.391275965</w:t>
            </w:r>
          </w:p>
        </w:tc>
        <w:tc>
          <w:tcPr>
            <w:tcW w:w="0" w:type="auto"/>
            <w:tcBorders>
              <w:top w:val="nil"/>
              <w:left w:val="nil"/>
              <w:bottom w:val="dashed" w:sz="4" w:space="0" w:color="auto"/>
              <w:right w:val="nil"/>
            </w:tcBorders>
            <w:shd w:val="clear" w:color="auto" w:fill="auto"/>
            <w:noWrap/>
            <w:vAlign w:val="center"/>
            <w:hideMark/>
          </w:tcPr>
          <w:p w14:paraId="0076AAB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3785064</w:t>
            </w:r>
          </w:p>
        </w:tc>
        <w:tc>
          <w:tcPr>
            <w:tcW w:w="0" w:type="auto"/>
            <w:tcBorders>
              <w:top w:val="nil"/>
              <w:left w:val="nil"/>
              <w:bottom w:val="dashed" w:sz="4" w:space="0" w:color="auto"/>
              <w:right w:val="nil"/>
            </w:tcBorders>
            <w:shd w:val="clear" w:color="auto" w:fill="auto"/>
            <w:noWrap/>
            <w:vAlign w:val="center"/>
            <w:hideMark/>
          </w:tcPr>
          <w:p w14:paraId="6380CEE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3651</w:t>
            </w:r>
          </w:p>
        </w:tc>
        <w:tc>
          <w:tcPr>
            <w:tcW w:w="0" w:type="auto"/>
            <w:tcBorders>
              <w:top w:val="nil"/>
              <w:left w:val="nil"/>
              <w:bottom w:val="dashed" w:sz="4" w:space="0" w:color="auto"/>
              <w:right w:val="nil"/>
            </w:tcBorders>
            <w:shd w:val="clear" w:color="auto" w:fill="auto"/>
            <w:noWrap/>
            <w:vAlign w:val="center"/>
            <w:hideMark/>
          </w:tcPr>
          <w:p w14:paraId="5F8D6CB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4740</w:t>
            </w:r>
          </w:p>
        </w:tc>
      </w:tr>
      <w:tr w:rsidR="00352CB9" w:rsidRPr="00946467" w14:paraId="6971E492" w14:textId="77777777" w:rsidTr="005645C4">
        <w:trPr>
          <w:trHeight w:val="300"/>
          <w:jc w:val="center"/>
        </w:trPr>
        <w:tc>
          <w:tcPr>
            <w:tcW w:w="0" w:type="auto"/>
            <w:vMerge/>
            <w:tcBorders>
              <w:top w:val="nil"/>
              <w:left w:val="nil"/>
              <w:bottom w:val="single" w:sz="8" w:space="0" w:color="000000"/>
              <w:right w:val="nil"/>
            </w:tcBorders>
            <w:vAlign w:val="center"/>
            <w:hideMark/>
          </w:tcPr>
          <w:p w14:paraId="27717ABF"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477EC8C1"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Itau</w:t>
            </w:r>
            <w:proofErr w:type="spellEnd"/>
          </w:p>
        </w:tc>
        <w:tc>
          <w:tcPr>
            <w:tcW w:w="0" w:type="auto"/>
            <w:tcBorders>
              <w:top w:val="nil"/>
              <w:left w:val="nil"/>
              <w:bottom w:val="single" w:sz="8" w:space="0" w:color="auto"/>
              <w:right w:val="single" w:sz="8" w:space="0" w:color="auto"/>
            </w:tcBorders>
            <w:shd w:val="clear" w:color="auto" w:fill="auto"/>
            <w:noWrap/>
            <w:vAlign w:val="center"/>
            <w:hideMark/>
          </w:tcPr>
          <w:p w14:paraId="65E8660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1F9E490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16642D0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7884</w:t>
            </w:r>
          </w:p>
        </w:tc>
        <w:tc>
          <w:tcPr>
            <w:tcW w:w="0" w:type="auto"/>
            <w:tcBorders>
              <w:top w:val="nil"/>
              <w:left w:val="nil"/>
              <w:bottom w:val="single" w:sz="8" w:space="0" w:color="auto"/>
              <w:right w:val="nil"/>
            </w:tcBorders>
            <w:shd w:val="clear" w:color="auto" w:fill="auto"/>
            <w:noWrap/>
            <w:vAlign w:val="center"/>
            <w:hideMark/>
          </w:tcPr>
          <w:p w14:paraId="1C20CBE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0.365776659</w:t>
            </w:r>
          </w:p>
        </w:tc>
        <w:tc>
          <w:tcPr>
            <w:tcW w:w="0" w:type="auto"/>
            <w:tcBorders>
              <w:top w:val="nil"/>
              <w:left w:val="nil"/>
              <w:bottom w:val="single" w:sz="8" w:space="0" w:color="auto"/>
              <w:right w:val="nil"/>
            </w:tcBorders>
            <w:shd w:val="clear" w:color="auto" w:fill="auto"/>
            <w:noWrap/>
            <w:vAlign w:val="center"/>
            <w:hideMark/>
          </w:tcPr>
          <w:p w14:paraId="313A11C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3014229</w:t>
            </w:r>
          </w:p>
        </w:tc>
        <w:tc>
          <w:tcPr>
            <w:tcW w:w="0" w:type="auto"/>
            <w:tcBorders>
              <w:top w:val="nil"/>
              <w:left w:val="nil"/>
              <w:bottom w:val="single" w:sz="8" w:space="0" w:color="auto"/>
              <w:right w:val="nil"/>
            </w:tcBorders>
            <w:shd w:val="clear" w:color="auto" w:fill="auto"/>
            <w:noWrap/>
            <w:vAlign w:val="center"/>
            <w:hideMark/>
          </w:tcPr>
          <w:p w14:paraId="1BC93BD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1722</w:t>
            </w:r>
          </w:p>
        </w:tc>
        <w:tc>
          <w:tcPr>
            <w:tcW w:w="0" w:type="auto"/>
            <w:tcBorders>
              <w:top w:val="nil"/>
              <w:left w:val="nil"/>
              <w:bottom w:val="single" w:sz="8" w:space="0" w:color="auto"/>
              <w:right w:val="nil"/>
            </w:tcBorders>
            <w:shd w:val="clear" w:color="auto" w:fill="auto"/>
            <w:noWrap/>
            <w:vAlign w:val="center"/>
            <w:hideMark/>
          </w:tcPr>
          <w:p w14:paraId="120874B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2367</w:t>
            </w:r>
          </w:p>
        </w:tc>
      </w:tr>
      <w:tr w:rsidR="00352CB9" w:rsidRPr="00946467" w14:paraId="21252082"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515AA44F"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12</w:t>
            </w:r>
          </w:p>
        </w:tc>
        <w:tc>
          <w:tcPr>
            <w:tcW w:w="0" w:type="auto"/>
            <w:tcBorders>
              <w:top w:val="nil"/>
              <w:left w:val="nil"/>
              <w:bottom w:val="dashed" w:sz="4" w:space="0" w:color="auto"/>
              <w:right w:val="nil"/>
            </w:tcBorders>
            <w:shd w:val="clear" w:color="auto" w:fill="auto"/>
            <w:noWrap/>
            <w:vAlign w:val="center"/>
            <w:hideMark/>
          </w:tcPr>
          <w:p w14:paraId="1D5E3A6D"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Mibanco</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42F4254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2B4667F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471016E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4227</w:t>
            </w:r>
          </w:p>
        </w:tc>
        <w:tc>
          <w:tcPr>
            <w:tcW w:w="0" w:type="auto"/>
            <w:tcBorders>
              <w:top w:val="nil"/>
              <w:left w:val="nil"/>
              <w:bottom w:val="dashed" w:sz="4" w:space="0" w:color="auto"/>
              <w:right w:val="nil"/>
            </w:tcBorders>
            <w:shd w:val="clear" w:color="auto" w:fill="auto"/>
            <w:noWrap/>
            <w:vAlign w:val="center"/>
            <w:hideMark/>
          </w:tcPr>
          <w:p w14:paraId="4F4C368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0.111917338</w:t>
            </w:r>
          </w:p>
        </w:tc>
        <w:tc>
          <w:tcPr>
            <w:tcW w:w="0" w:type="auto"/>
            <w:tcBorders>
              <w:top w:val="nil"/>
              <w:left w:val="nil"/>
              <w:bottom w:val="dashed" w:sz="4" w:space="0" w:color="auto"/>
              <w:right w:val="nil"/>
            </w:tcBorders>
            <w:shd w:val="clear" w:color="auto" w:fill="auto"/>
            <w:noWrap/>
            <w:vAlign w:val="center"/>
            <w:hideMark/>
          </w:tcPr>
          <w:p w14:paraId="39D5786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3067050</w:t>
            </w:r>
          </w:p>
        </w:tc>
        <w:tc>
          <w:tcPr>
            <w:tcW w:w="0" w:type="auto"/>
            <w:tcBorders>
              <w:top w:val="nil"/>
              <w:left w:val="nil"/>
              <w:bottom w:val="dashed" w:sz="4" w:space="0" w:color="auto"/>
              <w:right w:val="nil"/>
            </w:tcBorders>
            <w:shd w:val="clear" w:color="auto" w:fill="auto"/>
            <w:noWrap/>
            <w:vAlign w:val="center"/>
            <w:hideMark/>
          </w:tcPr>
          <w:p w14:paraId="4D7884D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303</w:t>
            </w:r>
          </w:p>
        </w:tc>
        <w:tc>
          <w:tcPr>
            <w:tcW w:w="0" w:type="auto"/>
            <w:tcBorders>
              <w:top w:val="nil"/>
              <w:left w:val="nil"/>
              <w:bottom w:val="dashed" w:sz="4" w:space="0" w:color="auto"/>
              <w:right w:val="nil"/>
            </w:tcBorders>
            <w:shd w:val="clear" w:color="auto" w:fill="auto"/>
            <w:noWrap/>
            <w:vAlign w:val="center"/>
            <w:hideMark/>
          </w:tcPr>
          <w:p w14:paraId="238E321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222</w:t>
            </w:r>
          </w:p>
        </w:tc>
      </w:tr>
      <w:tr w:rsidR="00352CB9" w:rsidRPr="00946467" w14:paraId="0B628262" w14:textId="77777777" w:rsidTr="005645C4">
        <w:trPr>
          <w:trHeight w:val="288"/>
          <w:jc w:val="center"/>
        </w:trPr>
        <w:tc>
          <w:tcPr>
            <w:tcW w:w="0" w:type="auto"/>
            <w:vMerge/>
            <w:tcBorders>
              <w:top w:val="nil"/>
              <w:left w:val="nil"/>
              <w:bottom w:val="single" w:sz="8" w:space="0" w:color="000000"/>
              <w:right w:val="nil"/>
            </w:tcBorders>
            <w:vAlign w:val="center"/>
            <w:hideMark/>
          </w:tcPr>
          <w:p w14:paraId="285CE7E1"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0F38759D"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Mibanco</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0404B77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43FF29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2EDE27A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4443</w:t>
            </w:r>
          </w:p>
        </w:tc>
        <w:tc>
          <w:tcPr>
            <w:tcW w:w="0" w:type="auto"/>
            <w:tcBorders>
              <w:top w:val="nil"/>
              <w:left w:val="nil"/>
              <w:bottom w:val="dashed" w:sz="4" w:space="0" w:color="auto"/>
              <w:right w:val="nil"/>
            </w:tcBorders>
            <w:shd w:val="clear" w:color="auto" w:fill="auto"/>
            <w:noWrap/>
            <w:vAlign w:val="center"/>
            <w:hideMark/>
          </w:tcPr>
          <w:p w14:paraId="1BA3523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0.101592654</w:t>
            </w:r>
          </w:p>
        </w:tc>
        <w:tc>
          <w:tcPr>
            <w:tcW w:w="0" w:type="auto"/>
            <w:tcBorders>
              <w:top w:val="nil"/>
              <w:left w:val="nil"/>
              <w:bottom w:val="dashed" w:sz="4" w:space="0" w:color="auto"/>
              <w:right w:val="nil"/>
            </w:tcBorders>
            <w:shd w:val="clear" w:color="auto" w:fill="auto"/>
            <w:noWrap/>
            <w:vAlign w:val="center"/>
            <w:hideMark/>
          </w:tcPr>
          <w:p w14:paraId="6395ABB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3244848</w:t>
            </w:r>
          </w:p>
        </w:tc>
        <w:tc>
          <w:tcPr>
            <w:tcW w:w="0" w:type="auto"/>
            <w:tcBorders>
              <w:top w:val="nil"/>
              <w:left w:val="nil"/>
              <w:bottom w:val="dashed" w:sz="4" w:space="0" w:color="auto"/>
              <w:right w:val="nil"/>
            </w:tcBorders>
            <w:shd w:val="clear" w:color="auto" w:fill="auto"/>
            <w:noWrap/>
            <w:vAlign w:val="center"/>
            <w:hideMark/>
          </w:tcPr>
          <w:p w14:paraId="7FE9A45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807</w:t>
            </w:r>
          </w:p>
        </w:tc>
        <w:tc>
          <w:tcPr>
            <w:tcW w:w="0" w:type="auto"/>
            <w:tcBorders>
              <w:top w:val="nil"/>
              <w:left w:val="nil"/>
              <w:bottom w:val="dashed" w:sz="4" w:space="0" w:color="auto"/>
              <w:right w:val="nil"/>
            </w:tcBorders>
            <w:shd w:val="clear" w:color="auto" w:fill="auto"/>
            <w:noWrap/>
            <w:vAlign w:val="center"/>
            <w:hideMark/>
          </w:tcPr>
          <w:p w14:paraId="41523FB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483</w:t>
            </w:r>
          </w:p>
        </w:tc>
      </w:tr>
      <w:tr w:rsidR="00352CB9" w:rsidRPr="00946467" w14:paraId="245571CA" w14:textId="77777777" w:rsidTr="005645C4">
        <w:trPr>
          <w:trHeight w:val="288"/>
          <w:jc w:val="center"/>
        </w:trPr>
        <w:tc>
          <w:tcPr>
            <w:tcW w:w="0" w:type="auto"/>
            <w:vMerge/>
            <w:tcBorders>
              <w:top w:val="nil"/>
              <w:left w:val="nil"/>
              <w:bottom w:val="single" w:sz="8" w:space="0" w:color="000000"/>
              <w:right w:val="nil"/>
            </w:tcBorders>
            <w:vAlign w:val="center"/>
            <w:hideMark/>
          </w:tcPr>
          <w:p w14:paraId="5D30A099"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2D8DF3DC"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Mibanco</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39D1167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2556A68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083F225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3726</w:t>
            </w:r>
          </w:p>
        </w:tc>
        <w:tc>
          <w:tcPr>
            <w:tcW w:w="0" w:type="auto"/>
            <w:tcBorders>
              <w:top w:val="nil"/>
              <w:left w:val="nil"/>
              <w:bottom w:val="dashed" w:sz="4" w:space="0" w:color="auto"/>
              <w:right w:val="nil"/>
            </w:tcBorders>
            <w:shd w:val="clear" w:color="auto" w:fill="auto"/>
            <w:noWrap/>
            <w:vAlign w:val="center"/>
            <w:hideMark/>
          </w:tcPr>
          <w:p w14:paraId="7916591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0.064098923</w:t>
            </w:r>
          </w:p>
        </w:tc>
        <w:tc>
          <w:tcPr>
            <w:tcW w:w="0" w:type="auto"/>
            <w:tcBorders>
              <w:top w:val="nil"/>
              <w:left w:val="nil"/>
              <w:bottom w:val="dashed" w:sz="4" w:space="0" w:color="auto"/>
              <w:right w:val="nil"/>
            </w:tcBorders>
            <w:shd w:val="clear" w:color="auto" w:fill="auto"/>
            <w:noWrap/>
            <w:vAlign w:val="center"/>
            <w:hideMark/>
          </w:tcPr>
          <w:p w14:paraId="6965E67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3248652</w:t>
            </w:r>
          </w:p>
        </w:tc>
        <w:tc>
          <w:tcPr>
            <w:tcW w:w="0" w:type="auto"/>
            <w:tcBorders>
              <w:top w:val="nil"/>
              <w:left w:val="nil"/>
              <w:bottom w:val="dashed" w:sz="4" w:space="0" w:color="auto"/>
              <w:right w:val="nil"/>
            </w:tcBorders>
            <w:shd w:val="clear" w:color="auto" w:fill="auto"/>
            <w:noWrap/>
            <w:vAlign w:val="center"/>
            <w:hideMark/>
          </w:tcPr>
          <w:p w14:paraId="0546FB7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606</w:t>
            </w:r>
          </w:p>
        </w:tc>
        <w:tc>
          <w:tcPr>
            <w:tcW w:w="0" w:type="auto"/>
            <w:tcBorders>
              <w:top w:val="nil"/>
              <w:left w:val="nil"/>
              <w:bottom w:val="dashed" w:sz="4" w:space="0" w:color="auto"/>
              <w:right w:val="nil"/>
            </w:tcBorders>
            <w:shd w:val="clear" w:color="auto" w:fill="auto"/>
            <w:noWrap/>
            <w:vAlign w:val="center"/>
            <w:hideMark/>
          </w:tcPr>
          <w:p w14:paraId="0F289E8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453</w:t>
            </w:r>
          </w:p>
        </w:tc>
      </w:tr>
      <w:tr w:rsidR="00352CB9" w:rsidRPr="00946467" w14:paraId="6CFCA418" w14:textId="77777777" w:rsidTr="005645C4">
        <w:trPr>
          <w:trHeight w:val="288"/>
          <w:jc w:val="center"/>
        </w:trPr>
        <w:tc>
          <w:tcPr>
            <w:tcW w:w="0" w:type="auto"/>
            <w:vMerge/>
            <w:tcBorders>
              <w:top w:val="nil"/>
              <w:left w:val="nil"/>
              <w:bottom w:val="single" w:sz="8" w:space="0" w:color="000000"/>
              <w:right w:val="nil"/>
            </w:tcBorders>
            <w:vAlign w:val="center"/>
            <w:hideMark/>
          </w:tcPr>
          <w:p w14:paraId="7CFB0B5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5EE7127"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Mibanco</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6777C4B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78C1F79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44436F2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2424</w:t>
            </w:r>
          </w:p>
        </w:tc>
        <w:tc>
          <w:tcPr>
            <w:tcW w:w="0" w:type="auto"/>
            <w:tcBorders>
              <w:top w:val="nil"/>
              <w:left w:val="nil"/>
              <w:bottom w:val="dashed" w:sz="4" w:space="0" w:color="auto"/>
              <w:right w:val="nil"/>
            </w:tcBorders>
            <w:shd w:val="clear" w:color="auto" w:fill="auto"/>
            <w:noWrap/>
            <w:vAlign w:val="center"/>
            <w:hideMark/>
          </w:tcPr>
          <w:p w14:paraId="6A0B561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0.081005202</w:t>
            </w:r>
          </w:p>
        </w:tc>
        <w:tc>
          <w:tcPr>
            <w:tcW w:w="0" w:type="auto"/>
            <w:tcBorders>
              <w:top w:val="nil"/>
              <w:left w:val="nil"/>
              <w:bottom w:val="dashed" w:sz="4" w:space="0" w:color="auto"/>
              <w:right w:val="nil"/>
            </w:tcBorders>
            <w:shd w:val="clear" w:color="auto" w:fill="auto"/>
            <w:noWrap/>
            <w:vAlign w:val="center"/>
            <w:hideMark/>
          </w:tcPr>
          <w:p w14:paraId="4FF3DD3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3380154</w:t>
            </w:r>
          </w:p>
        </w:tc>
        <w:tc>
          <w:tcPr>
            <w:tcW w:w="0" w:type="auto"/>
            <w:tcBorders>
              <w:top w:val="nil"/>
              <w:left w:val="nil"/>
              <w:bottom w:val="dashed" w:sz="4" w:space="0" w:color="auto"/>
              <w:right w:val="nil"/>
            </w:tcBorders>
            <w:shd w:val="clear" w:color="auto" w:fill="auto"/>
            <w:noWrap/>
            <w:vAlign w:val="center"/>
            <w:hideMark/>
          </w:tcPr>
          <w:p w14:paraId="597B88A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438</w:t>
            </w:r>
          </w:p>
        </w:tc>
        <w:tc>
          <w:tcPr>
            <w:tcW w:w="0" w:type="auto"/>
            <w:tcBorders>
              <w:top w:val="nil"/>
              <w:left w:val="nil"/>
              <w:bottom w:val="dashed" w:sz="4" w:space="0" w:color="auto"/>
              <w:right w:val="nil"/>
            </w:tcBorders>
            <w:shd w:val="clear" w:color="auto" w:fill="auto"/>
            <w:noWrap/>
            <w:vAlign w:val="center"/>
            <w:hideMark/>
          </w:tcPr>
          <w:p w14:paraId="7335AB6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279</w:t>
            </w:r>
          </w:p>
        </w:tc>
      </w:tr>
      <w:tr w:rsidR="00352CB9" w:rsidRPr="00946467" w14:paraId="08D62C1B" w14:textId="77777777" w:rsidTr="005645C4">
        <w:trPr>
          <w:trHeight w:val="288"/>
          <w:jc w:val="center"/>
        </w:trPr>
        <w:tc>
          <w:tcPr>
            <w:tcW w:w="0" w:type="auto"/>
            <w:vMerge/>
            <w:tcBorders>
              <w:top w:val="nil"/>
              <w:left w:val="nil"/>
              <w:bottom w:val="single" w:sz="8" w:space="0" w:color="000000"/>
              <w:right w:val="nil"/>
            </w:tcBorders>
            <w:vAlign w:val="center"/>
            <w:hideMark/>
          </w:tcPr>
          <w:p w14:paraId="3330104D"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5EE1CE2"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Mibanco</w:t>
            </w:r>
            <w:proofErr w:type="spellEnd"/>
            <w:r w:rsidRPr="00F07704">
              <w:rPr>
                <w:rFonts w:eastAsia="Times New Roman" w:cs="Times New Roman"/>
                <w:b/>
                <w:color w:val="000000"/>
                <w:sz w:val="18"/>
                <w:szCs w:val="18"/>
              </w:rPr>
              <w:t xml:space="preserve"> S.A.</w:t>
            </w:r>
          </w:p>
        </w:tc>
        <w:tc>
          <w:tcPr>
            <w:tcW w:w="0" w:type="auto"/>
            <w:tcBorders>
              <w:top w:val="nil"/>
              <w:left w:val="nil"/>
              <w:bottom w:val="dashed" w:sz="4" w:space="0" w:color="auto"/>
              <w:right w:val="single" w:sz="8" w:space="0" w:color="auto"/>
            </w:tcBorders>
            <w:shd w:val="clear" w:color="auto" w:fill="auto"/>
            <w:noWrap/>
            <w:vAlign w:val="center"/>
            <w:hideMark/>
          </w:tcPr>
          <w:p w14:paraId="2AD6EBC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122138A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1F86E09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2211</w:t>
            </w:r>
          </w:p>
        </w:tc>
        <w:tc>
          <w:tcPr>
            <w:tcW w:w="0" w:type="auto"/>
            <w:tcBorders>
              <w:top w:val="nil"/>
              <w:left w:val="nil"/>
              <w:bottom w:val="dashed" w:sz="4" w:space="0" w:color="auto"/>
              <w:right w:val="nil"/>
            </w:tcBorders>
            <w:shd w:val="clear" w:color="auto" w:fill="auto"/>
            <w:noWrap/>
            <w:vAlign w:val="center"/>
            <w:hideMark/>
          </w:tcPr>
          <w:p w14:paraId="1463DC9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0.099598858</w:t>
            </w:r>
          </w:p>
        </w:tc>
        <w:tc>
          <w:tcPr>
            <w:tcW w:w="0" w:type="auto"/>
            <w:tcBorders>
              <w:top w:val="nil"/>
              <w:left w:val="nil"/>
              <w:bottom w:val="dashed" w:sz="4" w:space="0" w:color="auto"/>
              <w:right w:val="nil"/>
            </w:tcBorders>
            <w:shd w:val="clear" w:color="auto" w:fill="auto"/>
            <w:noWrap/>
            <w:vAlign w:val="center"/>
            <w:hideMark/>
          </w:tcPr>
          <w:p w14:paraId="5612B33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3027384</w:t>
            </w:r>
          </w:p>
        </w:tc>
        <w:tc>
          <w:tcPr>
            <w:tcW w:w="0" w:type="auto"/>
            <w:tcBorders>
              <w:top w:val="nil"/>
              <w:left w:val="nil"/>
              <w:bottom w:val="dashed" w:sz="4" w:space="0" w:color="auto"/>
              <w:right w:val="nil"/>
            </w:tcBorders>
            <w:shd w:val="clear" w:color="auto" w:fill="auto"/>
            <w:noWrap/>
            <w:vAlign w:val="center"/>
            <w:hideMark/>
          </w:tcPr>
          <w:p w14:paraId="2671684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318</w:t>
            </w:r>
          </w:p>
        </w:tc>
        <w:tc>
          <w:tcPr>
            <w:tcW w:w="0" w:type="auto"/>
            <w:tcBorders>
              <w:top w:val="nil"/>
              <w:left w:val="nil"/>
              <w:bottom w:val="dashed" w:sz="4" w:space="0" w:color="auto"/>
              <w:right w:val="nil"/>
            </w:tcBorders>
            <w:shd w:val="clear" w:color="auto" w:fill="auto"/>
            <w:noWrap/>
            <w:vAlign w:val="center"/>
            <w:hideMark/>
          </w:tcPr>
          <w:p w14:paraId="67BAEAF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222</w:t>
            </w:r>
          </w:p>
        </w:tc>
      </w:tr>
      <w:tr w:rsidR="00352CB9" w:rsidRPr="00946467" w14:paraId="7B749168" w14:textId="77777777" w:rsidTr="005645C4">
        <w:trPr>
          <w:trHeight w:val="300"/>
          <w:jc w:val="center"/>
        </w:trPr>
        <w:tc>
          <w:tcPr>
            <w:tcW w:w="0" w:type="auto"/>
            <w:vMerge/>
            <w:tcBorders>
              <w:top w:val="nil"/>
              <w:left w:val="nil"/>
              <w:bottom w:val="single" w:sz="8" w:space="0" w:color="000000"/>
              <w:right w:val="nil"/>
            </w:tcBorders>
            <w:vAlign w:val="center"/>
            <w:hideMark/>
          </w:tcPr>
          <w:p w14:paraId="1B66B7C4"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4EA49745" w14:textId="77777777" w:rsidR="00352CB9" w:rsidRPr="00F07704" w:rsidRDefault="00352CB9" w:rsidP="00352CB9">
            <w:pPr>
              <w:spacing w:line="240" w:lineRule="auto"/>
              <w:ind w:firstLine="0"/>
              <w:jc w:val="center"/>
              <w:rPr>
                <w:rFonts w:eastAsia="Times New Roman" w:cs="Times New Roman"/>
                <w:b/>
                <w:color w:val="000000"/>
                <w:sz w:val="18"/>
                <w:szCs w:val="18"/>
              </w:rPr>
            </w:pPr>
            <w:proofErr w:type="spellStart"/>
            <w:r w:rsidRPr="00F07704">
              <w:rPr>
                <w:rFonts w:eastAsia="Times New Roman" w:cs="Times New Roman"/>
                <w:b/>
                <w:color w:val="000000"/>
                <w:sz w:val="18"/>
                <w:szCs w:val="18"/>
              </w:rPr>
              <w:t>Mibanco</w:t>
            </w:r>
            <w:proofErr w:type="spellEnd"/>
            <w:r w:rsidRPr="00F07704">
              <w:rPr>
                <w:rFonts w:eastAsia="Times New Roman" w:cs="Times New Roman"/>
                <w:b/>
                <w:color w:val="000000"/>
                <w:sz w:val="18"/>
                <w:szCs w:val="18"/>
              </w:rPr>
              <w:t xml:space="preserve"> S.A.</w:t>
            </w:r>
          </w:p>
        </w:tc>
        <w:tc>
          <w:tcPr>
            <w:tcW w:w="0" w:type="auto"/>
            <w:tcBorders>
              <w:top w:val="nil"/>
              <w:left w:val="nil"/>
              <w:bottom w:val="single" w:sz="8" w:space="0" w:color="auto"/>
              <w:right w:val="single" w:sz="8" w:space="0" w:color="auto"/>
            </w:tcBorders>
            <w:shd w:val="clear" w:color="auto" w:fill="auto"/>
            <w:noWrap/>
            <w:vAlign w:val="center"/>
            <w:hideMark/>
          </w:tcPr>
          <w:p w14:paraId="1B4C0D5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4FA8327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02A609F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1587</w:t>
            </w:r>
          </w:p>
        </w:tc>
        <w:tc>
          <w:tcPr>
            <w:tcW w:w="0" w:type="auto"/>
            <w:tcBorders>
              <w:top w:val="nil"/>
              <w:left w:val="nil"/>
              <w:bottom w:val="single" w:sz="8" w:space="0" w:color="auto"/>
              <w:right w:val="nil"/>
            </w:tcBorders>
            <w:shd w:val="clear" w:color="auto" w:fill="auto"/>
            <w:noWrap/>
            <w:vAlign w:val="center"/>
            <w:hideMark/>
          </w:tcPr>
          <w:p w14:paraId="36D8AAF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0.108441029</w:t>
            </w:r>
          </w:p>
        </w:tc>
        <w:tc>
          <w:tcPr>
            <w:tcW w:w="0" w:type="auto"/>
            <w:tcBorders>
              <w:top w:val="nil"/>
              <w:left w:val="nil"/>
              <w:bottom w:val="single" w:sz="8" w:space="0" w:color="auto"/>
              <w:right w:val="nil"/>
            </w:tcBorders>
            <w:shd w:val="clear" w:color="auto" w:fill="auto"/>
            <w:noWrap/>
            <w:vAlign w:val="center"/>
            <w:hideMark/>
          </w:tcPr>
          <w:p w14:paraId="31245B1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2918844</w:t>
            </w:r>
          </w:p>
        </w:tc>
        <w:tc>
          <w:tcPr>
            <w:tcW w:w="0" w:type="auto"/>
            <w:tcBorders>
              <w:top w:val="nil"/>
              <w:left w:val="nil"/>
              <w:bottom w:val="single" w:sz="8" w:space="0" w:color="auto"/>
              <w:right w:val="nil"/>
            </w:tcBorders>
            <w:shd w:val="clear" w:color="auto" w:fill="auto"/>
            <w:noWrap/>
            <w:vAlign w:val="center"/>
            <w:hideMark/>
          </w:tcPr>
          <w:p w14:paraId="5AC8690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57</w:t>
            </w:r>
          </w:p>
        </w:tc>
        <w:tc>
          <w:tcPr>
            <w:tcW w:w="0" w:type="auto"/>
            <w:tcBorders>
              <w:top w:val="nil"/>
              <w:left w:val="nil"/>
              <w:bottom w:val="single" w:sz="8" w:space="0" w:color="auto"/>
              <w:right w:val="nil"/>
            </w:tcBorders>
            <w:shd w:val="clear" w:color="auto" w:fill="auto"/>
            <w:noWrap/>
            <w:vAlign w:val="center"/>
            <w:hideMark/>
          </w:tcPr>
          <w:p w14:paraId="55716D2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w:t>
            </w:r>
          </w:p>
        </w:tc>
      </w:tr>
      <w:tr w:rsidR="00352CB9" w:rsidRPr="00946467" w14:paraId="26EC6085" w14:textId="77777777" w:rsidTr="005645C4">
        <w:trPr>
          <w:trHeight w:val="288"/>
          <w:jc w:val="center"/>
        </w:trPr>
        <w:tc>
          <w:tcPr>
            <w:tcW w:w="0" w:type="auto"/>
            <w:vMerge w:val="restart"/>
            <w:tcBorders>
              <w:top w:val="nil"/>
              <w:left w:val="nil"/>
              <w:bottom w:val="single" w:sz="8" w:space="0" w:color="000000"/>
              <w:right w:val="nil"/>
            </w:tcBorders>
            <w:shd w:val="clear" w:color="auto" w:fill="auto"/>
            <w:noWrap/>
            <w:vAlign w:val="center"/>
            <w:hideMark/>
          </w:tcPr>
          <w:p w14:paraId="41FB3DBD"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lastRenderedPageBreak/>
              <w:t>13</w:t>
            </w:r>
          </w:p>
        </w:tc>
        <w:tc>
          <w:tcPr>
            <w:tcW w:w="0" w:type="auto"/>
            <w:tcBorders>
              <w:top w:val="nil"/>
              <w:left w:val="nil"/>
              <w:bottom w:val="dashed" w:sz="4" w:space="0" w:color="auto"/>
              <w:right w:val="nil"/>
            </w:tcBorders>
            <w:shd w:val="clear" w:color="auto" w:fill="auto"/>
            <w:noWrap/>
            <w:vAlign w:val="center"/>
            <w:hideMark/>
          </w:tcPr>
          <w:p w14:paraId="5E7C5858"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Scotiabank Colpatria S.A.</w:t>
            </w:r>
          </w:p>
        </w:tc>
        <w:tc>
          <w:tcPr>
            <w:tcW w:w="0" w:type="auto"/>
            <w:tcBorders>
              <w:top w:val="nil"/>
              <w:left w:val="nil"/>
              <w:bottom w:val="dashed" w:sz="4" w:space="0" w:color="auto"/>
              <w:right w:val="single" w:sz="8" w:space="0" w:color="auto"/>
            </w:tcBorders>
            <w:shd w:val="clear" w:color="auto" w:fill="auto"/>
            <w:noWrap/>
            <w:vAlign w:val="center"/>
            <w:hideMark/>
          </w:tcPr>
          <w:p w14:paraId="63561C4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2018</w:t>
            </w:r>
          </w:p>
        </w:tc>
        <w:tc>
          <w:tcPr>
            <w:tcW w:w="0" w:type="auto"/>
            <w:tcBorders>
              <w:top w:val="nil"/>
              <w:left w:val="nil"/>
              <w:bottom w:val="dashed" w:sz="4" w:space="0" w:color="auto"/>
              <w:right w:val="nil"/>
            </w:tcBorders>
            <w:shd w:val="clear" w:color="auto" w:fill="auto"/>
            <w:noWrap/>
            <w:vAlign w:val="center"/>
            <w:hideMark/>
          </w:tcPr>
          <w:p w14:paraId="7986E63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39.1</w:t>
            </w:r>
          </w:p>
        </w:tc>
        <w:tc>
          <w:tcPr>
            <w:tcW w:w="0" w:type="auto"/>
            <w:tcBorders>
              <w:top w:val="nil"/>
              <w:left w:val="nil"/>
              <w:bottom w:val="dashed" w:sz="4" w:space="0" w:color="auto"/>
              <w:right w:val="nil"/>
            </w:tcBorders>
            <w:shd w:val="clear" w:color="auto" w:fill="auto"/>
            <w:noWrap/>
            <w:vAlign w:val="center"/>
            <w:hideMark/>
          </w:tcPr>
          <w:p w14:paraId="473ACEC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261000</w:t>
            </w:r>
          </w:p>
        </w:tc>
        <w:tc>
          <w:tcPr>
            <w:tcW w:w="0" w:type="auto"/>
            <w:tcBorders>
              <w:top w:val="nil"/>
              <w:left w:val="nil"/>
              <w:bottom w:val="dashed" w:sz="4" w:space="0" w:color="auto"/>
              <w:right w:val="nil"/>
            </w:tcBorders>
            <w:shd w:val="clear" w:color="auto" w:fill="auto"/>
            <w:noWrap/>
            <w:vAlign w:val="center"/>
            <w:hideMark/>
          </w:tcPr>
          <w:p w14:paraId="361C945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0.402634297</w:t>
            </w:r>
          </w:p>
        </w:tc>
        <w:tc>
          <w:tcPr>
            <w:tcW w:w="0" w:type="auto"/>
            <w:tcBorders>
              <w:top w:val="nil"/>
              <w:left w:val="nil"/>
              <w:bottom w:val="dashed" w:sz="4" w:space="0" w:color="auto"/>
              <w:right w:val="nil"/>
            </w:tcBorders>
            <w:shd w:val="clear" w:color="auto" w:fill="auto"/>
            <w:noWrap/>
            <w:vAlign w:val="center"/>
            <w:hideMark/>
          </w:tcPr>
          <w:p w14:paraId="0174CAB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8116998</w:t>
            </w:r>
          </w:p>
        </w:tc>
        <w:tc>
          <w:tcPr>
            <w:tcW w:w="0" w:type="auto"/>
            <w:tcBorders>
              <w:top w:val="nil"/>
              <w:left w:val="nil"/>
              <w:bottom w:val="dashed" w:sz="4" w:space="0" w:color="auto"/>
              <w:right w:val="nil"/>
            </w:tcBorders>
            <w:shd w:val="clear" w:color="auto" w:fill="auto"/>
            <w:noWrap/>
            <w:vAlign w:val="center"/>
            <w:hideMark/>
          </w:tcPr>
          <w:p w14:paraId="7890BB6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11580</w:t>
            </w:r>
          </w:p>
        </w:tc>
        <w:tc>
          <w:tcPr>
            <w:tcW w:w="0" w:type="auto"/>
            <w:tcBorders>
              <w:top w:val="nil"/>
              <w:left w:val="nil"/>
              <w:bottom w:val="dashed" w:sz="4" w:space="0" w:color="auto"/>
              <w:right w:val="nil"/>
            </w:tcBorders>
            <w:shd w:val="clear" w:color="auto" w:fill="auto"/>
            <w:noWrap/>
            <w:vAlign w:val="center"/>
            <w:hideMark/>
          </w:tcPr>
          <w:p w14:paraId="6371FC6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14667</w:t>
            </w:r>
          </w:p>
        </w:tc>
      </w:tr>
      <w:tr w:rsidR="00352CB9" w:rsidRPr="00946467" w14:paraId="5CE4D057" w14:textId="77777777" w:rsidTr="005645C4">
        <w:trPr>
          <w:trHeight w:val="288"/>
          <w:jc w:val="center"/>
        </w:trPr>
        <w:tc>
          <w:tcPr>
            <w:tcW w:w="0" w:type="auto"/>
            <w:vMerge/>
            <w:tcBorders>
              <w:top w:val="nil"/>
              <w:left w:val="nil"/>
              <w:bottom w:val="single" w:sz="8" w:space="0" w:color="000000"/>
              <w:right w:val="nil"/>
            </w:tcBorders>
            <w:vAlign w:val="center"/>
            <w:hideMark/>
          </w:tcPr>
          <w:p w14:paraId="553FA023"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04EF460B"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Scotiabank Colpatria S.A.</w:t>
            </w:r>
          </w:p>
        </w:tc>
        <w:tc>
          <w:tcPr>
            <w:tcW w:w="0" w:type="auto"/>
            <w:tcBorders>
              <w:top w:val="nil"/>
              <w:left w:val="nil"/>
              <w:bottom w:val="dashed" w:sz="4" w:space="0" w:color="auto"/>
              <w:right w:val="single" w:sz="8" w:space="0" w:color="auto"/>
            </w:tcBorders>
            <w:shd w:val="clear" w:color="auto" w:fill="auto"/>
            <w:noWrap/>
            <w:vAlign w:val="center"/>
            <w:hideMark/>
          </w:tcPr>
          <w:p w14:paraId="6A5ED9F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2019</w:t>
            </w:r>
          </w:p>
        </w:tc>
        <w:tc>
          <w:tcPr>
            <w:tcW w:w="0" w:type="auto"/>
            <w:tcBorders>
              <w:top w:val="nil"/>
              <w:left w:val="nil"/>
              <w:bottom w:val="dashed" w:sz="4" w:space="0" w:color="auto"/>
              <w:right w:val="nil"/>
            </w:tcBorders>
            <w:shd w:val="clear" w:color="auto" w:fill="auto"/>
            <w:noWrap/>
            <w:vAlign w:val="center"/>
            <w:hideMark/>
          </w:tcPr>
          <w:p w14:paraId="53DD3EA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41.4</w:t>
            </w:r>
          </w:p>
        </w:tc>
        <w:tc>
          <w:tcPr>
            <w:tcW w:w="0" w:type="auto"/>
            <w:tcBorders>
              <w:top w:val="nil"/>
              <w:left w:val="nil"/>
              <w:bottom w:val="dashed" w:sz="4" w:space="0" w:color="auto"/>
              <w:right w:val="nil"/>
            </w:tcBorders>
            <w:shd w:val="clear" w:color="auto" w:fill="auto"/>
            <w:noWrap/>
            <w:vAlign w:val="center"/>
            <w:hideMark/>
          </w:tcPr>
          <w:p w14:paraId="69BAAADF"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325959</w:t>
            </w:r>
          </w:p>
        </w:tc>
        <w:tc>
          <w:tcPr>
            <w:tcW w:w="0" w:type="auto"/>
            <w:tcBorders>
              <w:top w:val="nil"/>
              <w:left w:val="nil"/>
              <w:bottom w:val="dashed" w:sz="4" w:space="0" w:color="auto"/>
              <w:right w:val="nil"/>
            </w:tcBorders>
            <w:shd w:val="clear" w:color="auto" w:fill="auto"/>
            <w:noWrap/>
            <w:vAlign w:val="center"/>
            <w:hideMark/>
          </w:tcPr>
          <w:p w14:paraId="393A0B0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0.350943205</w:t>
            </w:r>
          </w:p>
        </w:tc>
        <w:tc>
          <w:tcPr>
            <w:tcW w:w="0" w:type="auto"/>
            <w:tcBorders>
              <w:top w:val="nil"/>
              <w:left w:val="nil"/>
              <w:bottom w:val="dashed" w:sz="4" w:space="0" w:color="auto"/>
              <w:right w:val="nil"/>
            </w:tcBorders>
            <w:shd w:val="clear" w:color="auto" w:fill="auto"/>
            <w:noWrap/>
            <w:vAlign w:val="center"/>
            <w:hideMark/>
          </w:tcPr>
          <w:p w14:paraId="02C6A3A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5642598</w:t>
            </w:r>
          </w:p>
        </w:tc>
        <w:tc>
          <w:tcPr>
            <w:tcW w:w="0" w:type="auto"/>
            <w:tcBorders>
              <w:top w:val="nil"/>
              <w:left w:val="nil"/>
              <w:bottom w:val="dashed" w:sz="4" w:space="0" w:color="auto"/>
              <w:right w:val="nil"/>
            </w:tcBorders>
            <w:shd w:val="clear" w:color="auto" w:fill="auto"/>
            <w:noWrap/>
            <w:vAlign w:val="center"/>
            <w:hideMark/>
          </w:tcPr>
          <w:p w14:paraId="198009EB"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13995</w:t>
            </w:r>
          </w:p>
        </w:tc>
        <w:tc>
          <w:tcPr>
            <w:tcW w:w="0" w:type="auto"/>
            <w:tcBorders>
              <w:top w:val="nil"/>
              <w:left w:val="nil"/>
              <w:bottom w:val="dashed" w:sz="4" w:space="0" w:color="auto"/>
              <w:right w:val="nil"/>
            </w:tcBorders>
            <w:shd w:val="clear" w:color="auto" w:fill="auto"/>
            <w:noWrap/>
            <w:vAlign w:val="center"/>
            <w:hideMark/>
          </w:tcPr>
          <w:p w14:paraId="60093937"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15423</w:t>
            </w:r>
          </w:p>
        </w:tc>
      </w:tr>
      <w:tr w:rsidR="00352CB9" w:rsidRPr="00946467" w14:paraId="18A4D1C8" w14:textId="77777777" w:rsidTr="005645C4">
        <w:trPr>
          <w:trHeight w:val="288"/>
          <w:jc w:val="center"/>
        </w:trPr>
        <w:tc>
          <w:tcPr>
            <w:tcW w:w="0" w:type="auto"/>
            <w:vMerge/>
            <w:tcBorders>
              <w:top w:val="nil"/>
              <w:left w:val="nil"/>
              <w:bottom w:val="single" w:sz="8" w:space="0" w:color="000000"/>
              <w:right w:val="nil"/>
            </w:tcBorders>
            <w:vAlign w:val="center"/>
            <w:hideMark/>
          </w:tcPr>
          <w:p w14:paraId="51197FE2"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5A4BD89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Scotiabank Colpatria S.A.</w:t>
            </w:r>
          </w:p>
        </w:tc>
        <w:tc>
          <w:tcPr>
            <w:tcW w:w="0" w:type="auto"/>
            <w:tcBorders>
              <w:top w:val="nil"/>
              <w:left w:val="nil"/>
              <w:bottom w:val="dashed" w:sz="4" w:space="0" w:color="auto"/>
              <w:right w:val="single" w:sz="8" w:space="0" w:color="auto"/>
            </w:tcBorders>
            <w:shd w:val="clear" w:color="auto" w:fill="auto"/>
            <w:noWrap/>
            <w:vAlign w:val="center"/>
            <w:hideMark/>
          </w:tcPr>
          <w:p w14:paraId="2AC2053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2020</w:t>
            </w:r>
          </w:p>
        </w:tc>
        <w:tc>
          <w:tcPr>
            <w:tcW w:w="0" w:type="auto"/>
            <w:tcBorders>
              <w:top w:val="nil"/>
              <w:left w:val="nil"/>
              <w:bottom w:val="dashed" w:sz="4" w:space="0" w:color="auto"/>
              <w:right w:val="nil"/>
            </w:tcBorders>
            <w:shd w:val="clear" w:color="auto" w:fill="auto"/>
            <w:noWrap/>
            <w:vAlign w:val="center"/>
            <w:hideMark/>
          </w:tcPr>
          <w:p w14:paraId="704F8E7C"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42.7</w:t>
            </w:r>
          </w:p>
        </w:tc>
        <w:tc>
          <w:tcPr>
            <w:tcW w:w="0" w:type="auto"/>
            <w:tcBorders>
              <w:top w:val="nil"/>
              <w:left w:val="nil"/>
              <w:bottom w:val="dashed" w:sz="4" w:space="0" w:color="auto"/>
              <w:right w:val="nil"/>
            </w:tcBorders>
            <w:shd w:val="clear" w:color="auto" w:fill="auto"/>
            <w:noWrap/>
            <w:vAlign w:val="center"/>
            <w:hideMark/>
          </w:tcPr>
          <w:p w14:paraId="371A140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204507</w:t>
            </w:r>
          </w:p>
        </w:tc>
        <w:tc>
          <w:tcPr>
            <w:tcW w:w="0" w:type="auto"/>
            <w:tcBorders>
              <w:top w:val="nil"/>
              <w:left w:val="nil"/>
              <w:bottom w:val="dashed" w:sz="4" w:space="0" w:color="auto"/>
              <w:right w:val="nil"/>
            </w:tcBorders>
            <w:shd w:val="clear" w:color="auto" w:fill="auto"/>
            <w:noWrap/>
            <w:vAlign w:val="center"/>
            <w:hideMark/>
          </w:tcPr>
          <w:p w14:paraId="7E7EF01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0.337443294</w:t>
            </w:r>
          </w:p>
        </w:tc>
        <w:tc>
          <w:tcPr>
            <w:tcW w:w="0" w:type="auto"/>
            <w:tcBorders>
              <w:top w:val="nil"/>
              <w:left w:val="nil"/>
              <w:bottom w:val="dashed" w:sz="4" w:space="0" w:color="auto"/>
              <w:right w:val="nil"/>
            </w:tcBorders>
            <w:shd w:val="clear" w:color="auto" w:fill="auto"/>
            <w:noWrap/>
            <w:vAlign w:val="center"/>
            <w:hideMark/>
          </w:tcPr>
          <w:p w14:paraId="66CD67E3"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5800146</w:t>
            </w:r>
          </w:p>
        </w:tc>
        <w:tc>
          <w:tcPr>
            <w:tcW w:w="0" w:type="auto"/>
            <w:tcBorders>
              <w:top w:val="nil"/>
              <w:left w:val="nil"/>
              <w:bottom w:val="dashed" w:sz="4" w:space="0" w:color="auto"/>
              <w:right w:val="nil"/>
            </w:tcBorders>
            <w:shd w:val="clear" w:color="auto" w:fill="auto"/>
            <w:noWrap/>
            <w:vAlign w:val="center"/>
            <w:hideMark/>
          </w:tcPr>
          <w:p w14:paraId="71175EE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9222</w:t>
            </w:r>
          </w:p>
        </w:tc>
        <w:tc>
          <w:tcPr>
            <w:tcW w:w="0" w:type="auto"/>
            <w:tcBorders>
              <w:top w:val="nil"/>
              <w:left w:val="nil"/>
              <w:bottom w:val="dashed" w:sz="4" w:space="0" w:color="auto"/>
              <w:right w:val="nil"/>
            </w:tcBorders>
            <w:shd w:val="clear" w:color="auto" w:fill="auto"/>
            <w:noWrap/>
            <w:vAlign w:val="center"/>
            <w:hideMark/>
          </w:tcPr>
          <w:p w14:paraId="289FE1C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10206</w:t>
            </w:r>
          </w:p>
        </w:tc>
      </w:tr>
      <w:tr w:rsidR="00352CB9" w:rsidRPr="00946467" w14:paraId="69C096D2" w14:textId="77777777" w:rsidTr="005645C4">
        <w:trPr>
          <w:trHeight w:val="288"/>
          <w:jc w:val="center"/>
        </w:trPr>
        <w:tc>
          <w:tcPr>
            <w:tcW w:w="0" w:type="auto"/>
            <w:vMerge/>
            <w:tcBorders>
              <w:top w:val="nil"/>
              <w:left w:val="nil"/>
              <w:bottom w:val="single" w:sz="8" w:space="0" w:color="000000"/>
              <w:right w:val="nil"/>
            </w:tcBorders>
            <w:vAlign w:val="center"/>
            <w:hideMark/>
          </w:tcPr>
          <w:p w14:paraId="06109444"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4514A76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Scotiabank Colpatria S.A.</w:t>
            </w:r>
          </w:p>
        </w:tc>
        <w:tc>
          <w:tcPr>
            <w:tcW w:w="0" w:type="auto"/>
            <w:tcBorders>
              <w:top w:val="nil"/>
              <w:left w:val="nil"/>
              <w:bottom w:val="dashed" w:sz="4" w:space="0" w:color="auto"/>
              <w:right w:val="single" w:sz="8" w:space="0" w:color="auto"/>
            </w:tcBorders>
            <w:shd w:val="clear" w:color="auto" w:fill="auto"/>
            <w:noWrap/>
            <w:vAlign w:val="center"/>
            <w:hideMark/>
          </w:tcPr>
          <w:p w14:paraId="4467FFA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2021</w:t>
            </w:r>
          </w:p>
        </w:tc>
        <w:tc>
          <w:tcPr>
            <w:tcW w:w="0" w:type="auto"/>
            <w:tcBorders>
              <w:top w:val="nil"/>
              <w:left w:val="nil"/>
              <w:bottom w:val="dashed" w:sz="4" w:space="0" w:color="auto"/>
              <w:right w:val="nil"/>
            </w:tcBorders>
            <w:shd w:val="clear" w:color="auto" w:fill="auto"/>
            <w:noWrap/>
            <w:vAlign w:val="center"/>
            <w:hideMark/>
          </w:tcPr>
          <w:p w14:paraId="64C86C1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44.2</w:t>
            </w:r>
          </w:p>
        </w:tc>
        <w:tc>
          <w:tcPr>
            <w:tcW w:w="0" w:type="auto"/>
            <w:tcBorders>
              <w:top w:val="nil"/>
              <w:left w:val="nil"/>
              <w:bottom w:val="dashed" w:sz="4" w:space="0" w:color="auto"/>
              <w:right w:val="nil"/>
            </w:tcBorders>
            <w:shd w:val="clear" w:color="auto" w:fill="auto"/>
            <w:noWrap/>
            <w:vAlign w:val="center"/>
            <w:hideMark/>
          </w:tcPr>
          <w:p w14:paraId="77E7527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259053</w:t>
            </w:r>
          </w:p>
        </w:tc>
        <w:tc>
          <w:tcPr>
            <w:tcW w:w="0" w:type="auto"/>
            <w:tcBorders>
              <w:top w:val="nil"/>
              <w:left w:val="nil"/>
              <w:bottom w:val="dashed" w:sz="4" w:space="0" w:color="auto"/>
              <w:right w:val="nil"/>
            </w:tcBorders>
            <w:shd w:val="clear" w:color="auto" w:fill="auto"/>
            <w:noWrap/>
            <w:vAlign w:val="center"/>
            <w:hideMark/>
          </w:tcPr>
          <w:p w14:paraId="0053B491"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0.323601629</w:t>
            </w:r>
          </w:p>
        </w:tc>
        <w:tc>
          <w:tcPr>
            <w:tcW w:w="0" w:type="auto"/>
            <w:tcBorders>
              <w:top w:val="nil"/>
              <w:left w:val="nil"/>
              <w:bottom w:val="dashed" w:sz="4" w:space="0" w:color="auto"/>
              <w:right w:val="nil"/>
            </w:tcBorders>
            <w:shd w:val="clear" w:color="auto" w:fill="auto"/>
            <w:noWrap/>
            <w:vAlign w:val="center"/>
            <w:hideMark/>
          </w:tcPr>
          <w:p w14:paraId="2642D29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5651985</w:t>
            </w:r>
          </w:p>
        </w:tc>
        <w:tc>
          <w:tcPr>
            <w:tcW w:w="0" w:type="auto"/>
            <w:tcBorders>
              <w:top w:val="nil"/>
              <w:left w:val="nil"/>
              <w:bottom w:val="dashed" w:sz="4" w:space="0" w:color="auto"/>
              <w:right w:val="nil"/>
            </w:tcBorders>
            <w:shd w:val="clear" w:color="auto" w:fill="auto"/>
            <w:noWrap/>
            <w:vAlign w:val="center"/>
            <w:hideMark/>
          </w:tcPr>
          <w:p w14:paraId="6C96331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14775</w:t>
            </w:r>
          </w:p>
        </w:tc>
        <w:tc>
          <w:tcPr>
            <w:tcW w:w="0" w:type="auto"/>
            <w:tcBorders>
              <w:top w:val="nil"/>
              <w:left w:val="nil"/>
              <w:bottom w:val="dashed" w:sz="4" w:space="0" w:color="auto"/>
              <w:right w:val="nil"/>
            </w:tcBorders>
            <w:shd w:val="clear" w:color="auto" w:fill="auto"/>
            <w:noWrap/>
            <w:vAlign w:val="center"/>
            <w:hideMark/>
          </w:tcPr>
          <w:p w14:paraId="5931E23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19548</w:t>
            </w:r>
          </w:p>
        </w:tc>
      </w:tr>
      <w:tr w:rsidR="00352CB9" w:rsidRPr="00946467" w14:paraId="48D2BC40" w14:textId="77777777" w:rsidTr="005645C4">
        <w:trPr>
          <w:trHeight w:val="288"/>
          <w:jc w:val="center"/>
        </w:trPr>
        <w:tc>
          <w:tcPr>
            <w:tcW w:w="0" w:type="auto"/>
            <w:vMerge/>
            <w:tcBorders>
              <w:top w:val="nil"/>
              <w:left w:val="nil"/>
              <w:bottom w:val="single" w:sz="8" w:space="0" w:color="000000"/>
              <w:right w:val="nil"/>
            </w:tcBorders>
            <w:vAlign w:val="center"/>
            <w:hideMark/>
          </w:tcPr>
          <w:p w14:paraId="1C66E8A2"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dashed" w:sz="4" w:space="0" w:color="auto"/>
              <w:right w:val="nil"/>
            </w:tcBorders>
            <w:shd w:val="clear" w:color="auto" w:fill="auto"/>
            <w:noWrap/>
            <w:vAlign w:val="center"/>
            <w:hideMark/>
          </w:tcPr>
          <w:p w14:paraId="32F7495F"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Scotiabank Colpatria S.A.</w:t>
            </w:r>
          </w:p>
        </w:tc>
        <w:tc>
          <w:tcPr>
            <w:tcW w:w="0" w:type="auto"/>
            <w:tcBorders>
              <w:top w:val="nil"/>
              <w:left w:val="nil"/>
              <w:bottom w:val="dashed" w:sz="4" w:space="0" w:color="auto"/>
              <w:right w:val="single" w:sz="8" w:space="0" w:color="auto"/>
            </w:tcBorders>
            <w:shd w:val="clear" w:color="auto" w:fill="auto"/>
            <w:noWrap/>
            <w:vAlign w:val="center"/>
            <w:hideMark/>
          </w:tcPr>
          <w:p w14:paraId="53C6960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2022</w:t>
            </w:r>
          </w:p>
        </w:tc>
        <w:tc>
          <w:tcPr>
            <w:tcW w:w="0" w:type="auto"/>
            <w:tcBorders>
              <w:top w:val="nil"/>
              <w:left w:val="nil"/>
              <w:bottom w:val="dashed" w:sz="4" w:space="0" w:color="auto"/>
              <w:right w:val="nil"/>
            </w:tcBorders>
            <w:shd w:val="clear" w:color="auto" w:fill="auto"/>
            <w:noWrap/>
            <w:vAlign w:val="center"/>
            <w:hideMark/>
          </w:tcPr>
          <w:p w14:paraId="0476868E"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44.7</w:t>
            </w:r>
          </w:p>
        </w:tc>
        <w:tc>
          <w:tcPr>
            <w:tcW w:w="0" w:type="auto"/>
            <w:tcBorders>
              <w:top w:val="nil"/>
              <w:left w:val="nil"/>
              <w:bottom w:val="dashed" w:sz="4" w:space="0" w:color="auto"/>
              <w:right w:val="nil"/>
            </w:tcBorders>
            <w:shd w:val="clear" w:color="auto" w:fill="auto"/>
            <w:noWrap/>
            <w:vAlign w:val="center"/>
            <w:hideMark/>
          </w:tcPr>
          <w:p w14:paraId="52149A4D"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289188</w:t>
            </w:r>
          </w:p>
        </w:tc>
        <w:tc>
          <w:tcPr>
            <w:tcW w:w="0" w:type="auto"/>
            <w:tcBorders>
              <w:top w:val="nil"/>
              <w:left w:val="nil"/>
              <w:bottom w:val="dashed" w:sz="4" w:space="0" w:color="auto"/>
              <w:right w:val="nil"/>
            </w:tcBorders>
            <w:shd w:val="clear" w:color="auto" w:fill="auto"/>
            <w:noWrap/>
            <w:vAlign w:val="center"/>
            <w:hideMark/>
          </w:tcPr>
          <w:p w14:paraId="7B7055F5"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0.329631635</w:t>
            </w:r>
          </w:p>
        </w:tc>
        <w:tc>
          <w:tcPr>
            <w:tcW w:w="0" w:type="auto"/>
            <w:tcBorders>
              <w:top w:val="nil"/>
              <w:left w:val="nil"/>
              <w:bottom w:val="dashed" w:sz="4" w:space="0" w:color="auto"/>
              <w:right w:val="nil"/>
            </w:tcBorders>
            <w:shd w:val="clear" w:color="auto" w:fill="auto"/>
            <w:noWrap/>
            <w:vAlign w:val="center"/>
            <w:hideMark/>
          </w:tcPr>
          <w:p w14:paraId="1F9E9DFA"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5866692</w:t>
            </w:r>
          </w:p>
        </w:tc>
        <w:tc>
          <w:tcPr>
            <w:tcW w:w="0" w:type="auto"/>
            <w:tcBorders>
              <w:top w:val="nil"/>
              <w:left w:val="nil"/>
              <w:bottom w:val="dashed" w:sz="4" w:space="0" w:color="auto"/>
              <w:right w:val="nil"/>
            </w:tcBorders>
            <w:shd w:val="clear" w:color="auto" w:fill="auto"/>
            <w:noWrap/>
            <w:vAlign w:val="center"/>
            <w:hideMark/>
          </w:tcPr>
          <w:p w14:paraId="231F50F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11235</w:t>
            </w:r>
          </w:p>
        </w:tc>
        <w:tc>
          <w:tcPr>
            <w:tcW w:w="0" w:type="auto"/>
            <w:tcBorders>
              <w:top w:val="nil"/>
              <w:left w:val="nil"/>
              <w:bottom w:val="dashed" w:sz="4" w:space="0" w:color="auto"/>
              <w:right w:val="nil"/>
            </w:tcBorders>
            <w:shd w:val="clear" w:color="auto" w:fill="auto"/>
            <w:noWrap/>
            <w:vAlign w:val="center"/>
            <w:hideMark/>
          </w:tcPr>
          <w:p w14:paraId="03720912"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12996</w:t>
            </w:r>
          </w:p>
        </w:tc>
      </w:tr>
      <w:tr w:rsidR="00352CB9" w:rsidRPr="00946467" w14:paraId="1A4875CC" w14:textId="77777777" w:rsidTr="005645C4">
        <w:trPr>
          <w:trHeight w:val="300"/>
          <w:jc w:val="center"/>
        </w:trPr>
        <w:tc>
          <w:tcPr>
            <w:tcW w:w="0" w:type="auto"/>
            <w:vMerge/>
            <w:tcBorders>
              <w:top w:val="nil"/>
              <w:left w:val="nil"/>
              <w:bottom w:val="single" w:sz="8" w:space="0" w:color="000000"/>
              <w:right w:val="nil"/>
            </w:tcBorders>
            <w:vAlign w:val="center"/>
            <w:hideMark/>
          </w:tcPr>
          <w:p w14:paraId="578CAC61" w14:textId="77777777" w:rsidR="00352CB9" w:rsidRPr="00F07704" w:rsidRDefault="00352CB9" w:rsidP="00352CB9">
            <w:pPr>
              <w:spacing w:line="240" w:lineRule="auto"/>
              <w:ind w:firstLine="0"/>
              <w:jc w:val="left"/>
              <w:rPr>
                <w:rFonts w:eastAsia="Times New Roman" w:cs="Times New Roman"/>
                <w:b/>
                <w:color w:val="000000"/>
                <w:sz w:val="18"/>
                <w:szCs w:val="18"/>
              </w:rPr>
            </w:pPr>
          </w:p>
        </w:tc>
        <w:tc>
          <w:tcPr>
            <w:tcW w:w="0" w:type="auto"/>
            <w:tcBorders>
              <w:top w:val="nil"/>
              <w:left w:val="nil"/>
              <w:bottom w:val="single" w:sz="8" w:space="0" w:color="auto"/>
              <w:right w:val="nil"/>
            </w:tcBorders>
            <w:shd w:val="clear" w:color="auto" w:fill="auto"/>
            <w:noWrap/>
            <w:vAlign w:val="center"/>
            <w:hideMark/>
          </w:tcPr>
          <w:p w14:paraId="4ABDE9DE" w14:textId="77777777" w:rsidR="00352CB9" w:rsidRPr="00F07704" w:rsidRDefault="00352CB9" w:rsidP="00352CB9">
            <w:pPr>
              <w:spacing w:line="240" w:lineRule="auto"/>
              <w:ind w:firstLine="0"/>
              <w:jc w:val="center"/>
              <w:rPr>
                <w:rFonts w:eastAsia="Times New Roman" w:cs="Times New Roman"/>
                <w:b/>
                <w:color w:val="000000"/>
                <w:sz w:val="18"/>
                <w:szCs w:val="18"/>
              </w:rPr>
            </w:pPr>
            <w:r w:rsidRPr="00F07704">
              <w:rPr>
                <w:rFonts w:eastAsia="Times New Roman" w:cs="Times New Roman"/>
                <w:b/>
                <w:color w:val="000000"/>
                <w:sz w:val="18"/>
                <w:szCs w:val="18"/>
              </w:rPr>
              <w:t>Scotiabank Colpatria S.A.</w:t>
            </w:r>
          </w:p>
        </w:tc>
        <w:tc>
          <w:tcPr>
            <w:tcW w:w="0" w:type="auto"/>
            <w:tcBorders>
              <w:top w:val="nil"/>
              <w:left w:val="nil"/>
              <w:bottom w:val="single" w:sz="8" w:space="0" w:color="auto"/>
              <w:right w:val="single" w:sz="8" w:space="0" w:color="auto"/>
            </w:tcBorders>
            <w:shd w:val="clear" w:color="auto" w:fill="auto"/>
            <w:noWrap/>
            <w:vAlign w:val="center"/>
            <w:hideMark/>
          </w:tcPr>
          <w:p w14:paraId="72C1C15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2023</w:t>
            </w:r>
          </w:p>
        </w:tc>
        <w:tc>
          <w:tcPr>
            <w:tcW w:w="0" w:type="auto"/>
            <w:tcBorders>
              <w:top w:val="nil"/>
              <w:left w:val="nil"/>
              <w:bottom w:val="single" w:sz="8" w:space="0" w:color="auto"/>
              <w:right w:val="nil"/>
            </w:tcBorders>
            <w:shd w:val="clear" w:color="auto" w:fill="auto"/>
            <w:noWrap/>
            <w:vAlign w:val="center"/>
            <w:hideMark/>
          </w:tcPr>
          <w:p w14:paraId="0E2207D6"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45.6</w:t>
            </w:r>
          </w:p>
        </w:tc>
        <w:tc>
          <w:tcPr>
            <w:tcW w:w="0" w:type="auto"/>
            <w:tcBorders>
              <w:top w:val="nil"/>
              <w:left w:val="nil"/>
              <w:bottom w:val="single" w:sz="8" w:space="0" w:color="auto"/>
              <w:right w:val="nil"/>
            </w:tcBorders>
            <w:shd w:val="clear" w:color="auto" w:fill="auto"/>
            <w:noWrap/>
            <w:vAlign w:val="center"/>
            <w:hideMark/>
          </w:tcPr>
          <w:p w14:paraId="4A93544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261483</w:t>
            </w:r>
          </w:p>
        </w:tc>
        <w:tc>
          <w:tcPr>
            <w:tcW w:w="0" w:type="auto"/>
            <w:tcBorders>
              <w:top w:val="nil"/>
              <w:left w:val="nil"/>
              <w:bottom w:val="single" w:sz="8" w:space="0" w:color="auto"/>
              <w:right w:val="nil"/>
            </w:tcBorders>
            <w:shd w:val="clear" w:color="auto" w:fill="auto"/>
            <w:noWrap/>
            <w:vAlign w:val="center"/>
            <w:hideMark/>
          </w:tcPr>
          <w:p w14:paraId="11147F09"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0.300121163</w:t>
            </w:r>
          </w:p>
        </w:tc>
        <w:tc>
          <w:tcPr>
            <w:tcW w:w="0" w:type="auto"/>
            <w:tcBorders>
              <w:top w:val="nil"/>
              <w:left w:val="nil"/>
              <w:bottom w:val="single" w:sz="8" w:space="0" w:color="auto"/>
              <w:right w:val="nil"/>
            </w:tcBorders>
            <w:shd w:val="clear" w:color="auto" w:fill="auto"/>
            <w:noWrap/>
            <w:vAlign w:val="center"/>
            <w:hideMark/>
          </w:tcPr>
          <w:p w14:paraId="5A5A36F0"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4224339</w:t>
            </w:r>
          </w:p>
        </w:tc>
        <w:tc>
          <w:tcPr>
            <w:tcW w:w="0" w:type="auto"/>
            <w:tcBorders>
              <w:top w:val="nil"/>
              <w:left w:val="nil"/>
              <w:bottom w:val="single" w:sz="8" w:space="0" w:color="auto"/>
              <w:right w:val="nil"/>
            </w:tcBorders>
            <w:shd w:val="clear" w:color="auto" w:fill="auto"/>
            <w:noWrap/>
            <w:vAlign w:val="center"/>
            <w:hideMark/>
          </w:tcPr>
          <w:p w14:paraId="51FA77A4"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4614</w:t>
            </w:r>
          </w:p>
        </w:tc>
        <w:tc>
          <w:tcPr>
            <w:tcW w:w="0" w:type="auto"/>
            <w:tcBorders>
              <w:top w:val="nil"/>
              <w:left w:val="nil"/>
              <w:bottom w:val="single" w:sz="8" w:space="0" w:color="auto"/>
              <w:right w:val="nil"/>
            </w:tcBorders>
            <w:shd w:val="clear" w:color="auto" w:fill="auto"/>
            <w:noWrap/>
            <w:vAlign w:val="center"/>
            <w:hideMark/>
          </w:tcPr>
          <w:p w14:paraId="10CCC258" w14:textId="77777777" w:rsidR="00352CB9" w:rsidRPr="00F07704" w:rsidRDefault="00352CB9" w:rsidP="00352CB9">
            <w:pPr>
              <w:spacing w:line="240" w:lineRule="auto"/>
              <w:ind w:firstLine="0"/>
              <w:jc w:val="center"/>
              <w:rPr>
                <w:rFonts w:eastAsia="Times New Roman" w:cs="Times New Roman"/>
                <w:color w:val="000000"/>
                <w:sz w:val="18"/>
                <w:szCs w:val="18"/>
              </w:rPr>
            </w:pPr>
            <w:r w:rsidRPr="00F07704">
              <w:rPr>
                <w:rFonts w:eastAsia="Times New Roman" w:cs="Times New Roman"/>
                <w:color w:val="000000"/>
                <w:sz w:val="18"/>
                <w:szCs w:val="18"/>
              </w:rPr>
              <w:t>5376</w:t>
            </w:r>
          </w:p>
        </w:tc>
      </w:tr>
    </w:tbl>
    <w:p w14:paraId="267F03BF" w14:textId="778ED150" w:rsidR="007B221A" w:rsidRPr="00F07704" w:rsidRDefault="00FC375A" w:rsidP="003B584B">
      <w:pPr>
        <w:pStyle w:val="CitarTablas"/>
        <w:rPr>
          <w:lang w:val="es-US"/>
        </w:rPr>
      </w:pPr>
      <w:r w:rsidRPr="00F07704">
        <w:rPr>
          <w:lang w:val="es-US"/>
        </w:rPr>
        <w:t xml:space="preserve">Anexo 1: </w:t>
      </w:r>
      <w:r w:rsidR="003B584B" w:rsidRPr="00F07704">
        <w:rPr>
          <w:lang w:val="es-US"/>
        </w:rPr>
        <w:t>Tabla con los datos iniciales de las variables significativas</w:t>
      </w:r>
    </w:p>
    <w:p w14:paraId="7DDBA3F4" w14:textId="77777777" w:rsidR="003B584B" w:rsidRPr="00EF432E" w:rsidRDefault="003B584B" w:rsidP="00766E46">
      <w:pPr>
        <w:rPr>
          <w:lang w:val="es-CO"/>
          <w:rPrChange w:id="133" w:author="Adriana Lourdes Abrego Perez" w:date="2024-05-10T07:25:00Z">
            <w:rPr/>
          </w:rPrChange>
        </w:rPr>
      </w:pPr>
    </w:p>
    <w:p w14:paraId="35293C2E" w14:textId="36BB06B3" w:rsidR="00B66604" w:rsidRPr="00F07704" w:rsidRDefault="00B741A6" w:rsidP="00B741A6">
      <w:pPr>
        <w:pStyle w:val="Tesis2"/>
        <w:rPr>
          <w:lang w:val="es-US"/>
        </w:rPr>
      </w:pPr>
      <w:bookmarkStart w:id="134" w:name="_Toc165284768"/>
      <w:bookmarkStart w:id="135" w:name="_Toc165963764"/>
      <w:r w:rsidRPr="00F07704">
        <w:rPr>
          <w:lang w:val="es-US"/>
        </w:rPr>
        <w:t xml:space="preserve">Box </w:t>
      </w:r>
      <w:proofErr w:type="spellStart"/>
      <w:r w:rsidRPr="00F07704">
        <w:rPr>
          <w:lang w:val="es-US"/>
        </w:rPr>
        <w:t>Plots</w:t>
      </w:r>
      <w:bookmarkEnd w:id="134"/>
      <w:bookmarkEnd w:id="135"/>
      <w:proofErr w:type="spellEnd"/>
    </w:p>
    <w:p w14:paraId="2A70DAE5" w14:textId="72439E6E" w:rsidR="00D704D7" w:rsidRPr="00F07704" w:rsidRDefault="0080337A" w:rsidP="00FC3252">
      <w:pPr>
        <w:pStyle w:val="CitarTablas"/>
        <w:rPr>
          <w:lang w:val="es-US"/>
        </w:rPr>
      </w:pPr>
      <w:r w:rsidRPr="00F07704">
        <w:rPr>
          <w:noProof/>
          <w:lang w:val="es-US"/>
        </w:rPr>
        <w:drawing>
          <wp:inline distT="0" distB="0" distL="0" distR="0" wp14:anchorId="2ADAB990" wp14:editId="3A6A3D7A">
            <wp:extent cx="3657600" cy="2194560"/>
            <wp:effectExtent l="0" t="0" r="0" b="0"/>
            <wp:docPr id="176082767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27678"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58A965B1" w14:textId="7BF0D5B0" w:rsidR="00D704D7" w:rsidRPr="00F07704" w:rsidRDefault="003B584B" w:rsidP="00FE2E62">
      <w:pPr>
        <w:pStyle w:val="CitarTablas"/>
        <w:rPr>
          <w:lang w:val="es-US"/>
        </w:rPr>
      </w:pPr>
      <w:r w:rsidRPr="00F07704">
        <w:rPr>
          <w:lang w:val="es-US"/>
        </w:rPr>
        <w:t>Anexo</w:t>
      </w:r>
      <w:r w:rsidR="00EF0D46" w:rsidRPr="00F07704">
        <w:rPr>
          <w:lang w:val="es-US"/>
        </w:rPr>
        <w:t xml:space="preserve"> x: Box </w:t>
      </w:r>
      <w:proofErr w:type="spellStart"/>
      <w:r w:rsidR="00EF0D46" w:rsidRPr="00F07704">
        <w:rPr>
          <w:lang w:val="es-US"/>
        </w:rPr>
        <w:t>Plot</w:t>
      </w:r>
      <w:proofErr w:type="spellEnd"/>
      <w:r w:rsidR="00EF0D46" w:rsidRPr="00F07704">
        <w:rPr>
          <w:lang w:val="es-US"/>
        </w:rPr>
        <w:t xml:space="preserve"> de numero de corresponsales activas por banco</w:t>
      </w:r>
    </w:p>
    <w:p w14:paraId="00C5A9E5" w14:textId="77777777" w:rsidR="009D0310" w:rsidRPr="00EF432E" w:rsidRDefault="009D0310" w:rsidP="00F93C08">
      <w:pPr>
        <w:rPr>
          <w:lang w:val="es-CO"/>
          <w:rPrChange w:id="136" w:author="Adriana Lourdes Abrego Perez" w:date="2024-05-10T07:25:00Z">
            <w:rPr/>
          </w:rPrChange>
        </w:rPr>
      </w:pPr>
    </w:p>
    <w:p w14:paraId="1226A1B9" w14:textId="6BC5881F" w:rsidR="009D0310" w:rsidRPr="00F07704" w:rsidRDefault="005A7BB4" w:rsidP="00FE2E62">
      <w:pPr>
        <w:pStyle w:val="CitarTablas"/>
        <w:rPr>
          <w:lang w:val="es-US"/>
        </w:rPr>
      </w:pPr>
      <w:r w:rsidRPr="00F07704">
        <w:rPr>
          <w:noProof/>
          <w:lang w:val="es-US"/>
          <w14:ligatures w14:val="standardContextual"/>
        </w:rPr>
        <w:drawing>
          <wp:inline distT="0" distB="0" distL="0" distR="0" wp14:anchorId="14040513" wp14:editId="735235CC">
            <wp:extent cx="3657600" cy="2194560"/>
            <wp:effectExtent l="0" t="0" r="0" b="0"/>
            <wp:docPr id="145308587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5870" name="Imagen 1453085870"/>
                    <pic:cNvPicPr/>
                  </pic:nvPicPr>
                  <pic:blipFill>
                    <a:blip r:embed="rId36">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60CE7AA8" w14:textId="287530C1" w:rsidR="005A7BB4" w:rsidRPr="00F07704" w:rsidRDefault="003B584B" w:rsidP="005A7BB4">
      <w:pPr>
        <w:pStyle w:val="CitarTablas"/>
        <w:rPr>
          <w:lang w:val="es-US"/>
        </w:rPr>
      </w:pPr>
      <w:r w:rsidRPr="00F07704">
        <w:rPr>
          <w:lang w:val="es-US"/>
        </w:rPr>
        <w:t>Anexo</w:t>
      </w:r>
      <w:r w:rsidR="005A7BB4" w:rsidRPr="00F07704">
        <w:rPr>
          <w:lang w:val="es-US"/>
        </w:rPr>
        <w:t xml:space="preserve"> x: Box </w:t>
      </w:r>
      <w:proofErr w:type="spellStart"/>
      <w:r w:rsidR="005A7BB4" w:rsidRPr="00F07704">
        <w:rPr>
          <w:lang w:val="es-US"/>
        </w:rPr>
        <w:t>Plot</w:t>
      </w:r>
      <w:proofErr w:type="spellEnd"/>
      <w:r w:rsidR="005A7BB4" w:rsidRPr="00F07704">
        <w:rPr>
          <w:lang w:val="es-US"/>
        </w:rPr>
        <w:t xml:space="preserve"> de porcentaje de cuentas activas por banco</w:t>
      </w:r>
    </w:p>
    <w:p w14:paraId="3A67C8AC" w14:textId="77777777" w:rsidR="005A7BB4" w:rsidRPr="00EF432E" w:rsidRDefault="005A7BB4" w:rsidP="00F93C08">
      <w:pPr>
        <w:rPr>
          <w:lang w:val="es-CO"/>
          <w:rPrChange w:id="137" w:author="Adriana Lourdes Abrego Perez" w:date="2024-05-10T07:25:00Z">
            <w:rPr/>
          </w:rPrChange>
        </w:rPr>
      </w:pPr>
    </w:p>
    <w:p w14:paraId="245FA716" w14:textId="77777777" w:rsidR="0014376A" w:rsidRPr="00F07704" w:rsidRDefault="0080337A" w:rsidP="00FC3252">
      <w:pPr>
        <w:pStyle w:val="CitarTablas"/>
        <w:rPr>
          <w:lang w:val="es-US"/>
        </w:rPr>
      </w:pPr>
      <w:r w:rsidRPr="00F07704">
        <w:rPr>
          <w:noProof/>
          <w:lang w:val="es-US"/>
        </w:rPr>
        <w:lastRenderedPageBreak/>
        <w:drawing>
          <wp:inline distT="0" distB="0" distL="0" distR="0" wp14:anchorId="455C0A96" wp14:editId="633A7D11">
            <wp:extent cx="3657600" cy="2194560"/>
            <wp:effectExtent l="0" t="0" r="0" b="0"/>
            <wp:docPr id="110889431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316" name="Imagen 28"/>
                    <pic:cNvPicPr/>
                  </pic:nvPicPr>
                  <pic:blipFill>
                    <a:blip r:embed="rId22">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215010C8" w14:textId="74E0D680" w:rsidR="0014376A" w:rsidRPr="00F07704" w:rsidRDefault="003B584B" w:rsidP="00FE2E62">
      <w:pPr>
        <w:pStyle w:val="CitarTablas"/>
        <w:rPr>
          <w:lang w:val="es-US"/>
        </w:rPr>
      </w:pPr>
      <w:r w:rsidRPr="00F07704">
        <w:rPr>
          <w:lang w:val="es-US"/>
        </w:rPr>
        <w:t>Anexo</w:t>
      </w:r>
      <w:r w:rsidR="0014376A" w:rsidRPr="00F07704">
        <w:rPr>
          <w:lang w:val="es-US"/>
        </w:rPr>
        <w:t xml:space="preserve"> x: Box </w:t>
      </w:r>
      <w:proofErr w:type="spellStart"/>
      <w:r w:rsidR="0014376A" w:rsidRPr="00F07704">
        <w:rPr>
          <w:lang w:val="es-US"/>
        </w:rPr>
        <w:t>Plot</w:t>
      </w:r>
      <w:proofErr w:type="spellEnd"/>
      <w:r w:rsidR="0014376A" w:rsidRPr="00F07704">
        <w:rPr>
          <w:lang w:val="es-US"/>
        </w:rPr>
        <w:t xml:space="preserve"> de </w:t>
      </w:r>
      <w:r w:rsidR="009D0310" w:rsidRPr="00F07704">
        <w:rPr>
          <w:lang w:val="es-US"/>
        </w:rPr>
        <w:t>número</w:t>
      </w:r>
      <w:r w:rsidR="0014376A" w:rsidRPr="00F07704">
        <w:rPr>
          <w:lang w:val="es-US"/>
        </w:rPr>
        <w:t xml:space="preserve"> de </w:t>
      </w:r>
      <w:r w:rsidR="009D0310" w:rsidRPr="00F07704">
        <w:rPr>
          <w:lang w:val="es-US"/>
        </w:rPr>
        <w:t>créditos de consumo emitidos a hombres</w:t>
      </w:r>
      <w:r w:rsidR="0014376A" w:rsidRPr="00F07704">
        <w:rPr>
          <w:lang w:val="es-US"/>
        </w:rPr>
        <w:t xml:space="preserve"> por banco</w:t>
      </w:r>
    </w:p>
    <w:p w14:paraId="7A5BAA72" w14:textId="77777777" w:rsidR="005A7BB4" w:rsidRPr="00EF432E" w:rsidRDefault="005A7BB4" w:rsidP="00F93C08">
      <w:pPr>
        <w:rPr>
          <w:lang w:val="es-CO"/>
          <w:rPrChange w:id="138" w:author="Adriana Lourdes Abrego Perez" w:date="2024-05-10T07:25:00Z">
            <w:rPr/>
          </w:rPrChange>
        </w:rPr>
      </w:pPr>
    </w:p>
    <w:p w14:paraId="1A85FD38" w14:textId="77777777" w:rsidR="0014376A" w:rsidRPr="00F07704" w:rsidRDefault="0014376A" w:rsidP="0014376A">
      <w:pPr>
        <w:pStyle w:val="Tesis2"/>
        <w:jc w:val="center"/>
        <w:rPr>
          <w:lang w:val="es-US"/>
        </w:rPr>
      </w:pPr>
    </w:p>
    <w:p w14:paraId="4E4B53DE" w14:textId="77777777" w:rsidR="009D0310" w:rsidRPr="00F07704" w:rsidRDefault="0080337A" w:rsidP="00FC3252">
      <w:pPr>
        <w:pStyle w:val="CitarTablas"/>
        <w:rPr>
          <w:lang w:val="es-US"/>
        </w:rPr>
      </w:pPr>
      <w:r w:rsidRPr="00F07704">
        <w:rPr>
          <w:noProof/>
          <w:lang w:val="es-US"/>
        </w:rPr>
        <w:drawing>
          <wp:inline distT="0" distB="0" distL="0" distR="0" wp14:anchorId="54EDBA33" wp14:editId="14408FA5">
            <wp:extent cx="3657600" cy="2194560"/>
            <wp:effectExtent l="0" t="0" r="0" b="0"/>
            <wp:docPr id="200287269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72699" name="Imagen 29"/>
                    <pic:cNvPicPr/>
                  </pic:nvPicPr>
                  <pic:blipFill>
                    <a:blip r:embed="rId23">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4A9AE571" w14:textId="5C771BCE" w:rsidR="00F953F5" w:rsidRPr="00F07704" w:rsidRDefault="003B584B" w:rsidP="00FE2E62">
      <w:pPr>
        <w:pStyle w:val="CitarTablas"/>
        <w:rPr>
          <w:lang w:val="es-US"/>
        </w:rPr>
      </w:pPr>
      <w:r w:rsidRPr="00F07704">
        <w:rPr>
          <w:lang w:val="es-US"/>
        </w:rPr>
        <w:t>Anexo</w:t>
      </w:r>
      <w:r w:rsidR="00F953F5" w:rsidRPr="00F07704">
        <w:rPr>
          <w:lang w:val="es-US"/>
        </w:rPr>
        <w:t xml:space="preserve"> x: Box </w:t>
      </w:r>
      <w:proofErr w:type="spellStart"/>
      <w:r w:rsidR="00F953F5" w:rsidRPr="00F07704">
        <w:rPr>
          <w:lang w:val="es-US"/>
        </w:rPr>
        <w:t>Plot</w:t>
      </w:r>
      <w:proofErr w:type="spellEnd"/>
      <w:r w:rsidR="00F953F5" w:rsidRPr="00F07704">
        <w:rPr>
          <w:lang w:val="es-US"/>
        </w:rPr>
        <w:t xml:space="preserve"> de número de créditos de consumo emitidos a </w:t>
      </w:r>
      <w:r w:rsidR="00941681" w:rsidRPr="00F07704">
        <w:rPr>
          <w:lang w:val="es-US"/>
        </w:rPr>
        <w:t>m</w:t>
      </w:r>
      <w:r w:rsidR="00F953F5" w:rsidRPr="00F07704">
        <w:rPr>
          <w:lang w:val="es-US"/>
        </w:rPr>
        <w:t>ujeres por banco</w:t>
      </w:r>
    </w:p>
    <w:p w14:paraId="3C134716" w14:textId="77777777" w:rsidR="00F953F5" w:rsidRPr="00F07704" w:rsidRDefault="00F953F5" w:rsidP="0014376A">
      <w:pPr>
        <w:pStyle w:val="Tesis2"/>
        <w:jc w:val="center"/>
        <w:rPr>
          <w:lang w:val="es-US"/>
        </w:rPr>
      </w:pPr>
    </w:p>
    <w:p w14:paraId="1E336C2C" w14:textId="77777777" w:rsidR="005A7BB4" w:rsidRPr="00F07704" w:rsidRDefault="005A7BB4" w:rsidP="0014376A">
      <w:pPr>
        <w:pStyle w:val="Tesis2"/>
        <w:jc w:val="center"/>
        <w:rPr>
          <w:lang w:val="es-US"/>
        </w:rPr>
      </w:pPr>
    </w:p>
    <w:p w14:paraId="20B1C9C2" w14:textId="77777777" w:rsidR="00941681" w:rsidRPr="00F07704" w:rsidRDefault="0080337A" w:rsidP="00FC3252">
      <w:pPr>
        <w:pStyle w:val="CitarTablas"/>
        <w:rPr>
          <w:lang w:val="es-US"/>
        </w:rPr>
      </w:pPr>
      <w:r w:rsidRPr="00F07704">
        <w:rPr>
          <w:noProof/>
          <w:lang w:val="es-US"/>
        </w:rPr>
        <w:lastRenderedPageBreak/>
        <w:drawing>
          <wp:inline distT="0" distB="0" distL="0" distR="0" wp14:anchorId="7E6E0109" wp14:editId="46E77D63">
            <wp:extent cx="3657600" cy="2194560"/>
            <wp:effectExtent l="0" t="0" r="0" b="0"/>
            <wp:docPr id="2965683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6832" name="Imagen 30"/>
                    <pic:cNvPicPr/>
                  </pic:nvPicPr>
                  <pic:blipFill>
                    <a:blip r:embed="rId37">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402EF416" w14:textId="4F6B4691" w:rsidR="00941681" w:rsidRPr="00F07704" w:rsidRDefault="003B584B" w:rsidP="00FE2E62">
      <w:pPr>
        <w:pStyle w:val="CitarTablas"/>
        <w:rPr>
          <w:lang w:val="es-US"/>
        </w:rPr>
      </w:pPr>
      <w:r w:rsidRPr="00F07704">
        <w:rPr>
          <w:lang w:val="es-US"/>
        </w:rPr>
        <w:t>Anexo</w:t>
      </w:r>
      <w:r w:rsidR="00941681" w:rsidRPr="00F07704">
        <w:rPr>
          <w:lang w:val="es-US"/>
        </w:rPr>
        <w:t xml:space="preserve"> x: Box </w:t>
      </w:r>
      <w:proofErr w:type="spellStart"/>
      <w:r w:rsidR="00941681" w:rsidRPr="00F07704">
        <w:rPr>
          <w:lang w:val="es-US"/>
        </w:rPr>
        <w:t>Plot</w:t>
      </w:r>
      <w:proofErr w:type="spellEnd"/>
      <w:r w:rsidR="00941681" w:rsidRPr="00F07704">
        <w:rPr>
          <w:lang w:val="es-US"/>
        </w:rPr>
        <w:t xml:space="preserve"> de número de créditos de vivienda emitidos a hombres por banco</w:t>
      </w:r>
    </w:p>
    <w:p w14:paraId="6B7268B2" w14:textId="77777777" w:rsidR="00941681" w:rsidRPr="00F07704" w:rsidRDefault="00941681" w:rsidP="00FE2E62">
      <w:pPr>
        <w:pStyle w:val="CitarTablas"/>
        <w:rPr>
          <w:lang w:val="es-US"/>
        </w:rPr>
      </w:pPr>
    </w:p>
    <w:p w14:paraId="10D141BB" w14:textId="77777777" w:rsidR="00941681" w:rsidRPr="00F07704" w:rsidRDefault="00941681" w:rsidP="00941681">
      <w:pPr>
        <w:pStyle w:val="Tesis2"/>
        <w:ind w:left="0"/>
        <w:jc w:val="center"/>
        <w:rPr>
          <w:lang w:val="es-US"/>
        </w:rPr>
      </w:pPr>
    </w:p>
    <w:p w14:paraId="5E436078" w14:textId="77777777" w:rsidR="00941681" w:rsidRPr="00F07704" w:rsidRDefault="0080337A" w:rsidP="00FC3252">
      <w:pPr>
        <w:pStyle w:val="CitarTablas"/>
        <w:rPr>
          <w:lang w:val="es-US"/>
        </w:rPr>
      </w:pPr>
      <w:r w:rsidRPr="00F07704">
        <w:rPr>
          <w:noProof/>
          <w:lang w:val="es-US"/>
        </w:rPr>
        <w:drawing>
          <wp:inline distT="0" distB="0" distL="0" distR="0" wp14:anchorId="105DEF80" wp14:editId="6843D13A">
            <wp:extent cx="3657600" cy="2194560"/>
            <wp:effectExtent l="0" t="0" r="0" b="0"/>
            <wp:docPr id="8753645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64555" name="Imagen 31"/>
                    <pic:cNvPicPr/>
                  </pic:nvPicPr>
                  <pic:blipFill>
                    <a:blip r:embed="rId38">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367F16EF" w14:textId="1B78E72D" w:rsidR="00941681" w:rsidRPr="00F07704" w:rsidRDefault="003B584B" w:rsidP="00FE2E62">
      <w:pPr>
        <w:pStyle w:val="CitarTablas"/>
        <w:rPr>
          <w:lang w:val="es-US"/>
        </w:rPr>
      </w:pPr>
      <w:r w:rsidRPr="00F07704">
        <w:rPr>
          <w:lang w:val="es-US"/>
        </w:rPr>
        <w:t>Anexo</w:t>
      </w:r>
      <w:r w:rsidR="00941681" w:rsidRPr="00F07704">
        <w:rPr>
          <w:lang w:val="es-US"/>
        </w:rPr>
        <w:t xml:space="preserve"> x: Box </w:t>
      </w:r>
      <w:proofErr w:type="spellStart"/>
      <w:r w:rsidR="00941681" w:rsidRPr="00F07704">
        <w:rPr>
          <w:lang w:val="es-US"/>
        </w:rPr>
        <w:t>Plot</w:t>
      </w:r>
      <w:proofErr w:type="spellEnd"/>
      <w:r w:rsidR="00941681" w:rsidRPr="00F07704">
        <w:rPr>
          <w:lang w:val="es-US"/>
        </w:rPr>
        <w:t xml:space="preserve"> de número de créditos de vivienda emitidos a </w:t>
      </w:r>
      <w:r w:rsidR="00FD7C57" w:rsidRPr="00F07704">
        <w:rPr>
          <w:lang w:val="es-US"/>
        </w:rPr>
        <w:t>mujere</w:t>
      </w:r>
      <w:r w:rsidR="00941681" w:rsidRPr="00F07704">
        <w:rPr>
          <w:lang w:val="es-US"/>
        </w:rPr>
        <w:t>s por banco</w:t>
      </w:r>
    </w:p>
    <w:p w14:paraId="17B562CE" w14:textId="77777777" w:rsidR="005A7BB4" w:rsidRPr="00F07704" w:rsidRDefault="005A7BB4" w:rsidP="00FE2E62">
      <w:pPr>
        <w:pStyle w:val="CitarTablas"/>
        <w:rPr>
          <w:lang w:val="es-US"/>
        </w:rPr>
      </w:pPr>
    </w:p>
    <w:p w14:paraId="69D1F3B3" w14:textId="77777777" w:rsidR="00941681" w:rsidRPr="00F07704" w:rsidRDefault="00941681" w:rsidP="00941681">
      <w:pPr>
        <w:pStyle w:val="Tesis2"/>
        <w:ind w:left="0"/>
        <w:jc w:val="center"/>
        <w:rPr>
          <w:lang w:val="es-US"/>
        </w:rPr>
      </w:pPr>
    </w:p>
    <w:p w14:paraId="04AA0DD6" w14:textId="77777777" w:rsidR="00941681" w:rsidRPr="00F07704" w:rsidRDefault="0080337A" w:rsidP="00FC3252">
      <w:pPr>
        <w:pStyle w:val="CitarTablas"/>
        <w:rPr>
          <w:lang w:val="es-US"/>
        </w:rPr>
      </w:pPr>
      <w:r w:rsidRPr="00F07704">
        <w:rPr>
          <w:noProof/>
          <w:lang w:val="es-US"/>
        </w:rPr>
        <w:lastRenderedPageBreak/>
        <w:drawing>
          <wp:inline distT="0" distB="0" distL="0" distR="0" wp14:anchorId="21D1ADE1" wp14:editId="05CB0C20">
            <wp:extent cx="3657600" cy="2194560"/>
            <wp:effectExtent l="0" t="0" r="0" b="0"/>
            <wp:docPr id="193929939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99392" name="Imagen 32"/>
                    <pic:cNvPicPr/>
                  </pic:nvPicPr>
                  <pic:blipFill>
                    <a:blip r:embed="rId39">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40A28136" w14:textId="7C670532" w:rsidR="00941681" w:rsidRPr="00F07704" w:rsidRDefault="003B584B" w:rsidP="00FE2E62">
      <w:pPr>
        <w:pStyle w:val="CitarTablas"/>
        <w:rPr>
          <w:lang w:val="es-US"/>
        </w:rPr>
      </w:pPr>
      <w:r w:rsidRPr="00F07704">
        <w:rPr>
          <w:lang w:val="es-US"/>
        </w:rPr>
        <w:t>Anexo</w:t>
      </w:r>
      <w:r w:rsidR="00941681" w:rsidRPr="00F07704">
        <w:rPr>
          <w:lang w:val="es-US"/>
        </w:rPr>
        <w:t xml:space="preserve"> x: Box </w:t>
      </w:r>
      <w:proofErr w:type="spellStart"/>
      <w:r w:rsidR="00941681" w:rsidRPr="00F07704">
        <w:rPr>
          <w:lang w:val="es-US"/>
        </w:rPr>
        <w:t>Plot</w:t>
      </w:r>
      <w:proofErr w:type="spellEnd"/>
      <w:r w:rsidR="00941681" w:rsidRPr="00F07704">
        <w:rPr>
          <w:lang w:val="es-US"/>
        </w:rPr>
        <w:t xml:space="preserve"> de número de cu</w:t>
      </w:r>
      <w:r w:rsidR="00FD7C57" w:rsidRPr="00F07704">
        <w:rPr>
          <w:lang w:val="es-US"/>
        </w:rPr>
        <w:t>entas con titulares</w:t>
      </w:r>
      <w:r w:rsidR="00941681" w:rsidRPr="00F07704">
        <w:rPr>
          <w:lang w:val="es-US"/>
        </w:rPr>
        <w:t xml:space="preserve"> hombres por banco</w:t>
      </w:r>
    </w:p>
    <w:p w14:paraId="5CD554F8" w14:textId="77777777" w:rsidR="005A7BB4" w:rsidRPr="00F07704" w:rsidRDefault="005A7BB4" w:rsidP="00FE2E62">
      <w:pPr>
        <w:pStyle w:val="CitarTablas"/>
        <w:rPr>
          <w:lang w:val="es-US"/>
        </w:rPr>
      </w:pPr>
    </w:p>
    <w:p w14:paraId="05D111BF" w14:textId="77777777" w:rsidR="00941681" w:rsidRPr="00F07704" w:rsidRDefault="00941681" w:rsidP="00941681">
      <w:pPr>
        <w:pStyle w:val="Tesis2"/>
        <w:ind w:left="0"/>
        <w:jc w:val="center"/>
        <w:rPr>
          <w:lang w:val="es-US"/>
        </w:rPr>
      </w:pPr>
    </w:p>
    <w:p w14:paraId="4918A0E2" w14:textId="77777777" w:rsidR="00FD7C57" w:rsidRPr="00F07704" w:rsidRDefault="0080337A" w:rsidP="00FC3252">
      <w:pPr>
        <w:pStyle w:val="CitarTablas"/>
        <w:rPr>
          <w:lang w:val="es-US"/>
        </w:rPr>
      </w:pPr>
      <w:r w:rsidRPr="00F07704">
        <w:rPr>
          <w:noProof/>
          <w:lang w:val="es-US"/>
        </w:rPr>
        <w:drawing>
          <wp:inline distT="0" distB="0" distL="0" distR="0" wp14:anchorId="54F67B9E" wp14:editId="722F3EDF">
            <wp:extent cx="3657600" cy="2194560"/>
            <wp:effectExtent l="0" t="0" r="0" b="0"/>
            <wp:docPr id="10020500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008" name="Imagen 33"/>
                    <pic:cNvPicPr/>
                  </pic:nvPicPr>
                  <pic:blipFill>
                    <a:blip r:embed="rId40">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04651418" w14:textId="7DF4D315" w:rsidR="00FD7C57" w:rsidRPr="00F07704" w:rsidRDefault="003B584B" w:rsidP="00FE2E62">
      <w:pPr>
        <w:pStyle w:val="CitarTablas"/>
        <w:rPr>
          <w:lang w:val="es-US"/>
        </w:rPr>
      </w:pPr>
      <w:r w:rsidRPr="00F07704">
        <w:rPr>
          <w:lang w:val="es-US"/>
        </w:rPr>
        <w:t>Anexo</w:t>
      </w:r>
      <w:r w:rsidR="00FD7C57" w:rsidRPr="00F07704">
        <w:rPr>
          <w:lang w:val="es-US"/>
        </w:rPr>
        <w:t xml:space="preserve"> x: Box </w:t>
      </w:r>
      <w:proofErr w:type="spellStart"/>
      <w:r w:rsidR="00FD7C57" w:rsidRPr="00F07704">
        <w:rPr>
          <w:lang w:val="es-US"/>
        </w:rPr>
        <w:t>Plot</w:t>
      </w:r>
      <w:proofErr w:type="spellEnd"/>
      <w:r w:rsidR="00FD7C57" w:rsidRPr="00F07704">
        <w:rPr>
          <w:lang w:val="es-US"/>
        </w:rPr>
        <w:t xml:space="preserve"> de número de cuentas con titulares mujeres por banco</w:t>
      </w:r>
    </w:p>
    <w:p w14:paraId="184574C0" w14:textId="77777777" w:rsidR="005A7BB4" w:rsidRPr="00F07704" w:rsidRDefault="005A7BB4" w:rsidP="00FE2E62">
      <w:pPr>
        <w:pStyle w:val="CitarTablas"/>
        <w:rPr>
          <w:lang w:val="es-US"/>
        </w:rPr>
      </w:pPr>
    </w:p>
    <w:p w14:paraId="0675DBA3" w14:textId="77777777" w:rsidR="005A7BB4" w:rsidRPr="00F07704" w:rsidRDefault="005A7BB4" w:rsidP="00FE2E62">
      <w:pPr>
        <w:pStyle w:val="CitarTablas"/>
        <w:rPr>
          <w:lang w:val="es-US"/>
        </w:rPr>
      </w:pPr>
    </w:p>
    <w:p w14:paraId="5B591AC6" w14:textId="77777777" w:rsidR="00FD7C57" w:rsidRPr="00F07704" w:rsidRDefault="00FD7C57" w:rsidP="00941681">
      <w:pPr>
        <w:pStyle w:val="Tesis2"/>
        <w:ind w:left="0"/>
        <w:jc w:val="center"/>
        <w:rPr>
          <w:lang w:val="es-US"/>
        </w:rPr>
      </w:pPr>
    </w:p>
    <w:p w14:paraId="0584393C" w14:textId="77777777" w:rsidR="00FD7C57" w:rsidRPr="00F07704" w:rsidRDefault="0080337A" w:rsidP="00FC3252">
      <w:pPr>
        <w:pStyle w:val="CitarTablas"/>
        <w:rPr>
          <w:lang w:val="es-US"/>
        </w:rPr>
      </w:pPr>
      <w:r w:rsidRPr="00F07704">
        <w:rPr>
          <w:noProof/>
          <w:lang w:val="es-US"/>
        </w:rPr>
        <w:lastRenderedPageBreak/>
        <w:drawing>
          <wp:inline distT="0" distB="0" distL="0" distR="0" wp14:anchorId="2EE28D77" wp14:editId="28895E8A">
            <wp:extent cx="3657600" cy="2194560"/>
            <wp:effectExtent l="0" t="0" r="0" b="0"/>
            <wp:docPr id="4526561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610" name="Imagen 34"/>
                    <pic:cNvPicPr/>
                  </pic:nvPicPr>
                  <pic:blipFill>
                    <a:blip r:embed="rId24">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14099CC0" w14:textId="668EF31E" w:rsidR="00FD7C57" w:rsidRPr="00F07704" w:rsidRDefault="003B584B" w:rsidP="00FE2E62">
      <w:pPr>
        <w:pStyle w:val="CitarTablas"/>
        <w:rPr>
          <w:lang w:val="es-US"/>
        </w:rPr>
      </w:pPr>
      <w:r w:rsidRPr="00F07704">
        <w:rPr>
          <w:lang w:val="es-US"/>
        </w:rPr>
        <w:t>Anexo</w:t>
      </w:r>
      <w:r w:rsidR="00FD7C57" w:rsidRPr="00F07704">
        <w:rPr>
          <w:lang w:val="es-US"/>
        </w:rPr>
        <w:t xml:space="preserve"> x: Box </w:t>
      </w:r>
      <w:proofErr w:type="spellStart"/>
      <w:r w:rsidR="00FD7C57" w:rsidRPr="00F07704">
        <w:rPr>
          <w:lang w:val="es-US"/>
        </w:rPr>
        <w:t>Plot</w:t>
      </w:r>
      <w:proofErr w:type="spellEnd"/>
      <w:r w:rsidR="00FD7C57" w:rsidRPr="00F07704">
        <w:rPr>
          <w:lang w:val="es-US"/>
        </w:rPr>
        <w:t xml:space="preserve"> de número de microcréditos emitidos a hombres por banco</w:t>
      </w:r>
    </w:p>
    <w:p w14:paraId="74C42929" w14:textId="77777777" w:rsidR="005A7BB4" w:rsidRPr="00F07704" w:rsidRDefault="005A7BB4" w:rsidP="00FE2E62">
      <w:pPr>
        <w:pStyle w:val="CitarTablas"/>
        <w:rPr>
          <w:lang w:val="es-US"/>
        </w:rPr>
      </w:pPr>
    </w:p>
    <w:p w14:paraId="25B10B42" w14:textId="77777777" w:rsidR="00FD7C57" w:rsidRPr="00F07704" w:rsidRDefault="00FD7C57" w:rsidP="00941681">
      <w:pPr>
        <w:pStyle w:val="Tesis2"/>
        <w:ind w:left="0"/>
        <w:jc w:val="center"/>
        <w:rPr>
          <w:lang w:val="es-US"/>
        </w:rPr>
      </w:pPr>
    </w:p>
    <w:p w14:paraId="610C57D6" w14:textId="21F31548" w:rsidR="00B741A6" w:rsidRPr="00F07704" w:rsidRDefault="0080337A" w:rsidP="00FC3252">
      <w:pPr>
        <w:pStyle w:val="CitarTablas"/>
        <w:rPr>
          <w:lang w:val="es-US"/>
        </w:rPr>
      </w:pPr>
      <w:r w:rsidRPr="00F07704">
        <w:rPr>
          <w:noProof/>
          <w:lang w:val="es-US"/>
        </w:rPr>
        <w:drawing>
          <wp:inline distT="0" distB="0" distL="0" distR="0" wp14:anchorId="62734864" wp14:editId="4ECAF0BA">
            <wp:extent cx="3657600" cy="2194560"/>
            <wp:effectExtent l="0" t="0" r="0" b="0"/>
            <wp:docPr id="9173520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52032" name="Imagen 35"/>
                    <pic:cNvPicPr/>
                  </pic:nvPicPr>
                  <pic:blipFill>
                    <a:blip r:embed="rId25">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395535CC" w14:textId="080CDE57" w:rsidR="00FD7C57" w:rsidRPr="00F07704" w:rsidRDefault="003B584B" w:rsidP="00FE2E62">
      <w:pPr>
        <w:pStyle w:val="CitarTablas"/>
        <w:rPr>
          <w:lang w:val="es-US"/>
        </w:rPr>
      </w:pPr>
      <w:r w:rsidRPr="00F07704">
        <w:rPr>
          <w:lang w:val="es-US"/>
        </w:rPr>
        <w:t>Anexo</w:t>
      </w:r>
      <w:r w:rsidR="00FD7C57" w:rsidRPr="00F07704">
        <w:rPr>
          <w:lang w:val="es-US"/>
        </w:rPr>
        <w:t xml:space="preserve"> x: Box </w:t>
      </w:r>
      <w:proofErr w:type="spellStart"/>
      <w:r w:rsidR="00FD7C57" w:rsidRPr="00F07704">
        <w:rPr>
          <w:lang w:val="es-US"/>
        </w:rPr>
        <w:t>Plot</w:t>
      </w:r>
      <w:proofErr w:type="spellEnd"/>
      <w:r w:rsidR="00FD7C57" w:rsidRPr="00F07704">
        <w:rPr>
          <w:lang w:val="es-US"/>
        </w:rPr>
        <w:t xml:space="preserve"> de número de microcréditos emitidos a mujeres por banco</w:t>
      </w:r>
    </w:p>
    <w:p w14:paraId="644AF1A2" w14:textId="77777777" w:rsidR="00FD7C57" w:rsidRPr="00EF432E" w:rsidRDefault="00FD7C57" w:rsidP="00CF1628">
      <w:pPr>
        <w:rPr>
          <w:lang w:val="es-CO"/>
          <w:rPrChange w:id="139" w:author="Adriana Lourdes Abrego Perez" w:date="2024-05-10T07:25:00Z">
            <w:rPr/>
          </w:rPrChange>
        </w:rPr>
      </w:pPr>
    </w:p>
    <w:p w14:paraId="322D7CDE" w14:textId="3A1E9FD2" w:rsidR="00B34BD6" w:rsidRPr="00F07704" w:rsidRDefault="00B34BD6" w:rsidP="00B34BD6">
      <w:pPr>
        <w:pStyle w:val="Tesis2"/>
        <w:rPr>
          <w:lang w:val="es-US"/>
        </w:rPr>
      </w:pPr>
      <w:bookmarkStart w:id="140" w:name="_Toc165963765"/>
      <w:r w:rsidRPr="00F07704">
        <w:rPr>
          <w:lang w:val="es-US"/>
        </w:rPr>
        <w:t xml:space="preserve">Datos totales </w:t>
      </w:r>
      <w:r w:rsidR="00AD72FF" w:rsidRPr="00F07704">
        <w:rPr>
          <w:lang w:val="es-US"/>
        </w:rPr>
        <w:t>anuales</w:t>
      </w:r>
      <w:bookmarkEnd w:id="140"/>
    </w:p>
    <w:tbl>
      <w:tblPr>
        <w:tblW w:w="9780" w:type="dxa"/>
        <w:tblLook w:val="04A0" w:firstRow="1" w:lastRow="0" w:firstColumn="1" w:lastColumn="0" w:noHBand="0" w:noVBand="1"/>
      </w:tblPr>
      <w:tblGrid>
        <w:gridCol w:w="1628"/>
        <w:gridCol w:w="1374"/>
        <w:gridCol w:w="1374"/>
        <w:gridCol w:w="1373"/>
        <w:gridCol w:w="1373"/>
        <w:gridCol w:w="1373"/>
        <w:gridCol w:w="1373"/>
      </w:tblGrid>
      <w:tr w:rsidR="00B34BD6" w:rsidRPr="00946467" w14:paraId="74A4A497" w14:textId="77777777" w:rsidTr="00B34BD6">
        <w:trPr>
          <w:trHeight w:val="288"/>
        </w:trPr>
        <w:tc>
          <w:tcPr>
            <w:tcW w:w="1540" w:type="dxa"/>
            <w:vMerge w:val="restart"/>
            <w:tcBorders>
              <w:top w:val="single" w:sz="4" w:space="0" w:color="auto"/>
              <w:left w:val="nil"/>
              <w:bottom w:val="single" w:sz="4" w:space="0" w:color="000000"/>
              <w:right w:val="single" w:sz="4" w:space="0" w:color="auto"/>
            </w:tcBorders>
            <w:shd w:val="clear" w:color="auto" w:fill="auto"/>
            <w:noWrap/>
            <w:vAlign w:val="center"/>
            <w:hideMark/>
          </w:tcPr>
          <w:p w14:paraId="3FAF8366"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Variable</w:t>
            </w:r>
          </w:p>
        </w:tc>
        <w:tc>
          <w:tcPr>
            <w:tcW w:w="8240" w:type="dxa"/>
            <w:gridSpan w:val="6"/>
            <w:tcBorders>
              <w:top w:val="single" w:sz="4" w:space="0" w:color="auto"/>
              <w:left w:val="nil"/>
              <w:bottom w:val="nil"/>
              <w:right w:val="nil"/>
            </w:tcBorders>
            <w:shd w:val="clear" w:color="auto" w:fill="auto"/>
            <w:noWrap/>
            <w:vAlign w:val="bottom"/>
            <w:hideMark/>
          </w:tcPr>
          <w:p w14:paraId="4B50C50F"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Fecha</w:t>
            </w:r>
          </w:p>
        </w:tc>
      </w:tr>
      <w:tr w:rsidR="00B34BD6" w:rsidRPr="00946467" w14:paraId="65FDD78B" w14:textId="77777777" w:rsidTr="00B34BD6">
        <w:trPr>
          <w:trHeight w:val="288"/>
        </w:trPr>
        <w:tc>
          <w:tcPr>
            <w:tcW w:w="1540" w:type="dxa"/>
            <w:vMerge/>
            <w:tcBorders>
              <w:top w:val="single" w:sz="4" w:space="0" w:color="auto"/>
              <w:left w:val="nil"/>
              <w:bottom w:val="single" w:sz="4" w:space="0" w:color="000000"/>
              <w:right w:val="single" w:sz="4" w:space="0" w:color="auto"/>
            </w:tcBorders>
            <w:vAlign w:val="center"/>
            <w:hideMark/>
          </w:tcPr>
          <w:p w14:paraId="6B4B3462" w14:textId="77777777" w:rsidR="00B34BD6" w:rsidRPr="00F07704" w:rsidRDefault="00B34BD6" w:rsidP="00B34BD6">
            <w:pPr>
              <w:spacing w:line="240" w:lineRule="auto"/>
              <w:ind w:firstLine="0"/>
              <w:jc w:val="left"/>
              <w:rPr>
                <w:rFonts w:eastAsia="Times New Roman" w:cs="Times New Roman"/>
                <w:b/>
                <w:color w:val="000000"/>
                <w:sz w:val="22"/>
              </w:rPr>
            </w:pPr>
          </w:p>
        </w:tc>
        <w:tc>
          <w:tcPr>
            <w:tcW w:w="1374" w:type="dxa"/>
            <w:tcBorders>
              <w:top w:val="nil"/>
              <w:left w:val="nil"/>
              <w:bottom w:val="single" w:sz="4" w:space="0" w:color="auto"/>
              <w:right w:val="nil"/>
            </w:tcBorders>
            <w:shd w:val="clear" w:color="auto" w:fill="auto"/>
            <w:noWrap/>
            <w:vAlign w:val="center"/>
            <w:hideMark/>
          </w:tcPr>
          <w:p w14:paraId="3F25736F"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2018</w:t>
            </w:r>
          </w:p>
        </w:tc>
        <w:tc>
          <w:tcPr>
            <w:tcW w:w="1374" w:type="dxa"/>
            <w:tcBorders>
              <w:top w:val="nil"/>
              <w:left w:val="nil"/>
              <w:bottom w:val="single" w:sz="4" w:space="0" w:color="auto"/>
              <w:right w:val="nil"/>
            </w:tcBorders>
            <w:shd w:val="clear" w:color="auto" w:fill="auto"/>
            <w:noWrap/>
            <w:vAlign w:val="center"/>
            <w:hideMark/>
          </w:tcPr>
          <w:p w14:paraId="1ACA4F74"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2019</w:t>
            </w:r>
          </w:p>
        </w:tc>
        <w:tc>
          <w:tcPr>
            <w:tcW w:w="1373" w:type="dxa"/>
            <w:tcBorders>
              <w:top w:val="nil"/>
              <w:left w:val="nil"/>
              <w:bottom w:val="single" w:sz="4" w:space="0" w:color="auto"/>
              <w:right w:val="nil"/>
            </w:tcBorders>
            <w:shd w:val="clear" w:color="auto" w:fill="auto"/>
            <w:noWrap/>
            <w:vAlign w:val="center"/>
            <w:hideMark/>
          </w:tcPr>
          <w:p w14:paraId="5E56DEB8"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2020</w:t>
            </w:r>
          </w:p>
        </w:tc>
        <w:tc>
          <w:tcPr>
            <w:tcW w:w="1373" w:type="dxa"/>
            <w:tcBorders>
              <w:top w:val="nil"/>
              <w:left w:val="nil"/>
              <w:bottom w:val="single" w:sz="4" w:space="0" w:color="auto"/>
              <w:right w:val="nil"/>
            </w:tcBorders>
            <w:shd w:val="clear" w:color="auto" w:fill="auto"/>
            <w:noWrap/>
            <w:vAlign w:val="center"/>
            <w:hideMark/>
          </w:tcPr>
          <w:p w14:paraId="45AB20EB"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2021</w:t>
            </w:r>
          </w:p>
        </w:tc>
        <w:tc>
          <w:tcPr>
            <w:tcW w:w="1373" w:type="dxa"/>
            <w:tcBorders>
              <w:top w:val="nil"/>
              <w:left w:val="nil"/>
              <w:bottom w:val="single" w:sz="4" w:space="0" w:color="auto"/>
              <w:right w:val="nil"/>
            </w:tcBorders>
            <w:shd w:val="clear" w:color="auto" w:fill="auto"/>
            <w:noWrap/>
            <w:vAlign w:val="center"/>
            <w:hideMark/>
          </w:tcPr>
          <w:p w14:paraId="511ABCAC"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2022</w:t>
            </w:r>
          </w:p>
        </w:tc>
        <w:tc>
          <w:tcPr>
            <w:tcW w:w="1373" w:type="dxa"/>
            <w:tcBorders>
              <w:top w:val="nil"/>
              <w:left w:val="nil"/>
              <w:bottom w:val="single" w:sz="4" w:space="0" w:color="auto"/>
              <w:right w:val="nil"/>
            </w:tcBorders>
            <w:shd w:val="clear" w:color="auto" w:fill="auto"/>
            <w:noWrap/>
            <w:vAlign w:val="center"/>
            <w:hideMark/>
          </w:tcPr>
          <w:p w14:paraId="09C50281"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2023</w:t>
            </w:r>
          </w:p>
        </w:tc>
      </w:tr>
      <w:tr w:rsidR="00B34BD6" w:rsidRPr="00946467" w14:paraId="2B6B7839"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5642D0AD" w14:textId="77777777" w:rsidR="00B34BD6" w:rsidRPr="00F07704" w:rsidRDefault="00B34BD6" w:rsidP="00B34BD6">
            <w:pPr>
              <w:spacing w:line="240" w:lineRule="auto"/>
              <w:ind w:firstLine="0"/>
              <w:jc w:val="center"/>
              <w:rPr>
                <w:rFonts w:eastAsia="Times New Roman" w:cs="Times New Roman"/>
                <w:b/>
                <w:color w:val="000000"/>
                <w:sz w:val="22"/>
              </w:rPr>
            </w:pPr>
            <w:r w:rsidRPr="00F07704">
              <w:rPr>
                <w:rFonts w:eastAsia="Times New Roman" w:cs="Times New Roman"/>
                <w:b/>
                <w:color w:val="000000"/>
                <w:sz w:val="22"/>
              </w:rPr>
              <w:t>CorrAct</w:t>
            </w:r>
          </w:p>
        </w:tc>
        <w:tc>
          <w:tcPr>
            <w:tcW w:w="1374" w:type="dxa"/>
            <w:tcBorders>
              <w:top w:val="nil"/>
              <w:left w:val="nil"/>
              <w:bottom w:val="nil"/>
              <w:right w:val="nil"/>
            </w:tcBorders>
            <w:shd w:val="clear" w:color="auto" w:fill="auto"/>
            <w:noWrap/>
            <w:vAlign w:val="center"/>
            <w:hideMark/>
          </w:tcPr>
          <w:p w14:paraId="5C4C6D3D"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1008444</w:t>
            </w:r>
          </w:p>
        </w:tc>
        <w:tc>
          <w:tcPr>
            <w:tcW w:w="1374" w:type="dxa"/>
            <w:tcBorders>
              <w:top w:val="nil"/>
              <w:left w:val="nil"/>
              <w:bottom w:val="nil"/>
              <w:right w:val="nil"/>
            </w:tcBorders>
            <w:shd w:val="clear" w:color="auto" w:fill="auto"/>
            <w:noWrap/>
            <w:vAlign w:val="center"/>
            <w:hideMark/>
          </w:tcPr>
          <w:p w14:paraId="7B07A8AE"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1132971</w:t>
            </w:r>
          </w:p>
        </w:tc>
        <w:tc>
          <w:tcPr>
            <w:tcW w:w="1373" w:type="dxa"/>
            <w:tcBorders>
              <w:top w:val="nil"/>
              <w:left w:val="nil"/>
              <w:bottom w:val="nil"/>
              <w:right w:val="nil"/>
            </w:tcBorders>
            <w:shd w:val="clear" w:color="auto" w:fill="auto"/>
            <w:noWrap/>
            <w:vAlign w:val="center"/>
            <w:hideMark/>
          </w:tcPr>
          <w:p w14:paraId="6FDF0E26"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1236006</w:t>
            </w:r>
          </w:p>
        </w:tc>
        <w:tc>
          <w:tcPr>
            <w:tcW w:w="1373" w:type="dxa"/>
            <w:tcBorders>
              <w:top w:val="nil"/>
              <w:left w:val="nil"/>
              <w:bottom w:val="nil"/>
              <w:right w:val="nil"/>
            </w:tcBorders>
            <w:shd w:val="clear" w:color="auto" w:fill="auto"/>
            <w:noWrap/>
            <w:vAlign w:val="center"/>
            <w:hideMark/>
          </w:tcPr>
          <w:p w14:paraId="5B2EBA38"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1711140</w:t>
            </w:r>
          </w:p>
        </w:tc>
        <w:tc>
          <w:tcPr>
            <w:tcW w:w="1373" w:type="dxa"/>
            <w:tcBorders>
              <w:top w:val="nil"/>
              <w:left w:val="nil"/>
              <w:bottom w:val="nil"/>
              <w:right w:val="nil"/>
            </w:tcBorders>
            <w:shd w:val="clear" w:color="auto" w:fill="auto"/>
            <w:noWrap/>
            <w:vAlign w:val="center"/>
            <w:hideMark/>
          </w:tcPr>
          <w:p w14:paraId="2AAADE45"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2072043</w:t>
            </w:r>
          </w:p>
        </w:tc>
        <w:tc>
          <w:tcPr>
            <w:tcW w:w="1373" w:type="dxa"/>
            <w:tcBorders>
              <w:top w:val="nil"/>
              <w:left w:val="nil"/>
              <w:bottom w:val="nil"/>
              <w:right w:val="nil"/>
            </w:tcBorders>
            <w:shd w:val="clear" w:color="auto" w:fill="auto"/>
            <w:noWrap/>
            <w:vAlign w:val="center"/>
            <w:hideMark/>
          </w:tcPr>
          <w:p w14:paraId="781DD46E"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1874400</w:t>
            </w:r>
          </w:p>
        </w:tc>
      </w:tr>
      <w:tr w:rsidR="00B34BD6" w:rsidRPr="00946467" w14:paraId="49FC5531"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54EFEAB6"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CtasMuj</w:t>
            </w:r>
            <w:proofErr w:type="spellEnd"/>
          </w:p>
        </w:tc>
        <w:tc>
          <w:tcPr>
            <w:tcW w:w="1374" w:type="dxa"/>
            <w:tcBorders>
              <w:top w:val="nil"/>
              <w:left w:val="nil"/>
              <w:bottom w:val="nil"/>
              <w:right w:val="nil"/>
            </w:tcBorders>
            <w:shd w:val="clear" w:color="auto" w:fill="auto"/>
            <w:noWrap/>
            <w:vAlign w:val="center"/>
            <w:hideMark/>
          </w:tcPr>
          <w:p w14:paraId="130C3750"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277631202</w:t>
            </w:r>
          </w:p>
        </w:tc>
        <w:tc>
          <w:tcPr>
            <w:tcW w:w="1374" w:type="dxa"/>
            <w:tcBorders>
              <w:top w:val="nil"/>
              <w:left w:val="nil"/>
              <w:bottom w:val="nil"/>
              <w:right w:val="nil"/>
            </w:tcBorders>
            <w:shd w:val="clear" w:color="auto" w:fill="auto"/>
            <w:noWrap/>
            <w:vAlign w:val="center"/>
            <w:hideMark/>
          </w:tcPr>
          <w:p w14:paraId="56B2C0D1"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295110966</w:t>
            </w:r>
          </w:p>
        </w:tc>
        <w:tc>
          <w:tcPr>
            <w:tcW w:w="1373" w:type="dxa"/>
            <w:tcBorders>
              <w:top w:val="nil"/>
              <w:left w:val="nil"/>
              <w:bottom w:val="nil"/>
              <w:right w:val="nil"/>
            </w:tcBorders>
            <w:shd w:val="clear" w:color="auto" w:fill="auto"/>
            <w:noWrap/>
            <w:vAlign w:val="center"/>
            <w:hideMark/>
          </w:tcPr>
          <w:p w14:paraId="229BFA1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314847492</w:t>
            </w:r>
          </w:p>
        </w:tc>
        <w:tc>
          <w:tcPr>
            <w:tcW w:w="1373" w:type="dxa"/>
            <w:tcBorders>
              <w:top w:val="nil"/>
              <w:left w:val="nil"/>
              <w:bottom w:val="nil"/>
              <w:right w:val="nil"/>
            </w:tcBorders>
            <w:shd w:val="clear" w:color="auto" w:fill="auto"/>
            <w:noWrap/>
            <w:vAlign w:val="center"/>
            <w:hideMark/>
          </w:tcPr>
          <w:p w14:paraId="54D5972C"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327695955</w:t>
            </w:r>
          </w:p>
        </w:tc>
        <w:tc>
          <w:tcPr>
            <w:tcW w:w="1373" w:type="dxa"/>
            <w:tcBorders>
              <w:top w:val="nil"/>
              <w:left w:val="nil"/>
              <w:bottom w:val="nil"/>
              <w:right w:val="nil"/>
            </w:tcBorders>
            <w:shd w:val="clear" w:color="auto" w:fill="auto"/>
            <w:noWrap/>
            <w:vAlign w:val="center"/>
            <w:hideMark/>
          </w:tcPr>
          <w:p w14:paraId="21155EE2"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345175725</w:t>
            </w:r>
          </w:p>
        </w:tc>
        <w:tc>
          <w:tcPr>
            <w:tcW w:w="1373" w:type="dxa"/>
            <w:tcBorders>
              <w:top w:val="nil"/>
              <w:left w:val="nil"/>
              <w:bottom w:val="nil"/>
              <w:right w:val="nil"/>
            </w:tcBorders>
            <w:shd w:val="clear" w:color="auto" w:fill="auto"/>
            <w:noWrap/>
            <w:vAlign w:val="center"/>
            <w:hideMark/>
          </w:tcPr>
          <w:p w14:paraId="4BE5CD28"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274598916</w:t>
            </w:r>
          </w:p>
        </w:tc>
      </w:tr>
      <w:tr w:rsidR="00B34BD6" w:rsidRPr="00946467" w14:paraId="7FEAEC52"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705D1496"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CtasHom</w:t>
            </w:r>
            <w:proofErr w:type="spellEnd"/>
          </w:p>
        </w:tc>
        <w:tc>
          <w:tcPr>
            <w:tcW w:w="1374" w:type="dxa"/>
            <w:tcBorders>
              <w:top w:val="nil"/>
              <w:left w:val="nil"/>
              <w:bottom w:val="nil"/>
              <w:right w:val="nil"/>
            </w:tcBorders>
            <w:shd w:val="clear" w:color="auto" w:fill="auto"/>
            <w:noWrap/>
            <w:vAlign w:val="center"/>
            <w:hideMark/>
          </w:tcPr>
          <w:p w14:paraId="3DEBABE3"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315293973</w:t>
            </w:r>
          </w:p>
        </w:tc>
        <w:tc>
          <w:tcPr>
            <w:tcW w:w="1374" w:type="dxa"/>
            <w:tcBorders>
              <w:top w:val="nil"/>
              <w:left w:val="nil"/>
              <w:bottom w:val="nil"/>
              <w:right w:val="nil"/>
            </w:tcBorders>
            <w:shd w:val="clear" w:color="auto" w:fill="auto"/>
            <w:noWrap/>
            <w:vAlign w:val="center"/>
            <w:hideMark/>
          </w:tcPr>
          <w:p w14:paraId="152E04CD"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335309889</w:t>
            </w:r>
          </w:p>
        </w:tc>
        <w:tc>
          <w:tcPr>
            <w:tcW w:w="1373" w:type="dxa"/>
            <w:tcBorders>
              <w:top w:val="nil"/>
              <w:left w:val="nil"/>
              <w:bottom w:val="nil"/>
              <w:right w:val="nil"/>
            </w:tcBorders>
            <w:shd w:val="clear" w:color="auto" w:fill="auto"/>
            <w:noWrap/>
            <w:vAlign w:val="center"/>
            <w:hideMark/>
          </w:tcPr>
          <w:p w14:paraId="217ADE1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356297196</w:t>
            </w:r>
          </w:p>
        </w:tc>
        <w:tc>
          <w:tcPr>
            <w:tcW w:w="1373" w:type="dxa"/>
            <w:tcBorders>
              <w:top w:val="nil"/>
              <w:left w:val="nil"/>
              <w:bottom w:val="nil"/>
              <w:right w:val="nil"/>
            </w:tcBorders>
            <w:shd w:val="clear" w:color="auto" w:fill="auto"/>
            <w:noWrap/>
            <w:vAlign w:val="center"/>
            <w:hideMark/>
          </w:tcPr>
          <w:p w14:paraId="01A66230"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378795744</w:t>
            </w:r>
          </w:p>
        </w:tc>
        <w:tc>
          <w:tcPr>
            <w:tcW w:w="1373" w:type="dxa"/>
            <w:tcBorders>
              <w:top w:val="nil"/>
              <w:left w:val="nil"/>
              <w:bottom w:val="nil"/>
              <w:right w:val="nil"/>
            </w:tcBorders>
            <w:shd w:val="clear" w:color="auto" w:fill="auto"/>
            <w:noWrap/>
            <w:vAlign w:val="center"/>
            <w:hideMark/>
          </w:tcPr>
          <w:p w14:paraId="67117266"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395451618</w:t>
            </w:r>
          </w:p>
        </w:tc>
        <w:tc>
          <w:tcPr>
            <w:tcW w:w="1373" w:type="dxa"/>
            <w:tcBorders>
              <w:top w:val="nil"/>
              <w:left w:val="nil"/>
              <w:bottom w:val="nil"/>
              <w:right w:val="nil"/>
            </w:tcBorders>
            <w:shd w:val="clear" w:color="auto" w:fill="auto"/>
            <w:noWrap/>
            <w:vAlign w:val="center"/>
            <w:hideMark/>
          </w:tcPr>
          <w:p w14:paraId="235E9E48"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313602066</w:t>
            </w:r>
          </w:p>
        </w:tc>
      </w:tr>
      <w:tr w:rsidR="00B34BD6" w:rsidRPr="00946467" w14:paraId="1ACE8113"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72790085"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CrConMuj</w:t>
            </w:r>
            <w:proofErr w:type="spellEnd"/>
          </w:p>
        </w:tc>
        <w:tc>
          <w:tcPr>
            <w:tcW w:w="1374" w:type="dxa"/>
            <w:tcBorders>
              <w:top w:val="nil"/>
              <w:left w:val="nil"/>
              <w:bottom w:val="nil"/>
              <w:right w:val="nil"/>
            </w:tcBorders>
            <w:shd w:val="clear" w:color="auto" w:fill="auto"/>
            <w:noWrap/>
            <w:vAlign w:val="center"/>
            <w:hideMark/>
          </w:tcPr>
          <w:p w14:paraId="2715DC8A"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73694085</w:t>
            </w:r>
          </w:p>
        </w:tc>
        <w:tc>
          <w:tcPr>
            <w:tcW w:w="1374" w:type="dxa"/>
            <w:tcBorders>
              <w:top w:val="nil"/>
              <w:left w:val="nil"/>
              <w:bottom w:val="nil"/>
              <w:right w:val="nil"/>
            </w:tcBorders>
            <w:shd w:val="clear" w:color="auto" w:fill="auto"/>
            <w:noWrap/>
            <w:vAlign w:val="center"/>
            <w:hideMark/>
          </w:tcPr>
          <w:p w14:paraId="0CBA551B"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91176933</w:t>
            </w:r>
          </w:p>
        </w:tc>
        <w:tc>
          <w:tcPr>
            <w:tcW w:w="1373" w:type="dxa"/>
            <w:tcBorders>
              <w:top w:val="nil"/>
              <w:left w:val="nil"/>
              <w:bottom w:val="nil"/>
              <w:right w:val="nil"/>
            </w:tcBorders>
            <w:shd w:val="clear" w:color="auto" w:fill="auto"/>
            <w:noWrap/>
            <w:vAlign w:val="center"/>
            <w:hideMark/>
          </w:tcPr>
          <w:p w14:paraId="635F9E69"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79752585</w:t>
            </w:r>
          </w:p>
        </w:tc>
        <w:tc>
          <w:tcPr>
            <w:tcW w:w="1373" w:type="dxa"/>
            <w:tcBorders>
              <w:top w:val="nil"/>
              <w:left w:val="nil"/>
              <w:bottom w:val="nil"/>
              <w:right w:val="nil"/>
            </w:tcBorders>
            <w:shd w:val="clear" w:color="auto" w:fill="auto"/>
            <w:noWrap/>
            <w:vAlign w:val="center"/>
            <w:hideMark/>
          </w:tcPr>
          <w:p w14:paraId="664D056C"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99191466</w:t>
            </w:r>
          </w:p>
        </w:tc>
        <w:tc>
          <w:tcPr>
            <w:tcW w:w="1373" w:type="dxa"/>
            <w:tcBorders>
              <w:top w:val="nil"/>
              <w:left w:val="nil"/>
              <w:bottom w:val="nil"/>
              <w:right w:val="nil"/>
            </w:tcBorders>
            <w:shd w:val="clear" w:color="auto" w:fill="auto"/>
            <w:noWrap/>
            <w:vAlign w:val="center"/>
            <w:hideMark/>
          </w:tcPr>
          <w:p w14:paraId="33D5F3ED"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122170386</w:t>
            </w:r>
          </w:p>
        </w:tc>
        <w:tc>
          <w:tcPr>
            <w:tcW w:w="1373" w:type="dxa"/>
            <w:tcBorders>
              <w:top w:val="nil"/>
              <w:left w:val="nil"/>
              <w:bottom w:val="nil"/>
              <w:right w:val="nil"/>
            </w:tcBorders>
            <w:shd w:val="clear" w:color="auto" w:fill="auto"/>
            <w:noWrap/>
            <w:vAlign w:val="center"/>
            <w:hideMark/>
          </w:tcPr>
          <w:p w14:paraId="31FB8FF5"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98267697</w:t>
            </w:r>
          </w:p>
        </w:tc>
      </w:tr>
      <w:tr w:rsidR="00B34BD6" w:rsidRPr="00946467" w14:paraId="0875901F"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7F3A6BEC"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CrConHom</w:t>
            </w:r>
            <w:proofErr w:type="spellEnd"/>
          </w:p>
        </w:tc>
        <w:tc>
          <w:tcPr>
            <w:tcW w:w="1374" w:type="dxa"/>
            <w:tcBorders>
              <w:top w:val="nil"/>
              <w:left w:val="nil"/>
              <w:bottom w:val="nil"/>
              <w:right w:val="nil"/>
            </w:tcBorders>
            <w:shd w:val="clear" w:color="auto" w:fill="auto"/>
            <w:noWrap/>
            <w:vAlign w:val="center"/>
            <w:hideMark/>
          </w:tcPr>
          <w:p w14:paraId="7F4B3B82"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82489836</w:t>
            </w:r>
          </w:p>
        </w:tc>
        <w:tc>
          <w:tcPr>
            <w:tcW w:w="1374" w:type="dxa"/>
            <w:tcBorders>
              <w:top w:val="nil"/>
              <w:left w:val="nil"/>
              <w:bottom w:val="nil"/>
              <w:right w:val="nil"/>
            </w:tcBorders>
            <w:shd w:val="clear" w:color="auto" w:fill="auto"/>
            <w:noWrap/>
            <w:vAlign w:val="center"/>
            <w:hideMark/>
          </w:tcPr>
          <w:p w14:paraId="0436F752"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101415441</w:t>
            </w:r>
          </w:p>
        </w:tc>
        <w:tc>
          <w:tcPr>
            <w:tcW w:w="1373" w:type="dxa"/>
            <w:tcBorders>
              <w:top w:val="nil"/>
              <w:left w:val="nil"/>
              <w:bottom w:val="nil"/>
              <w:right w:val="nil"/>
            </w:tcBorders>
            <w:shd w:val="clear" w:color="auto" w:fill="auto"/>
            <w:noWrap/>
            <w:vAlign w:val="center"/>
            <w:hideMark/>
          </w:tcPr>
          <w:p w14:paraId="4BBAB977"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92130288</w:t>
            </w:r>
          </w:p>
        </w:tc>
        <w:tc>
          <w:tcPr>
            <w:tcW w:w="1373" w:type="dxa"/>
            <w:tcBorders>
              <w:top w:val="nil"/>
              <w:left w:val="nil"/>
              <w:bottom w:val="nil"/>
              <w:right w:val="nil"/>
            </w:tcBorders>
            <w:shd w:val="clear" w:color="auto" w:fill="auto"/>
            <w:noWrap/>
            <w:vAlign w:val="center"/>
            <w:hideMark/>
          </w:tcPr>
          <w:p w14:paraId="5569D84E"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113053692</w:t>
            </w:r>
          </w:p>
        </w:tc>
        <w:tc>
          <w:tcPr>
            <w:tcW w:w="1373" w:type="dxa"/>
            <w:tcBorders>
              <w:top w:val="nil"/>
              <w:left w:val="nil"/>
              <w:bottom w:val="nil"/>
              <w:right w:val="nil"/>
            </w:tcBorders>
            <w:shd w:val="clear" w:color="auto" w:fill="auto"/>
            <w:noWrap/>
            <w:vAlign w:val="center"/>
            <w:hideMark/>
          </w:tcPr>
          <w:p w14:paraId="589C0C8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135445062</w:t>
            </w:r>
          </w:p>
        </w:tc>
        <w:tc>
          <w:tcPr>
            <w:tcW w:w="1373" w:type="dxa"/>
            <w:tcBorders>
              <w:top w:val="nil"/>
              <w:left w:val="nil"/>
              <w:bottom w:val="nil"/>
              <w:right w:val="nil"/>
            </w:tcBorders>
            <w:shd w:val="clear" w:color="auto" w:fill="auto"/>
            <w:noWrap/>
            <w:vAlign w:val="center"/>
            <w:hideMark/>
          </w:tcPr>
          <w:p w14:paraId="7598F82B"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111144558</w:t>
            </w:r>
          </w:p>
        </w:tc>
      </w:tr>
      <w:tr w:rsidR="00B34BD6" w:rsidRPr="00946467" w14:paraId="1B6CF7F5"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2126AA8A"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CrVivMuj</w:t>
            </w:r>
            <w:proofErr w:type="spellEnd"/>
          </w:p>
        </w:tc>
        <w:tc>
          <w:tcPr>
            <w:tcW w:w="1374" w:type="dxa"/>
            <w:tcBorders>
              <w:top w:val="nil"/>
              <w:left w:val="nil"/>
              <w:bottom w:val="nil"/>
              <w:right w:val="nil"/>
            </w:tcBorders>
            <w:shd w:val="clear" w:color="auto" w:fill="auto"/>
            <w:noWrap/>
            <w:vAlign w:val="center"/>
            <w:hideMark/>
          </w:tcPr>
          <w:p w14:paraId="6369293A"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218547</w:t>
            </w:r>
          </w:p>
        </w:tc>
        <w:tc>
          <w:tcPr>
            <w:tcW w:w="1374" w:type="dxa"/>
            <w:tcBorders>
              <w:top w:val="nil"/>
              <w:left w:val="nil"/>
              <w:bottom w:val="nil"/>
              <w:right w:val="nil"/>
            </w:tcBorders>
            <w:shd w:val="clear" w:color="auto" w:fill="auto"/>
            <w:noWrap/>
            <w:vAlign w:val="center"/>
            <w:hideMark/>
          </w:tcPr>
          <w:p w14:paraId="545F7FA5"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248262</w:t>
            </w:r>
          </w:p>
        </w:tc>
        <w:tc>
          <w:tcPr>
            <w:tcW w:w="1373" w:type="dxa"/>
            <w:tcBorders>
              <w:top w:val="nil"/>
              <w:left w:val="nil"/>
              <w:bottom w:val="nil"/>
              <w:right w:val="nil"/>
            </w:tcBorders>
            <w:shd w:val="clear" w:color="auto" w:fill="auto"/>
            <w:noWrap/>
            <w:vAlign w:val="center"/>
            <w:hideMark/>
          </w:tcPr>
          <w:p w14:paraId="6EB0B428"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226482</w:t>
            </w:r>
          </w:p>
        </w:tc>
        <w:tc>
          <w:tcPr>
            <w:tcW w:w="1373" w:type="dxa"/>
            <w:tcBorders>
              <w:top w:val="nil"/>
              <w:left w:val="nil"/>
              <w:bottom w:val="nil"/>
              <w:right w:val="nil"/>
            </w:tcBorders>
            <w:shd w:val="clear" w:color="auto" w:fill="auto"/>
            <w:noWrap/>
            <w:vAlign w:val="center"/>
            <w:hideMark/>
          </w:tcPr>
          <w:p w14:paraId="0BFC4CDC"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350085</w:t>
            </w:r>
          </w:p>
        </w:tc>
        <w:tc>
          <w:tcPr>
            <w:tcW w:w="1373" w:type="dxa"/>
            <w:tcBorders>
              <w:top w:val="nil"/>
              <w:left w:val="nil"/>
              <w:bottom w:val="nil"/>
              <w:right w:val="nil"/>
            </w:tcBorders>
            <w:shd w:val="clear" w:color="auto" w:fill="auto"/>
            <w:noWrap/>
            <w:vAlign w:val="center"/>
            <w:hideMark/>
          </w:tcPr>
          <w:p w14:paraId="691D3DCE"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289824</w:t>
            </w:r>
          </w:p>
        </w:tc>
        <w:tc>
          <w:tcPr>
            <w:tcW w:w="1373" w:type="dxa"/>
            <w:tcBorders>
              <w:top w:val="nil"/>
              <w:left w:val="nil"/>
              <w:bottom w:val="nil"/>
              <w:right w:val="nil"/>
            </w:tcBorders>
            <w:shd w:val="clear" w:color="auto" w:fill="auto"/>
            <w:noWrap/>
            <w:vAlign w:val="center"/>
            <w:hideMark/>
          </w:tcPr>
          <w:p w14:paraId="21D8F648"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175362</w:t>
            </w:r>
          </w:p>
        </w:tc>
      </w:tr>
      <w:tr w:rsidR="00B34BD6" w:rsidRPr="00946467" w14:paraId="794EE4E2"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3E7136A3"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CrVivHom</w:t>
            </w:r>
            <w:proofErr w:type="spellEnd"/>
          </w:p>
        </w:tc>
        <w:tc>
          <w:tcPr>
            <w:tcW w:w="1374" w:type="dxa"/>
            <w:tcBorders>
              <w:top w:val="nil"/>
              <w:left w:val="nil"/>
              <w:bottom w:val="nil"/>
              <w:right w:val="nil"/>
            </w:tcBorders>
            <w:shd w:val="clear" w:color="auto" w:fill="auto"/>
            <w:noWrap/>
            <w:vAlign w:val="center"/>
            <w:hideMark/>
          </w:tcPr>
          <w:p w14:paraId="1849F3BE"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256968</w:t>
            </w:r>
          </w:p>
        </w:tc>
        <w:tc>
          <w:tcPr>
            <w:tcW w:w="1374" w:type="dxa"/>
            <w:tcBorders>
              <w:top w:val="nil"/>
              <w:left w:val="nil"/>
              <w:bottom w:val="nil"/>
              <w:right w:val="nil"/>
            </w:tcBorders>
            <w:shd w:val="clear" w:color="auto" w:fill="auto"/>
            <w:noWrap/>
            <w:vAlign w:val="center"/>
            <w:hideMark/>
          </w:tcPr>
          <w:p w14:paraId="68188268"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276354</w:t>
            </w:r>
          </w:p>
        </w:tc>
        <w:tc>
          <w:tcPr>
            <w:tcW w:w="1373" w:type="dxa"/>
            <w:tcBorders>
              <w:top w:val="nil"/>
              <w:left w:val="nil"/>
              <w:bottom w:val="nil"/>
              <w:right w:val="nil"/>
            </w:tcBorders>
            <w:shd w:val="clear" w:color="auto" w:fill="auto"/>
            <w:noWrap/>
            <w:vAlign w:val="center"/>
            <w:hideMark/>
          </w:tcPr>
          <w:p w14:paraId="0F4FCD70"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240021</w:t>
            </w:r>
          </w:p>
        </w:tc>
        <w:tc>
          <w:tcPr>
            <w:tcW w:w="1373" w:type="dxa"/>
            <w:tcBorders>
              <w:top w:val="nil"/>
              <w:left w:val="nil"/>
              <w:bottom w:val="nil"/>
              <w:right w:val="nil"/>
            </w:tcBorders>
            <w:shd w:val="clear" w:color="auto" w:fill="auto"/>
            <w:noWrap/>
            <w:vAlign w:val="center"/>
            <w:hideMark/>
          </w:tcPr>
          <w:p w14:paraId="03890C9F"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357003</w:t>
            </w:r>
          </w:p>
        </w:tc>
        <w:tc>
          <w:tcPr>
            <w:tcW w:w="1373" w:type="dxa"/>
            <w:tcBorders>
              <w:top w:val="nil"/>
              <w:left w:val="nil"/>
              <w:bottom w:val="nil"/>
              <w:right w:val="nil"/>
            </w:tcBorders>
            <w:shd w:val="clear" w:color="auto" w:fill="auto"/>
            <w:noWrap/>
            <w:vAlign w:val="center"/>
            <w:hideMark/>
          </w:tcPr>
          <w:p w14:paraId="3BB5D57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292713</w:t>
            </w:r>
          </w:p>
        </w:tc>
        <w:tc>
          <w:tcPr>
            <w:tcW w:w="1373" w:type="dxa"/>
            <w:tcBorders>
              <w:top w:val="nil"/>
              <w:left w:val="nil"/>
              <w:bottom w:val="nil"/>
              <w:right w:val="nil"/>
            </w:tcBorders>
            <w:shd w:val="clear" w:color="auto" w:fill="auto"/>
            <w:noWrap/>
            <w:vAlign w:val="center"/>
            <w:hideMark/>
          </w:tcPr>
          <w:p w14:paraId="49CA84A1"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171723</w:t>
            </w:r>
          </w:p>
        </w:tc>
      </w:tr>
      <w:tr w:rsidR="00B34BD6" w:rsidRPr="00946467" w14:paraId="5B406CBA"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62AFAE7B"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MicroCrMuj</w:t>
            </w:r>
            <w:proofErr w:type="spellEnd"/>
          </w:p>
        </w:tc>
        <w:tc>
          <w:tcPr>
            <w:tcW w:w="1374" w:type="dxa"/>
            <w:tcBorders>
              <w:top w:val="nil"/>
              <w:left w:val="nil"/>
              <w:bottom w:val="nil"/>
              <w:right w:val="nil"/>
            </w:tcBorders>
            <w:shd w:val="clear" w:color="auto" w:fill="auto"/>
            <w:noWrap/>
            <w:vAlign w:val="center"/>
            <w:hideMark/>
          </w:tcPr>
          <w:p w14:paraId="08C5929B"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1617552</w:t>
            </w:r>
          </w:p>
        </w:tc>
        <w:tc>
          <w:tcPr>
            <w:tcW w:w="1374" w:type="dxa"/>
            <w:tcBorders>
              <w:top w:val="nil"/>
              <w:left w:val="nil"/>
              <w:bottom w:val="nil"/>
              <w:right w:val="nil"/>
            </w:tcBorders>
            <w:shd w:val="clear" w:color="auto" w:fill="auto"/>
            <w:noWrap/>
            <w:vAlign w:val="center"/>
            <w:hideMark/>
          </w:tcPr>
          <w:p w14:paraId="1E9609B2"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1429494</w:t>
            </w:r>
          </w:p>
        </w:tc>
        <w:tc>
          <w:tcPr>
            <w:tcW w:w="1373" w:type="dxa"/>
            <w:tcBorders>
              <w:top w:val="nil"/>
              <w:left w:val="nil"/>
              <w:bottom w:val="nil"/>
              <w:right w:val="nil"/>
            </w:tcBorders>
            <w:shd w:val="clear" w:color="auto" w:fill="auto"/>
            <w:noWrap/>
            <w:vAlign w:val="center"/>
            <w:hideMark/>
          </w:tcPr>
          <w:p w14:paraId="7CFEACC7"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768603</w:t>
            </w:r>
          </w:p>
        </w:tc>
        <w:tc>
          <w:tcPr>
            <w:tcW w:w="1373" w:type="dxa"/>
            <w:tcBorders>
              <w:top w:val="nil"/>
              <w:left w:val="nil"/>
              <w:bottom w:val="nil"/>
              <w:right w:val="nil"/>
            </w:tcBorders>
            <w:shd w:val="clear" w:color="auto" w:fill="auto"/>
            <w:noWrap/>
            <w:vAlign w:val="center"/>
            <w:hideMark/>
          </w:tcPr>
          <w:p w14:paraId="51375A8F"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1172985</w:t>
            </w:r>
          </w:p>
        </w:tc>
        <w:tc>
          <w:tcPr>
            <w:tcW w:w="1373" w:type="dxa"/>
            <w:tcBorders>
              <w:top w:val="nil"/>
              <w:left w:val="nil"/>
              <w:bottom w:val="nil"/>
              <w:right w:val="nil"/>
            </w:tcBorders>
            <w:shd w:val="clear" w:color="auto" w:fill="auto"/>
            <w:noWrap/>
            <w:vAlign w:val="center"/>
            <w:hideMark/>
          </w:tcPr>
          <w:p w14:paraId="5399FAFC"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1456608</w:t>
            </w:r>
          </w:p>
        </w:tc>
        <w:tc>
          <w:tcPr>
            <w:tcW w:w="1373" w:type="dxa"/>
            <w:tcBorders>
              <w:top w:val="nil"/>
              <w:left w:val="nil"/>
              <w:bottom w:val="nil"/>
              <w:right w:val="nil"/>
            </w:tcBorders>
            <w:shd w:val="clear" w:color="auto" w:fill="auto"/>
            <w:noWrap/>
            <w:vAlign w:val="center"/>
            <w:hideMark/>
          </w:tcPr>
          <w:p w14:paraId="553E89FC"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1070127</w:t>
            </w:r>
          </w:p>
        </w:tc>
      </w:tr>
      <w:tr w:rsidR="00B34BD6" w:rsidRPr="00946467" w14:paraId="7B575CFC"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5197EFCA"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lastRenderedPageBreak/>
              <w:t>MicroCrHom</w:t>
            </w:r>
            <w:proofErr w:type="spellEnd"/>
          </w:p>
        </w:tc>
        <w:tc>
          <w:tcPr>
            <w:tcW w:w="1374" w:type="dxa"/>
            <w:tcBorders>
              <w:top w:val="nil"/>
              <w:left w:val="nil"/>
              <w:bottom w:val="nil"/>
              <w:right w:val="nil"/>
            </w:tcBorders>
            <w:shd w:val="clear" w:color="auto" w:fill="auto"/>
            <w:noWrap/>
            <w:vAlign w:val="center"/>
            <w:hideMark/>
          </w:tcPr>
          <w:p w14:paraId="4CD6F88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1476978</w:t>
            </w:r>
          </w:p>
        </w:tc>
        <w:tc>
          <w:tcPr>
            <w:tcW w:w="1374" w:type="dxa"/>
            <w:tcBorders>
              <w:top w:val="nil"/>
              <w:left w:val="nil"/>
              <w:bottom w:val="nil"/>
              <w:right w:val="nil"/>
            </w:tcBorders>
            <w:shd w:val="clear" w:color="auto" w:fill="auto"/>
            <w:noWrap/>
            <w:vAlign w:val="center"/>
            <w:hideMark/>
          </w:tcPr>
          <w:p w14:paraId="6E08BB83"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1311099</w:t>
            </w:r>
          </w:p>
        </w:tc>
        <w:tc>
          <w:tcPr>
            <w:tcW w:w="1373" w:type="dxa"/>
            <w:tcBorders>
              <w:top w:val="nil"/>
              <w:left w:val="nil"/>
              <w:bottom w:val="nil"/>
              <w:right w:val="nil"/>
            </w:tcBorders>
            <w:shd w:val="clear" w:color="auto" w:fill="auto"/>
            <w:noWrap/>
            <w:vAlign w:val="center"/>
            <w:hideMark/>
          </w:tcPr>
          <w:p w14:paraId="600E8F71"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732543</w:t>
            </w:r>
          </w:p>
        </w:tc>
        <w:tc>
          <w:tcPr>
            <w:tcW w:w="1373" w:type="dxa"/>
            <w:tcBorders>
              <w:top w:val="nil"/>
              <w:left w:val="nil"/>
              <w:bottom w:val="nil"/>
              <w:right w:val="nil"/>
            </w:tcBorders>
            <w:shd w:val="clear" w:color="auto" w:fill="auto"/>
            <w:noWrap/>
            <w:vAlign w:val="center"/>
            <w:hideMark/>
          </w:tcPr>
          <w:p w14:paraId="29A1CFD3"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1092696</w:t>
            </w:r>
          </w:p>
        </w:tc>
        <w:tc>
          <w:tcPr>
            <w:tcW w:w="1373" w:type="dxa"/>
            <w:tcBorders>
              <w:top w:val="nil"/>
              <w:left w:val="nil"/>
              <w:bottom w:val="nil"/>
              <w:right w:val="nil"/>
            </w:tcBorders>
            <w:shd w:val="clear" w:color="auto" w:fill="auto"/>
            <w:noWrap/>
            <w:vAlign w:val="center"/>
            <w:hideMark/>
          </w:tcPr>
          <w:p w14:paraId="3FAE891A"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1368447</w:t>
            </w:r>
          </w:p>
        </w:tc>
        <w:tc>
          <w:tcPr>
            <w:tcW w:w="1373" w:type="dxa"/>
            <w:tcBorders>
              <w:top w:val="nil"/>
              <w:left w:val="nil"/>
              <w:bottom w:val="nil"/>
              <w:right w:val="nil"/>
            </w:tcBorders>
            <w:shd w:val="clear" w:color="auto" w:fill="auto"/>
            <w:noWrap/>
            <w:vAlign w:val="center"/>
            <w:hideMark/>
          </w:tcPr>
          <w:p w14:paraId="25CE6DCF"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1000410</w:t>
            </w:r>
          </w:p>
        </w:tc>
      </w:tr>
      <w:tr w:rsidR="00B34BD6" w:rsidRPr="00946467" w14:paraId="578054E0" w14:textId="77777777" w:rsidTr="00B34BD6">
        <w:trPr>
          <w:trHeight w:val="288"/>
        </w:trPr>
        <w:tc>
          <w:tcPr>
            <w:tcW w:w="1540" w:type="dxa"/>
            <w:tcBorders>
              <w:top w:val="nil"/>
              <w:left w:val="nil"/>
              <w:bottom w:val="nil"/>
              <w:right w:val="single" w:sz="4" w:space="0" w:color="auto"/>
            </w:tcBorders>
            <w:shd w:val="clear" w:color="auto" w:fill="auto"/>
            <w:noWrap/>
            <w:vAlign w:val="center"/>
            <w:hideMark/>
          </w:tcPr>
          <w:p w14:paraId="619737FD"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CrConBajMuj</w:t>
            </w:r>
            <w:proofErr w:type="spellEnd"/>
          </w:p>
        </w:tc>
        <w:tc>
          <w:tcPr>
            <w:tcW w:w="1374" w:type="dxa"/>
            <w:tcBorders>
              <w:top w:val="nil"/>
              <w:left w:val="nil"/>
              <w:bottom w:val="nil"/>
              <w:right w:val="nil"/>
            </w:tcBorders>
            <w:shd w:val="clear" w:color="auto" w:fill="auto"/>
            <w:noWrap/>
            <w:vAlign w:val="center"/>
            <w:hideMark/>
          </w:tcPr>
          <w:p w14:paraId="014BDC46"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36474</w:t>
            </w:r>
          </w:p>
        </w:tc>
        <w:tc>
          <w:tcPr>
            <w:tcW w:w="1374" w:type="dxa"/>
            <w:tcBorders>
              <w:top w:val="nil"/>
              <w:left w:val="nil"/>
              <w:bottom w:val="nil"/>
              <w:right w:val="nil"/>
            </w:tcBorders>
            <w:shd w:val="clear" w:color="auto" w:fill="auto"/>
            <w:noWrap/>
            <w:vAlign w:val="center"/>
            <w:hideMark/>
          </w:tcPr>
          <w:p w14:paraId="564E2A77"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310839</w:t>
            </w:r>
          </w:p>
        </w:tc>
        <w:tc>
          <w:tcPr>
            <w:tcW w:w="1373" w:type="dxa"/>
            <w:tcBorders>
              <w:top w:val="nil"/>
              <w:left w:val="nil"/>
              <w:bottom w:val="nil"/>
              <w:right w:val="nil"/>
            </w:tcBorders>
            <w:shd w:val="clear" w:color="auto" w:fill="auto"/>
            <w:noWrap/>
            <w:vAlign w:val="center"/>
            <w:hideMark/>
          </w:tcPr>
          <w:p w14:paraId="0FC00A8D"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232020</w:t>
            </w:r>
          </w:p>
        </w:tc>
        <w:tc>
          <w:tcPr>
            <w:tcW w:w="1373" w:type="dxa"/>
            <w:tcBorders>
              <w:top w:val="nil"/>
              <w:left w:val="nil"/>
              <w:bottom w:val="nil"/>
              <w:right w:val="nil"/>
            </w:tcBorders>
            <w:shd w:val="clear" w:color="auto" w:fill="auto"/>
            <w:noWrap/>
            <w:vAlign w:val="center"/>
            <w:hideMark/>
          </w:tcPr>
          <w:p w14:paraId="556170B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682515</w:t>
            </w:r>
          </w:p>
        </w:tc>
        <w:tc>
          <w:tcPr>
            <w:tcW w:w="1373" w:type="dxa"/>
            <w:tcBorders>
              <w:top w:val="nil"/>
              <w:left w:val="nil"/>
              <w:bottom w:val="nil"/>
              <w:right w:val="nil"/>
            </w:tcBorders>
            <w:shd w:val="clear" w:color="auto" w:fill="auto"/>
            <w:noWrap/>
            <w:vAlign w:val="center"/>
            <w:hideMark/>
          </w:tcPr>
          <w:p w14:paraId="162D8D0C"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874860</w:t>
            </w:r>
          </w:p>
        </w:tc>
        <w:tc>
          <w:tcPr>
            <w:tcW w:w="1373" w:type="dxa"/>
            <w:tcBorders>
              <w:top w:val="nil"/>
              <w:left w:val="nil"/>
              <w:bottom w:val="nil"/>
              <w:right w:val="nil"/>
            </w:tcBorders>
            <w:shd w:val="clear" w:color="auto" w:fill="auto"/>
            <w:noWrap/>
            <w:vAlign w:val="center"/>
            <w:hideMark/>
          </w:tcPr>
          <w:p w14:paraId="6C88CF29"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409536</w:t>
            </w:r>
          </w:p>
        </w:tc>
      </w:tr>
      <w:tr w:rsidR="00B34BD6" w:rsidRPr="00946467" w14:paraId="4427DBF4" w14:textId="77777777" w:rsidTr="00B34BD6">
        <w:trPr>
          <w:trHeight w:val="288"/>
        </w:trPr>
        <w:tc>
          <w:tcPr>
            <w:tcW w:w="1540" w:type="dxa"/>
            <w:tcBorders>
              <w:top w:val="nil"/>
              <w:left w:val="nil"/>
              <w:bottom w:val="single" w:sz="4" w:space="0" w:color="auto"/>
              <w:right w:val="single" w:sz="4" w:space="0" w:color="auto"/>
            </w:tcBorders>
            <w:shd w:val="clear" w:color="auto" w:fill="auto"/>
            <w:noWrap/>
            <w:vAlign w:val="center"/>
            <w:hideMark/>
          </w:tcPr>
          <w:p w14:paraId="7144EE50" w14:textId="77777777" w:rsidR="00B34BD6" w:rsidRPr="00F07704" w:rsidRDefault="00B34BD6" w:rsidP="00B34BD6">
            <w:pPr>
              <w:spacing w:line="240" w:lineRule="auto"/>
              <w:ind w:firstLine="0"/>
              <w:jc w:val="center"/>
              <w:rPr>
                <w:rFonts w:eastAsia="Times New Roman" w:cs="Times New Roman"/>
                <w:b/>
                <w:color w:val="000000"/>
                <w:sz w:val="22"/>
              </w:rPr>
            </w:pPr>
            <w:proofErr w:type="spellStart"/>
            <w:r w:rsidRPr="00F07704">
              <w:rPr>
                <w:rFonts w:eastAsia="Times New Roman" w:cs="Times New Roman"/>
                <w:b/>
                <w:color w:val="000000"/>
                <w:sz w:val="22"/>
              </w:rPr>
              <w:t>CrConBajHom</w:t>
            </w:r>
            <w:proofErr w:type="spellEnd"/>
          </w:p>
        </w:tc>
        <w:tc>
          <w:tcPr>
            <w:tcW w:w="1374" w:type="dxa"/>
            <w:tcBorders>
              <w:top w:val="nil"/>
              <w:left w:val="nil"/>
              <w:bottom w:val="single" w:sz="4" w:space="0" w:color="auto"/>
              <w:right w:val="nil"/>
            </w:tcBorders>
            <w:shd w:val="clear" w:color="auto" w:fill="auto"/>
            <w:noWrap/>
            <w:vAlign w:val="center"/>
            <w:hideMark/>
          </w:tcPr>
          <w:p w14:paraId="7C776433"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32823</w:t>
            </w:r>
          </w:p>
        </w:tc>
        <w:tc>
          <w:tcPr>
            <w:tcW w:w="1374" w:type="dxa"/>
            <w:tcBorders>
              <w:top w:val="nil"/>
              <w:left w:val="nil"/>
              <w:bottom w:val="single" w:sz="4" w:space="0" w:color="auto"/>
              <w:right w:val="nil"/>
            </w:tcBorders>
            <w:shd w:val="clear" w:color="auto" w:fill="auto"/>
            <w:noWrap/>
            <w:vAlign w:val="center"/>
            <w:hideMark/>
          </w:tcPr>
          <w:p w14:paraId="0B4C0386"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226830</w:t>
            </w:r>
          </w:p>
        </w:tc>
        <w:tc>
          <w:tcPr>
            <w:tcW w:w="1373" w:type="dxa"/>
            <w:tcBorders>
              <w:top w:val="nil"/>
              <w:left w:val="nil"/>
              <w:bottom w:val="single" w:sz="4" w:space="0" w:color="auto"/>
              <w:right w:val="nil"/>
            </w:tcBorders>
            <w:shd w:val="clear" w:color="auto" w:fill="auto"/>
            <w:noWrap/>
            <w:vAlign w:val="center"/>
            <w:hideMark/>
          </w:tcPr>
          <w:p w14:paraId="7E2FDD0E"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128487</w:t>
            </w:r>
          </w:p>
        </w:tc>
        <w:tc>
          <w:tcPr>
            <w:tcW w:w="1373" w:type="dxa"/>
            <w:tcBorders>
              <w:top w:val="nil"/>
              <w:left w:val="nil"/>
              <w:bottom w:val="single" w:sz="4" w:space="0" w:color="auto"/>
              <w:right w:val="nil"/>
            </w:tcBorders>
            <w:shd w:val="clear" w:color="auto" w:fill="auto"/>
            <w:noWrap/>
            <w:vAlign w:val="center"/>
            <w:hideMark/>
          </w:tcPr>
          <w:p w14:paraId="0D4056D4"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200829</w:t>
            </w:r>
          </w:p>
        </w:tc>
        <w:tc>
          <w:tcPr>
            <w:tcW w:w="1373" w:type="dxa"/>
            <w:tcBorders>
              <w:top w:val="nil"/>
              <w:left w:val="nil"/>
              <w:bottom w:val="single" w:sz="4" w:space="0" w:color="auto"/>
              <w:right w:val="nil"/>
            </w:tcBorders>
            <w:shd w:val="clear" w:color="auto" w:fill="auto"/>
            <w:noWrap/>
            <w:vAlign w:val="center"/>
            <w:hideMark/>
          </w:tcPr>
          <w:p w14:paraId="784FB67D"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466974</w:t>
            </w:r>
          </w:p>
        </w:tc>
        <w:tc>
          <w:tcPr>
            <w:tcW w:w="1373" w:type="dxa"/>
            <w:tcBorders>
              <w:top w:val="nil"/>
              <w:left w:val="nil"/>
              <w:bottom w:val="single" w:sz="4" w:space="0" w:color="auto"/>
              <w:right w:val="nil"/>
            </w:tcBorders>
            <w:shd w:val="clear" w:color="auto" w:fill="auto"/>
            <w:noWrap/>
            <w:vAlign w:val="center"/>
            <w:hideMark/>
          </w:tcPr>
          <w:p w14:paraId="2518D172" w14:textId="77777777" w:rsidR="00B34BD6" w:rsidRPr="00F07704" w:rsidRDefault="00B34BD6" w:rsidP="00B34BD6">
            <w:pPr>
              <w:spacing w:line="240" w:lineRule="auto"/>
              <w:ind w:firstLine="0"/>
              <w:jc w:val="center"/>
              <w:rPr>
                <w:rFonts w:eastAsia="Times New Roman" w:cs="Times New Roman"/>
                <w:color w:val="000000"/>
                <w:sz w:val="22"/>
              </w:rPr>
            </w:pPr>
            <w:r w:rsidRPr="00F07704">
              <w:rPr>
                <w:rFonts w:eastAsia="Times New Roman" w:cs="Times New Roman"/>
                <w:color w:val="000000"/>
                <w:sz w:val="22"/>
              </w:rPr>
              <w:t>147555</w:t>
            </w:r>
          </w:p>
        </w:tc>
      </w:tr>
    </w:tbl>
    <w:p w14:paraId="2A3AB991" w14:textId="77777777" w:rsidR="00FD7C57" w:rsidRPr="000854CC" w:rsidRDefault="00FD7C57" w:rsidP="00B34BD6">
      <w:pPr>
        <w:pStyle w:val="Tesis2"/>
      </w:pPr>
    </w:p>
    <w:sectPr w:rsidR="00FD7C57" w:rsidRPr="000854C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driana Lourdes Abrego Perez" w:date="2024-05-10T07:27:00Z" w:initials="AA">
    <w:p w14:paraId="77763732" w14:textId="77777777" w:rsidR="00EF432E" w:rsidRDefault="00EF432E" w:rsidP="00EF432E">
      <w:pPr>
        <w:pStyle w:val="Textocomentario"/>
        <w:ind w:firstLine="0"/>
        <w:jc w:val="left"/>
      </w:pPr>
      <w:r>
        <w:rPr>
          <w:rStyle w:val="Refdecomentario"/>
        </w:rPr>
        <w:annotationRef/>
      </w:r>
      <w:r>
        <w:rPr>
          <w:lang w:val="es-CO"/>
        </w:rPr>
        <w:t>Incluir el periodo (años) de análisis.</w:t>
      </w:r>
    </w:p>
  </w:comment>
  <w:comment w:id="8" w:author="Adriana Lourdes Abrego Perez" w:date="2024-05-10T07:26:00Z" w:initials="AA">
    <w:p w14:paraId="06FE2627" w14:textId="68B5A11E" w:rsidR="00EF432E" w:rsidRDefault="00EF432E" w:rsidP="00EF432E">
      <w:pPr>
        <w:pStyle w:val="Textocomentario"/>
        <w:ind w:firstLine="0"/>
        <w:jc w:val="left"/>
      </w:pPr>
      <w:r>
        <w:rPr>
          <w:rStyle w:val="Refdecomentario"/>
        </w:rPr>
        <w:annotationRef/>
      </w:r>
      <w:r>
        <w:rPr>
          <w:lang w:val="es-CO"/>
        </w:rPr>
        <w:t>???donde está el contenido?</w:t>
      </w:r>
    </w:p>
  </w:comment>
  <w:comment w:id="11" w:author="Adriana Lourdes Abrego Perez" w:date="2024-05-10T07:55:00Z" w:initials="AA">
    <w:p w14:paraId="7EEC3C5F" w14:textId="77777777" w:rsidR="00E16F04" w:rsidRDefault="00E16F04" w:rsidP="00E16F04">
      <w:pPr>
        <w:pStyle w:val="Textocomentario"/>
        <w:ind w:firstLine="0"/>
        <w:jc w:val="left"/>
      </w:pPr>
      <w:r>
        <w:rPr>
          <w:rStyle w:val="Refdecomentario"/>
        </w:rPr>
        <w:annotationRef/>
      </w:r>
      <w:r>
        <w:rPr>
          <w:lang w:val="es-CO"/>
        </w:rPr>
        <w:t>Cerrar comentario</w:t>
      </w:r>
    </w:p>
  </w:comment>
  <w:comment w:id="12" w:author="Adriana Lourdes Abrego Perez" w:date="2024-05-10T07:56:00Z" w:initials="AA">
    <w:p w14:paraId="5BEAEC74" w14:textId="77777777" w:rsidR="00E16F04" w:rsidRDefault="00E16F04" w:rsidP="00E16F04">
      <w:pPr>
        <w:pStyle w:val="Textocomentario"/>
        <w:ind w:firstLine="0"/>
        <w:jc w:val="left"/>
      </w:pPr>
      <w:r>
        <w:rPr>
          <w:rStyle w:val="Refdecomentario"/>
        </w:rPr>
        <w:annotationRef/>
      </w:r>
      <w:r>
        <w:rPr>
          <w:lang w:val="es-CO"/>
        </w:rPr>
        <w:t>O todo esto es el comentario exacto?</w:t>
      </w:r>
    </w:p>
  </w:comment>
  <w:comment w:id="13" w:author="Adriana Lourdes Abrego Perez" w:date="2024-05-10T07:57:00Z" w:initials="AA">
    <w:p w14:paraId="60C790C7" w14:textId="77777777" w:rsidR="00E16F04" w:rsidRDefault="00E16F04" w:rsidP="00E16F04">
      <w:pPr>
        <w:pStyle w:val="Textocomentario"/>
        <w:ind w:firstLine="0"/>
        <w:jc w:val="left"/>
      </w:pPr>
      <w:r>
        <w:rPr>
          <w:rStyle w:val="Refdecomentario"/>
        </w:rPr>
        <w:annotationRef/>
      </w:r>
      <w:r>
        <w:rPr>
          <w:lang w:val="es-CO"/>
        </w:rPr>
        <w:t>ok</w:t>
      </w:r>
    </w:p>
  </w:comment>
  <w:comment w:id="17" w:author="Adriana Lourdes Abrego Perez" w:date="2024-05-10T07:58:00Z" w:initials="AA">
    <w:p w14:paraId="2E8A95D0" w14:textId="77777777" w:rsidR="00E16F04" w:rsidRDefault="00E16F04" w:rsidP="00E16F04">
      <w:pPr>
        <w:pStyle w:val="Textocomentario"/>
        <w:ind w:firstLine="0"/>
        <w:jc w:val="left"/>
      </w:pPr>
      <w:r>
        <w:rPr>
          <w:rStyle w:val="Refdecomentario"/>
        </w:rPr>
        <w:annotationRef/>
      </w:r>
      <w:r>
        <w:rPr>
          <w:lang w:val="es-CO"/>
        </w:rPr>
        <w:t>Incluir Referecia: Propia</w:t>
      </w:r>
    </w:p>
  </w:comment>
  <w:comment w:id="22" w:author="Adriana Lourdes Abrego Perez" w:date="2024-05-10T07:58:00Z" w:initials="AA">
    <w:p w14:paraId="23C33FB5" w14:textId="77777777" w:rsidR="00E16F04" w:rsidRDefault="00E16F04" w:rsidP="00E16F04">
      <w:pPr>
        <w:pStyle w:val="Textocomentario"/>
        <w:ind w:firstLine="0"/>
        <w:jc w:val="left"/>
      </w:pPr>
      <w:r>
        <w:rPr>
          <w:rStyle w:val="Refdecomentario"/>
        </w:rPr>
        <w:annotationRef/>
      </w:r>
      <w:r>
        <w:rPr>
          <w:lang w:val="es-CO"/>
        </w:rPr>
        <w:t>Explicar razones de selección.</w:t>
      </w:r>
    </w:p>
  </w:comment>
  <w:comment w:id="25" w:author="Adriana Lourdes Abrego Perez" w:date="2024-05-10T07:59:00Z" w:initials="AA">
    <w:p w14:paraId="57AF5CDA" w14:textId="77777777" w:rsidR="00E16F04" w:rsidRDefault="00E16F04" w:rsidP="00E16F04">
      <w:pPr>
        <w:pStyle w:val="Textocomentario"/>
        <w:ind w:firstLine="0"/>
        <w:jc w:val="left"/>
      </w:pPr>
      <w:r>
        <w:rPr>
          <w:rStyle w:val="Refdecomentario"/>
        </w:rPr>
        <w:annotationRef/>
      </w:r>
      <w:r>
        <w:rPr>
          <w:lang w:val="es-CO"/>
        </w:rPr>
        <w:t xml:space="preserve">Teórica?, si sí, alguna referencia. </w:t>
      </w:r>
    </w:p>
  </w:comment>
  <w:comment w:id="26" w:author="Adriana Lourdes Abrego Perez" w:date="2024-05-10T08:00:00Z" w:initials="AA">
    <w:p w14:paraId="6A02613C" w14:textId="77777777" w:rsidR="00E16F04" w:rsidRDefault="00E16F04" w:rsidP="00E16F04">
      <w:pPr>
        <w:pStyle w:val="Textocomentario"/>
        <w:ind w:firstLine="0"/>
        <w:jc w:val="left"/>
      </w:pPr>
      <w:r>
        <w:rPr>
          <w:rStyle w:val="Refdecomentario"/>
        </w:rPr>
        <w:annotationRef/>
      </w:r>
      <w:r>
        <w:rPr>
          <w:lang w:val="es-CO"/>
        </w:rPr>
        <w:t>Pueden dicer que fue para homogenizar la maginitud de unidades en la base.</w:t>
      </w:r>
    </w:p>
  </w:comment>
  <w:comment w:id="27" w:author="Adriana Lourdes Abrego Perez" w:date="2024-05-10T08:01:00Z" w:initials="AA">
    <w:p w14:paraId="04F18AC0" w14:textId="77777777" w:rsidR="00E16F04" w:rsidRDefault="00E16F04" w:rsidP="00E16F04">
      <w:pPr>
        <w:pStyle w:val="Textocomentario"/>
        <w:ind w:firstLine="0"/>
        <w:jc w:val="left"/>
      </w:pPr>
      <w:r>
        <w:rPr>
          <w:rStyle w:val="Refdecomentario"/>
        </w:rPr>
        <w:annotationRef/>
      </w:r>
      <w:r>
        <w:rPr>
          <w:lang w:val="es-CO"/>
        </w:rPr>
        <w:t>Explicar para que se usa, con referencias.</w:t>
      </w:r>
    </w:p>
  </w:comment>
  <w:comment w:id="28" w:author="Adriana Lourdes Abrego Perez" w:date="2024-05-10T08:01:00Z" w:initials="AA">
    <w:p w14:paraId="702DA7D4" w14:textId="77777777" w:rsidR="00E16F04" w:rsidRDefault="00E16F04" w:rsidP="00E16F04">
      <w:pPr>
        <w:pStyle w:val="Textocomentario"/>
        <w:ind w:firstLine="0"/>
        <w:jc w:val="left"/>
      </w:pPr>
      <w:r>
        <w:rPr>
          <w:rStyle w:val="Refdecomentario"/>
        </w:rPr>
        <w:annotationRef/>
      </w:r>
      <w:r>
        <w:rPr>
          <w:lang w:val="es-CO"/>
        </w:rPr>
        <w:t>Evitar esta redaccion, cambiar a más formal</w:t>
      </w:r>
    </w:p>
  </w:comment>
  <w:comment w:id="29" w:author="Adriana Lourdes Abrego Perez" w:date="2024-05-10T08:02:00Z" w:initials="AA">
    <w:p w14:paraId="02771D27" w14:textId="77777777" w:rsidR="00E16F04" w:rsidRDefault="00E16F04" w:rsidP="00E16F04">
      <w:pPr>
        <w:pStyle w:val="Textocomentario"/>
        <w:ind w:firstLine="0"/>
        <w:jc w:val="left"/>
      </w:pPr>
      <w:r>
        <w:rPr>
          <w:rStyle w:val="Refdecomentario"/>
        </w:rPr>
        <w:annotationRef/>
      </w:r>
      <w:r>
        <w:rPr>
          <w:lang w:val="es-CO"/>
        </w:rPr>
        <w:t>Ya lo dijeron antes, para homogenizar las magnitudes de la base de datos, lo que ayuda a evitar problemas con los supuestos de adecuación al modelo.</w:t>
      </w:r>
    </w:p>
  </w:comment>
  <w:comment w:id="37" w:author="Adriana Lourdes Abrego Perez" w:date="2024-05-10T08:04:00Z" w:initials="AA">
    <w:p w14:paraId="7308FB2A" w14:textId="77777777" w:rsidR="00E16F04" w:rsidRDefault="00E16F04" w:rsidP="00E16F04">
      <w:pPr>
        <w:pStyle w:val="Textocomentario"/>
        <w:ind w:firstLine="0"/>
        <w:jc w:val="left"/>
      </w:pPr>
      <w:r>
        <w:rPr>
          <w:rStyle w:val="Refdecomentario"/>
        </w:rPr>
        <w:annotationRef/>
      </w:r>
      <w:r>
        <w:rPr>
          <w:lang w:val="es-CO"/>
        </w:rPr>
        <w:t>Incluir número de tabla y nombre. Tambien falta el número N por variable. Por otro lado, se esperaría una tabla similar para la var de respuesta pero por entidad.</w:t>
      </w:r>
    </w:p>
  </w:comment>
  <w:comment w:id="38" w:author="Adriana Lourdes Abrego Perez" w:date="2024-05-10T08:05:00Z" w:initials="AA">
    <w:p w14:paraId="5AA55806" w14:textId="77777777" w:rsidR="00E16F04" w:rsidRDefault="00E16F04" w:rsidP="00E16F04">
      <w:pPr>
        <w:pStyle w:val="Textocomentario"/>
        <w:ind w:firstLine="0"/>
        <w:jc w:val="left"/>
      </w:pPr>
      <w:r>
        <w:rPr>
          <w:rStyle w:val="Refdecomentario"/>
        </w:rPr>
        <w:annotationRef/>
      </w:r>
      <w:r>
        <w:rPr>
          <w:lang w:val="es-CO"/>
        </w:rPr>
        <w:t>Tambien aclarar qué variables están en % o en decimales; esto se anota en las “Nota” de la tabla.</w:t>
      </w:r>
    </w:p>
  </w:comment>
  <w:comment w:id="41" w:author="Adriana Lourdes Abrego Perez" w:date="2024-05-10T08:09:00Z" w:initials="AA">
    <w:p w14:paraId="58C36830" w14:textId="77777777" w:rsidR="003A6566" w:rsidRDefault="003A6566" w:rsidP="003A6566">
      <w:pPr>
        <w:pStyle w:val="Textocomentario"/>
        <w:ind w:firstLine="0"/>
        <w:jc w:val="left"/>
      </w:pPr>
      <w:r>
        <w:rPr>
          <w:rStyle w:val="Refdecomentario"/>
        </w:rPr>
        <w:annotationRef/>
      </w:r>
      <w:r>
        <w:rPr>
          <w:lang w:val="es-CO"/>
        </w:rPr>
        <w:t>Nombre tabla</w:t>
      </w:r>
    </w:p>
  </w:comment>
  <w:comment w:id="42" w:author="Adriana Lourdes Abrego Perez" w:date="2024-05-10T08:10:00Z" w:initials="AA">
    <w:p w14:paraId="20DC35D5" w14:textId="77777777" w:rsidR="003A6566" w:rsidRDefault="003A6566" w:rsidP="003A6566">
      <w:pPr>
        <w:pStyle w:val="Textocomentario"/>
        <w:ind w:firstLine="0"/>
        <w:jc w:val="left"/>
      </w:pPr>
      <w:r>
        <w:rPr>
          <w:rStyle w:val="Refdecomentario"/>
        </w:rPr>
        <w:annotationRef/>
      </w:r>
      <w:r>
        <w:rPr>
          <w:lang w:val="es-CO"/>
        </w:rPr>
        <w:t>Entonces, la idea de hacer este ejercicio de correlación era para que, pudieran eliminar posibilidades de endogeneidad entre las variables y multicolinealidad. Si dos variables se comportaban en el mismo sentido hacia la variable de respuesta, podrian haber eliminado alguna de éstas...</w:t>
      </w:r>
    </w:p>
  </w:comment>
  <w:comment w:id="45" w:author="Adriana Lourdes Abrego Perez" w:date="2024-05-10T08:12:00Z" w:initials="AA">
    <w:p w14:paraId="77929BF5" w14:textId="77777777" w:rsidR="003A6566" w:rsidRDefault="003A6566" w:rsidP="003A6566">
      <w:pPr>
        <w:pStyle w:val="Textocomentario"/>
        <w:ind w:firstLine="0"/>
        <w:jc w:val="left"/>
      </w:pPr>
      <w:r>
        <w:rPr>
          <w:rStyle w:val="Refdecomentario"/>
        </w:rPr>
        <w:annotationRef/>
      </w:r>
      <w:r>
        <w:rPr>
          <w:lang w:val="es-CO"/>
        </w:rPr>
        <w:t>Sí, pero el box plots es para qué fin? Qué variable reflejan ahí?, media de la variable de inclusion?, varianza, estacionalidades? Especificar.</w:t>
      </w:r>
    </w:p>
  </w:comment>
  <w:comment w:id="48" w:author="Adriana Lourdes Abrego Perez" w:date="2024-05-10T08:13:00Z" w:initials="AA">
    <w:p w14:paraId="24AD5830" w14:textId="77777777" w:rsidR="003A6566" w:rsidRDefault="003A6566" w:rsidP="003A6566">
      <w:pPr>
        <w:pStyle w:val="Textocomentario"/>
        <w:ind w:firstLine="0"/>
        <w:jc w:val="left"/>
      </w:pPr>
      <w:r>
        <w:rPr>
          <w:rStyle w:val="Refdecomentario"/>
        </w:rPr>
        <w:annotationRef/>
      </w:r>
      <w:r>
        <w:rPr>
          <w:lang w:val="es-CO"/>
        </w:rPr>
        <w:t>Por qué? El grafico muesra la media o la autocorrelacion?</w:t>
      </w:r>
    </w:p>
  </w:comment>
  <w:comment w:id="51" w:author="Adriana Lourdes Abrego Perez" w:date="2024-05-10T08:16:00Z" w:initials="AA">
    <w:p w14:paraId="0B2D2322" w14:textId="77777777" w:rsidR="003A6566" w:rsidRDefault="003A6566" w:rsidP="003A6566">
      <w:pPr>
        <w:pStyle w:val="Textocomentario"/>
        <w:ind w:firstLine="0"/>
        <w:jc w:val="left"/>
      </w:pPr>
      <w:r>
        <w:rPr>
          <w:rStyle w:val="Refdecomentario"/>
        </w:rPr>
        <w:annotationRef/>
      </w:r>
      <w:r>
        <w:rPr>
          <w:lang w:val="es-CO"/>
        </w:rPr>
        <w:t>LO qu etienne que decir acá es que esta entidad genera un efecto apalancamiento en la regresión. Por ello, una opcion sería la estanarización con el resto de las entidades, o, eliminarla de la base con el objeto de evaluar bancos no dominantes en el mercado. Ahora esta, dado esto, posiblemente los resultados obtenidos pudieran llegar a conclusiones limitadas, ya que el mercado, se está representando por una proporción inferior a la real.</w:t>
      </w:r>
    </w:p>
  </w:comment>
  <w:comment w:id="63" w:author="Adriana Lourdes Abrego Perez" w:date="2024-05-10T08:17:00Z" w:initials="AA">
    <w:p w14:paraId="3AD503AE" w14:textId="77777777" w:rsidR="00DA6E28" w:rsidRDefault="00DA6E28" w:rsidP="00DA6E28">
      <w:pPr>
        <w:pStyle w:val="Textocomentario"/>
        <w:ind w:firstLine="0"/>
        <w:jc w:val="left"/>
      </w:pPr>
      <w:r>
        <w:rPr>
          <w:rStyle w:val="Refdecomentario"/>
        </w:rPr>
        <w:annotationRef/>
      </w:r>
      <w:r>
        <w:rPr>
          <w:lang w:val="es-CO"/>
        </w:rPr>
        <w:t>Se puede evitar este subtítulo</w:t>
      </w:r>
    </w:p>
  </w:comment>
  <w:comment w:id="64" w:author="Adriana Lourdes Abrego Perez" w:date="2024-05-10T08:17:00Z" w:initials="AA">
    <w:p w14:paraId="052FF59E" w14:textId="77777777" w:rsidR="00DA6E28" w:rsidRDefault="00DA6E28" w:rsidP="00DA6E28">
      <w:pPr>
        <w:pStyle w:val="Textocomentario"/>
        <w:ind w:firstLine="0"/>
        <w:jc w:val="left"/>
      </w:pPr>
      <w:r>
        <w:rPr>
          <w:rStyle w:val="Refdecomentario"/>
        </w:rPr>
        <w:annotationRef/>
      </w:r>
      <w:r>
        <w:rPr>
          <w:lang w:val="es-CO"/>
        </w:rPr>
        <w:t>O llamarlo diferente, como Bases Teoricas.</w:t>
      </w:r>
    </w:p>
  </w:comment>
  <w:comment w:id="70" w:author="Adriana Lourdes Abrego Perez" w:date="2024-05-10T08:17:00Z" w:initials="AA">
    <w:p w14:paraId="414EBAF8" w14:textId="77777777" w:rsidR="00DA6E28" w:rsidRDefault="00DA6E28" w:rsidP="00DA6E28">
      <w:pPr>
        <w:pStyle w:val="Textocomentario"/>
        <w:ind w:firstLine="0"/>
        <w:jc w:val="left"/>
      </w:pPr>
      <w:r>
        <w:rPr>
          <w:rStyle w:val="Refdecomentario"/>
        </w:rPr>
        <w:annotationRef/>
      </w:r>
      <w:r>
        <w:rPr>
          <w:lang w:val="es-CO"/>
        </w:rPr>
        <w:t>Referencia?</w:t>
      </w:r>
    </w:p>
  </w:comment>
  <w:comment w:id="75" w:author="Adriana Lourdes Abrego Perez" w:date="2024-05-10T08:18:00Z" w:initials="AA">
    <w:p w14:paraId="19764083" w14:textId="77777777" w:rsidR="00DA6E28" w:rsidRDefault="00DA6E28" w:rsidP="00DA6E28">
      <w:pPr>
        <w:pStyle w:val="Textocomentario"/>
        <w:ind w:firstLine="0"/>
        <w:jc w:val="left"/>
      </w:pPr>
      <w:r>
        <w:rPr>
          <w:rStyle w:val="Refdecomentario"/>
        </w:rPr>
        <w:annotationRef/>
      </w:r>
      <w:r>
        <w:rPr>
          <w:lang w:val="es-CO"/>
        </w:rPr>
        <w:t>Selección del Modelo de Datos Panel</w:t>
      </w:r>
    </w:p>
  </w:comment>
  <w:comment w:id="80" w:author="Adriana Lourdes Abrego Perez" w:date="2024-05-10T08:19:00Z" w:initials="AA">
    <w:p w14:paraId="4D259AC8" w14:textId="77777777" w:rsidR="00DA6E28" w:rsidRDefault="00DA6E28" w:rsidP="00DA6E28">
      <w:pPr>
        <w:pStyle w:val="Textocomentario"/>
        <w:ind w:firstLine="0"/>
        <w:jc w:val="left"/>
      </w:pPr>
      <w:r>
        <w:rPr>
          <w:rStyle w:val="Refdecomentario"/>
        </w:rPr>
        <w:annotationRef/>
      </w:r>
      <w:r>
        <w:rPr>
          <w:lang w:val="es-CO"/>
        </w:rPr>
        <w:t>Especificar que estos supuestos son los requeridos para la prueba, con referencias.</w:t>
      </w:r>
    </w:p>
  </w:comment>
  <w:comment w:id="86" w:author="Adriana Lourdes Abrego Perez" w:date="2024-05-10T09:04:00Z" w:initials="AA">
    <w:p w14:paraId="352DFBE1" w14:textId="77777777" w:rsidR="00515D0C" w:rsidRDefault="00515D0C" w:rsidP="00515D0C">
      <w:pPr>
        <w:pStyle w:val="Textocomentario"/>
        <w:ind w:firstLine="0"/>
        <w:jc w:val="left"/>
      </w:pPr>
      <w:r>
        <w:rPr>
          <w:rStyle w:val="Refdecomentario"/>
        </w:rPr>
        <w:annotationRef/>
      </w:r>
      <w:r>
        <w:rPr>
          <w:lang w:val="es-CO"/>
        </w:rPr>
        <w:t>Falta que incluyan los resultados adicionales de la tabla; los valores de la regresión, número de muestras, etc</w:t>
      </w:r>
    </w:p>
  </w:comment>
  <w:comment w:id="87" w:author="Adriana Lourdes Abrego Perez" w:date="2024-05-10T09:04:00Z" w:initials="AA">
    <w:p w14:paraId="6F916B2E" w14:textId="77777777" w:rsidR="00515D0C" w:rsidRDefault="00515D0C" w:rsidP="00515D0C">
      <w:pPr>
        <w:pStyle w:val="Textocomentario"/>
        <w:ind w:firstLine="0"/>
        <w:jc w:val="left"/>
      </w:pPr>
      <w:r>
        <w:rPr>
          <w:rStyle w:val="Refdecomentario"/>
        </w:rPr>
        <w:annotationRef/>
      </w:r>
      <w:r>
        <w:rPr>
          <w:lang w:val="es-CO"/>
        </w:rPr>
        <w:t>Cuál es esa prueba?</w:t>
      </w:r>
    </w:p>
  </w:comment>
  <w:comment w:id="88" w:author="Adriana Lourdes Abrego Perez" w:date="2024-05-10T09:05:00Z" w:initials="AA">
    <w:p w14:paraId="23121D4D" w14:textId="77777777" w:rsidR="00515D0C" w:rsidRDefault="00515D0C" w:rsidP="00515D0C">
      <w:pPr>
        <w:pStyle w:val="Textocomentario"/>
        <w:ind w:firstLine="0"/>
        <w:jc w:val="left"/>
      </w:pPr>
      <w:r>
        <w:rPr>
          <w:rStyle w:val="Refdecomentario"/>
        </w:rPr>
        <w:annotationRef/>
      </w:r>
      <w:r>
        <w:rPr>
          <w:lang w:val="es-CO"/>
        </w:rPr>
        <w:t>Coeficiente de determinación, llamarlo así.</w:t>
      </w:r>
    </w:p>
  </w:comment>
  <w:comment w:id="89" w:author="Adriana Lourdes Abrego Perez" w:date="2024-05-10T09:06:00Z" w:initials="AA">
    <w:p w14:paraId="2CF39F27" w14:textId="77777777" w:rsidR="00515D0C" w:rsidRDefault="00515D0C" w:rsidP="00515D0C">
      <w:pPr>
        <w:pStyle w:val="Textocomentario"/>
        <w:ind w:firstLine="0"/>
        <w:jc w:val="left"/>
      </w:pPr>
      <w:r>
        <w:rPr>
          <w:rStyle w:val="Refdecomentario"/>
        </w:rPr>
        <w:annotationRef/>
      </w:r>
      <w:r>
        <w:rPr>
          <w:lang w:val="es-CO"/>
        </w:rPr>
        <w:t>Hay otros coeficientes más sensatos: R2 ajsutada, predicted, ¿estos tmb disminuían?</w:t>
      </w:r>
    </w:p>
  </w:comment>
  <w:comment w:id="90" w:author="Adriana Lourdes Abrego Perez" w:date="2024-05-10T09:10:00Z" w:initials="AA">
    <w:p w14:paraId="2961ADC3" w14:textId="77777777" w:rsidR="00515D0C" w:rsidRDefault="00515D0C" w:rsidP="00515D0C">
      <w:pPr>
        <w:pStyle w:val="Textocomentario"/>
        <w:ind w:firstLine="0"/>
        <w:jc w:val="left"/>
      </w:pPr>
      <w:r>
        <w:rPr>
          <w:rStyle w:val="Refdecomentario"/>
        </w:rPr>
        <w:annotationRef/>
      </w:r>
      <w:r>
        <w:rPr>
          <w:lang w:val="es-CO"/>
        </w:rPr>
        <w:t xml:space="preserve">Decir el nombre Robust Variance Estimates, incluirlo en la parte teórica del documento. Ahí, hacen alusión a sus ventajas para lidiar con la heterocedasticidad de los datos. </w:t>
      </w:r>
    </w:p>
  </w:comment>
  <w:comment w:id="91" w:author="Adriana Lourdes Abrego Perez" w:date="2024-05-10T09:07:00Z" w:initials="AA">
    <w:p w14:paraId="4BFCB6D9" w14:textId="3EAEF447" w:rsidR="00515D0C" w:rsidRDefault="00515D0C" w:rsidP="00515D0C">
      <w:pPr>
        <w:pStyle w:val="Textocomentario"/>
        <w:ind w:firstLine="0"/>
        <w:jc w:val="left"/>
      </w:pPr>
      <w:r>
        <w:rPr>
          <w:rStyle w:val="Refdecomentario"/>
        </w:rPr>
        <w:annotationRef/>
      </w:r>
      <w:r>
        <w:rPr>
          <w:lang w:val="es-CO"/>
        </w:rPr>
        <w:t>No se entiende esta parte de la redaccion. Si lo tomaron de una fuente, referenciar.</w:t>
      </w:r>
    </w:p>
  </w:comment>
  <w:comment w:id="92" w:author="Adriana Lourdes Abrego Perez" w:date="2024-05-10T09:18:00Z" w:initials="AA">
    <w:p w14:paraId="1D6193B8" w14:textId="77777777" w:rsidR="00CA2333" w:rsidRDefault="00CA2333" w:rsidP="00CA2333">
      <w:pPr>
        <w:pStyle w:val="Textocomentario"/>
        <w:ind w:firstLine="0"/>
        <w:jc w:val="left"/>
      </w:pPr>
      <w:r>
        <w:rPr>
          <w:rStyle w:val="Refdecomentario"/>
        </w:rPr>
        <w:annotationRef/>
      </w:r>
      <w:r>
        <w:rPr>
          <w:lang w:val="es-CO"/>
        </w:rPr>
        <w:t xml:space="preserve">En este tipo de regresión, se cuida la heterocedasticidad; usualmente, las normality assumptions no son importantes con este tipo de represión. Revisen: </w:t>
      </w:r>
      <w:hyperlink r:id="rId1" w:history="1">
        <w:r w:rsidRPr="00DA5F58">
          <w:rPr>
            <w:rStyle w:val="Hipervnculo"/>
            <w:lang w:val="es-CO"/>
          </w:rPr>
          <w:t>https://stats.stackexchange.com/questions/212677/checking-for-normality-with-robust-errors</w:t>
        </w:r>
      </w:hyperlink>
    </w:p>
  </w:comment>
  <w:comment w:id="95" w:author="Adriana Lourdes Abrego Perez" w:date="2024-05-10T09:19:00Z" w:initials="AA">
    <w:p w14:paraId="0DE3E1C8" w14:textId="77777777" w:rsidR="00CA2333" w:rsidRDefault="00CA2333" w:rsidP="00CA2333">
      <w:pPr>
        <w:pStyle w:val="Textocomentario"/>
        <w:ind w:firstLine="0"/>
        <w:jc w:val="left"/>
      </w:pPr>
      <w:r>
        <w:rPr>
          <w:rStyle w:val="Refdecomentario"/>
        </w:rPr>
        <w:annotationRef/>
      </w:r>
      <w:r>
        <w:rPr>
          <w:lang w:val="es-CO"/>
        </w:rPr>
        <w:t>Eviten el doble espaciado, hace difícil la lectura</w:t>
      </w:r>
    </w:p>
  </w:comment>
  <w:comment w:id="98" w:author="Adriana Lourdes Abrego Perez" w:date="2024-05-10T09:21:00Z" w:initials="AA">
    <w:p w14:paraId="7068BA99" w14:textId="77777777" w:rsidR="00CA2333" w:rsidRDefault="00CA2333" w:rsidP="00CA2333">
      <w:pPr>
        <w:pStyle w:val="Textocomentario"/>
        <w:ind w:firstLine="0"/>
        <w:jc w:val="left"/>
      </w:pPr>
      <w:r>
        <w:rPr>
          <w:rStyle w:val="Refdecomentario"/>
        </w:rPr>
        <w:annotationRef/>
      </w:r>
      <w:r>
        <w:rPr>
          <w:lang w:val="es-CO"/>
        </w:rPr>
        <w:t>¿se podría tener un gráfico de esta tabla?</w:t>
      </w:r>
    </w:p>
  </w:comment>
  <w:comment w:id="120" w:author="Adriana Lourdes Abrego Perez" w:date="2024-05-10T09:27:00Z" w:initials="AA">
    <w:p w14:paraId="2B8D350D" w14:textId="77777777" w:rsidR="00F43ABD" w:rsidRDefault="00F43ABD" w:rsidP="00F43ABD">
      <w:pPr>
        <w:pStyle w:val="Textocomentario"/>
        <w:ind w:firstLine="0"/>
        <w:jc w:val="left"/>
      </w:pPr>
      <w:r>
        <w:rPr>
          <w:rStyle w:val="Refdecomentario"/>
        </w:rPr>
        <w:annotationRef/>
      </w:r>
      <w:r>
        <w:rPr>
          <w:lang w:val="es-CO"/>
        </w:rPr>
        <w:t>Quedó cortada la idea...</w:t>
      </w:r>
    </w:p>
  </w:comment>
  <w:comment w:id="122" w:author="Adriana Lourdes Abrego Perez" w:date="2024-05-10T09:27:00Z" w:initials="AA">
    <w:p w14:paraId="31990044" w14:textId="77777777" w:rsidR="00F43ABD" w:rsidRDefault="00F43ABD" w:rsidP="00F43ABD">
      <w:pPr>
        <w:pStyle w:val="Textocomentario"/>
        <w:ind w:firstLine="0"/>
        <w:jc w:val="left"/>
      </w:pPr>
      <w:r>
        <w:rPr>
          <w:rStyle w:val="Refdecomentario"/>
        </w:rPr>
        <w:annotationRef/>
      </w:r>
      <w:r>
        <w:rPr>
          <w:lang w:val="es-CO"/>
        </w:rPr>
        <w:t>¿o se debieran dirigir?</w:t>
      </w:r>
    </w:p>
  </w:comment>
  <w:comment w:id="123" w:author="Adriana Abrego" w:date="2024-05-10T09:34:00Z" w:initials="AA">
    <w:p w14:paraId="2F7E523E" w14:textId="77777777" w:rsidR="00CB3F81" w:rsidRDefault="00CB3F81" w:rsidP="00CB3F81">
      <w:pPr>
        <w:pStyle w:val="Textocomentario"/>
        <w:ind w:firstLine="0"/>
        <w:jc w:val="left"/>
      </w:pPr>
      <w:r>
        <w:rPr>
          <w:rStyle w:val="Refdecomentario"/>
        </w:rPr>
        <w:annotationRef/>
      </w:r>
      <w:r>
        <w:rPr>
          <w:lang w:val="es-CO"/>
        </w:rPr>
        <w:t>Otro que pueden incluir es, que ustedes emplearon variables de diferentes fuentes (ej la de respuesta), donde la metodología de medicion (eje al número de encuestas, errores en la medicion, etc), posiblemente no es la misma en las dos fuente y por ello, posibles sesgos y varianzas se cargan en la base de datos; con ello, investigar qué variables de inclusión servirían para mejorar el desempeño del modelo de regresión,</w:t>
      </w:r>
    </w:p>
  </w:comment>
  <w:comment w:id="124" w:author="Adriana Lourdes Abrego Perez" w:date="2024-05-10T09:29:00Z" w:initials="AA">
    <w:p w14:paraId="394E5A83" w14:textId="0A6729D6" w:rsidR="00F43ABD" w:rsidRDefault="00F43ABD" w:rsidP="00F43ABD">
      <w:pPr>
        <w:pStyle w:val="Textocomentario"/>
        <w:ind w:firstLine="0"/>
        <w:jc w:val="left"/>
      </w:pPr>
      <w:r>
        <w:rPr>
          <w:rStyle w:val="Refdecomentario"/>
        </w:rPr>
        <w:annotationRef/>
      </w:r>
      <w:r>
        <w:rPr>
          <w:lang w:val="es-CO"/>
        </w:rPr>
        <w:t>No queda clara la idea, pueden hilarlo mejor con la siguiente parte...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63732" w15:done="0"/>
  <w15:commentEx w15:paraId="06FE2627" w15:done="0"/>
  <w15:commentEx w15:paraId="7EEC3C5F" w15:done="0"/>
  <w15:commentEx w15:paraId="5BEAEC74" w15:paraIdParent="7EEC3C5F" w15:done="0"/>
  <w15:commentEx w15:paraId="60C790C7" w15:done="0"/>
  <w15:commentEx w15:paraId="2E8A95D0" w15:done="0"/>
  <w15:commentEx w15:paraId="23C33FB5" w15:done="0"/>
  <w15:commentEx w15:paraId="57AF5CDA" w15:done="0"/>
  <w15:commentEx w15:paraId="6A02613C" w15:done="0"/>
  <w15:commentEx w15:paraId="04F18AC0" w15:done="0"/>
  <w15:commentEx w15:paraId="702DA7D4" w15:done="0"/>
  <w15:commentEx w15:paraId="02771D27" w15:paraIdParent="702DA7D4" w15:done="0"/>
  <w15:commentEx w15:paraId="7308FB2A" w15:done="0"/>
  <w15:commentEx w15:paraId="5AA55806" w15:paraIdParent="7308FB2A" w15:done="0"/>
  <w15:commentEx w15:paraId="58C36830" w15:done="0"/>
  <w15:commentEx w15:paraId="20DC35D5" w15:done="0"/>
  <w15:commentEx w15:paraId="77929BF5" w15:done="0"/>
  <w15:commentEx w15:paraId="24AD5830" w15:done="0"/>
  <w15:commentEx w15:paraId="0B2D2322" w15:done="0"/>
  <w15:commentEx w15:paraId="3AD503AE" w15:done="0"/>
  <w15:commentEx w15:paraId="052FF59E" w15:paraIdParent="3AD503AE" w15:done="0"/>
  <w15:commentEx w15:paraId="414EBAF8" w15:done="0"/>
  <w15:commentEx w15:paraId="19764083" w15:done="0"/>
  <w15:commentEx w15:paraId="4D259AC8" w15:done="0"/>
  <w15:commentEx w15:paraId="352DFBE1" w15:done="0"/>
  <w15:commentEx w15:paraId="6F916B2E" w15:done="0"/>
  <w15:commentEx w15:paraId="23121D4D" w15:done="0"/>
  <w15:commentEx w15:paraId="2CF39F27" w15:paraIdParent="23121D4D" w15:done="0"/>
  <w15:commentEx w15:paraId="2961ADC3" w15:done="0"/>
  <w15:commentEx w15:paraId="4BFCB6D9" w15:done="0"/>
  <w15:commentEx w15:paraId="1D6193B8" w15:done="0"/>
  <w15:commentEx w15:paraId="0DE3E1C8" w15:done="0"/>
  <w15:commentEx w15:paraId="7068BA99" w15:done="0"/>
  <w15:commentEx w15:paraId="2B8D350D" w15:done="0"/>
  <w15:commentEx w15:paraId="31990044" w15:done="0"/>
  <w15:commentEx w15:paraId="2F7E523E" w15:done="0"/>
  <w15:commentEx w15:paraId="394E5A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EA1C31" w16cex:dateUtc="2024-05-10T12:27:00Z"/>
  <w16cex:commentExtensible w16cex:durableId="2FE10665" w16cex:dateUtc="2024-05-10T12:26:00Z"/>
  <w16cex:commentExtensible w16cex:durableId="28C028B5" w16cex:dateUtc="2024-05-10T12:55:00Z"/>
  <w16cex:commentExtensible w16cex:durableId="3C6B3F2C" w16cex:dateUtc="2024-05-10T12:56:00Z"/>
  <w16cex:commentExtensible w16cex:durableId="0F7090E3" w16cex:dateUtc="2024-05-10T12:57:00Z"/>
  <w16cex:commentExtensible w16cex:durableId="23B24947" w16cex:dateUtc="2024-05-10T12:58:00Z"/>
  <w16cex:commentExtensible w16cex:durableId="522CF1EE" w16cex:dateUtc="2024-05-10T12:58:00Z"/>
  <w16cex:commentExtensible w16cex:durableId="1F5230B7" w16cex:dateUtc="2024-05-10T12:59:00Z"/>
  <w16cex:commentExtensible w16cex:durableId="61917992" w16cex:dateUtc="2024-05-10T13:00:00Z"/>
  <w16cex:commentExtensible w16cex:durableId="2AA9F5E6" w16cex:dateUtc="2024-05-10T13:01:00Z"/>
  <w16cex:commentExtensible w16cex:durableId="072DBB03" w16cex:dateUtc="2024-05-10T13:01:00Z"/>
  <w16cex:commentExtensible w16cex:durableId="7756B2F6" w16cex:dateUtc="2024-05-10T13:02:00Z"/>
  <w16cex:commentExtensible w16cex:durableId="672C8707" w16cex:dateUtc="2024-05-10T13:04:00Z"/>
  <w16cex:commentExtensible w16cex:durableId="3850DC56" w16cex:dateUtc="2024-05-10T13:05:00Z"/>
  <w16cex:commentExtensible w16cex:durableId="4FE90012" w16cex:dateUtc="2024-05-10T13:09:00Z"/>
  <w16cex:commentExtensible w16cex:durableId="5DE9C7F8" w16cex:dateUtc="2024-05-10T13:10:00Z"/>
  <w16cex:commentExtensible w16cex:durableId="6EB8ABA7" w16cex:dateUtc="2024-05-10T13:12:00Z"/>
  <w16cex:commentExtensible w16cex:durableId="45DE5845" w16cex:dateUtc="2024-05-10T13:13:00Z"/>
  <w16cex:commentExtensible w16cex:durableId="29F2412E" w16cex:dateUtc="2024-05-10T13:16:00Z"/>
  <w16cex:commentExtensible w16cex:durableId="257F43C4" w16cex:dateUtc="2024-05-10T13:17:00Z"/>
  <w16cex:commentExtensible w16cex:durableId="3565270F" w16cex:dateUtc="2024-05-10T13:17:00Z"/>
  <w16cex:commentExtensible w16cex:durableId="4DC554E9" w16cex:dateUtc="2024-05-10T13:17:00Z"/>
  <w16cex:commentExtensible w16cex:durableId="2A43D0DD" w16cex:dateUtc="2024-05-10T13:18:00Z"/>
  <w16cex:commentExtensible w16cex:durableId="080AFB95" w16cex:dateUtc="2024-05-10T13:19:00Z"/>
  <w16cex:commentExtensible w16cex:durableId="2679DF2B" w16cex:dateUtc="2024-05-10T14:04:00Z"/>
  <w16cex:commentExtensible w16cex:durableId="6A88E8B0" w16cex:dateUtc="2024-05-10T14:04:00Z"/>
  <w16cex:commentExtensible w16cex:durableId="54C337D3" w16cex:dateUtc="2024-05-10T14:05:00Z"/>
  <w16cex:commentExtensible w16cex:durableId="1DAAF82F" w16cex:dateUtc="2024-05-10T14:06:00Z"/>
  <w16cex:commentExtensible w16cex:durableId="18CFDDAB" w16cex:dateUtc="2024-05-10T14:10:00Z"/>
  <w16cex:commentExtensible w16cex:durableId="67CF297E" w16cex:dateUtc="2024-05-10T14:07:00Z"/>
  <w16cex:commentExtensible w16cex:durableId="78257B3B" w16cex:dateUtc="2024-05-10T14:18:00Z"/>
  <w16cex:commentExtensible w16cex:durableId="29D881F5" w16cex:dateUtc="2024-05-10T14:19:00Z"/>
  <w16cex:commentExtensible w16cex:durableId="36DEB42B" w16cex:dateUtc="2024-05-10T14:21:00Z"/>
  <w16cex:commentExtensible w16cex:durableId="598163A8" w16cex:dateUtc="2024-05-10T14:27:00Z"/>
  <w16cex:commentExtensible w16cex:durableId="43833D17" w16cex:dateUtc="2024-05-10T14:27:00Z"/>
  <w16cex:commentExtensible w16cex:durableId="59A787AB" w16cex:dateUtc="2024-05-10T14:34:00Z"/>
  <w16cex:commentExtensible w16cex:durableId="248309CD" w16cex:dateUtc="2024-05-10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63732" w16cid:durableId="02EA1C31"/>
  <w16cid:commentId w16cid:paraId="06FE2627" w16cid:durableId="2FE10665"/>
  <w16cid:commentId w16cid:paraId="7EEC3C5F" w16cid:durableId="28C028B5"/>
  <w16cid:commentId w16cid:paraId="5BEAEC74" w16cid:durableId="3C6B3F2C"/>
  <w16cid:commentId w16cid:paraId="60C790C7" w16cid:durableId="0F7090E3"/>
  <w16cid:commentId w16cid:paraId="2E8A95D0" w16cid:durableId="23B24947"/>
  <w16cid:commentId w16cid:paraId="23C33FB5" w16cid:durableId="522CF1EE"/>
  <w16cid:commentId w16cid:paraId="57AF5CDA" w16cid:durableId="1F5230B7"/>
  <w16cid:commentId w16cid:paraId="6A02613C" w16cid:durableId="61917992"/>
  <w16cid:commentId w16cid:paraId="04F18AC0" w16cid:durableId="2AA9F5E6"/>
  <w16cid:commentId w16cid:paraId="702DA7D4" w16cid:durableId="072DBB03"/>
  <w16cid:commentId w16cid:paraId="02771D27" w16cid:durableId="7756B2F6"/>
  <w16cid:commentId w16cid:paraId="7308FB2A" w16cid:durableId="672C8707"/>
  <w16cid:commentId w16cid:paraId="5AA55806" w16cid:durableId="3850DC56"/>
  <w16cid:commentId w16cid:paraId="58C36830" w16cid:durableId="4FE90012"/>
  <w16cid:commentId w16cid:paraId="20DC35D5" w16cid:durableId="5DE9C7F8"/>
  <w16cid:commentId w16cid:paraId="77929BF5" w16cid:durableId="6EB8ABA7"/>
  <w16cid:commentId w16cid:paraId="24AD5830" w16cid:durableId="45DE5845"/>
  <w16cid:commentId w16cid:paraId="0B2D2322" w16cid:durableId="29F2412E"/>
  <w16cid:commentId w16cid:paraId="3AD503AE" w16cid:durableId="257F43C4"/>
  <w16cid:commentId w16cid:paraId="052FF59E" w16cid:durableId="3565270F"/>
  <w16cid:commentId w16cid:paraId="414EBAF8" w16cid:durableId="4DC554E9"/>
  <w16cid:commentId w16cid:paraId="19764083" w16cid:durableId="2A43D0DD"/>
  <w16cid:commentId w16cid:paraId="4D259AC8" w16cid:durableId="080AFB95"/>
  <w16cid:commentId w16cid:paraId="352DFBE1" w16cid:durableId="2679DF2B"/>
  <w16cid:commentId w16cid:paraId="6F916B2E" w16cid:durableId="6A88E8B0"/>
  <w16cid:commentId w16cid:paraId="23121D4D" w16cid:durableId="54C337D3"/>
  <w16cid:commentId w16cid:paraId="2CF39F27" w16cid:durableId="1DAAF82F"/>
  <w16cid:commentId w16cid:paraId="2961ADC3" w16cid:durableId="18CFDDAB"/>
  <w16cid:commentId w16cid:paraId="4BFCB6D9" w16cid:durableId="67CF297E"/>
  <w16cid:commentId w16cid:paraId="1D6193B8" w16cid:durableId="78257B3B"/>
  <w16cid:commentId w16cid:paraId="0DE3E1C8" w16cid:durableId="29D881F5"/>
  <w16cid:commentId w16cid:paraId="7068BA99" w16cid:durableId="36DEB42B"/>
  <w16cid:commentId w16cid:paraId="2B8D350D" w16cid:durableId="598163A8"/>
  <w16cid:commentId w16cid:paraId="31990044" w16cid:durableId="43833D17"/>
  <w16cid:commentId w16cid:paraId="2F7E523E" w16cid:durableId="59A787AB"/>
  <w16cid:commentId w16cid:paraId="394E5A83" w16cid:durableId="24830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137D7" w14:textId="77777777" w:rsidR="00A83142" w:rsidRDefault="00A83142" w:rsidP="000409CB">
      <w:pPr>
        <w:spacing w:line="240" w:lineRule="auto"/>
      </w:pPr>
      <w:r>
        <w:separator/>
      </w:r>
    </w:p>
  </w:endnote>
  <w:endnote w:type="continuationSeparator" w:id="0">
    <w:p w14:paraId="4890FB79" w14:textId="77777777" w:rsidR="00A83142" w:rsidRDefault="00A83142" w:rsidP="000409CB">
      <w:pPr>
        <w:spacing w:line="240" w:lineRule="auto"/>
      </w:pPr>
      <w:r>
        <w:continuationSeparator/>
      </w:r>
    </w:p>
  </w:endnote>
  <w:endnote w:type="continuationNotice" w:id="1">
    <w:p w14:paraId="54A21F00" w14:textId="77777777" w:rsidR="00A83142" w:rsidRDefault="00A8314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34597" w14:textId="77777777" w:rsidR="00A83142" w:rsidRDefault="00A83142" w:rsidP="000409CB">
      <w:pPr>
        <w:spacing w:line="240" w:lineRule="auto"/>
      </w:pPr>
      <w:r>
        <w:separator/>
      </w:r>
    </w:p>
  </w:footnote>
  <w:footnote w:type="continuationSeparator" w:id="0">
    <w:p w14:paraId="53FD5258" w14:textId="77777777" w:rsidR="00A83142" w:rsidRDefault="00A83142" w:rsidP="000409CB">
      <w:pPr>
        <w:spacing w:line="240" w:lineRule="auto"/>
      </w:pPr>
      <w:r>
        <w:continuationSeparator/>
      </w:r>
    </w:p>
  </w:footnote>
  <w:footnote w:type="continuationNotice" w:id="1">
    <w:p w14:paraId="7594A74F" w14:textId="77777777" w:rsidR="00A83142" w:rsidRDefault="00A8314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675C3" w14:textId="4AB8DB75" w:rsidR="00C45DD6" w:rsidRDefault="000409CB" w:rsidP="00CF5F11">
    <w:pPr>
      <w:pStyle w:val="Encabezado"/>
      <w:ind w:firstLine="0"/>
      <w:jc w:val="right"/>
    </w:pPr>
    <w:r>
      <w:tab/>
    </w:r>
    <w:r>
      <w:tab/>
    </w:r>
    <w:sdt>
      <w:sdtPr>
        <w:id w:val="-278417801"/>
        <w:docPartObj>
          <w:docPartGallery w:val="Page Numbers (Top of Page)"/>
          <w:docPartUnique/>
        </w:docPartObj>
      </w:sdtPr>
      <w:sdtContent>
        <w:r>
          <w:fldChar w:fldCharType="begin"/>
        </w:r>
        <w:r>
          <w:instrText>PAGE   \* MERGEFORMAT</w:instrText>
        </w:r>
        <w:r>
          <w:fldChar w:fldCharType="separate"/>
        </w:r>
        <w:r w:rsidRPr="00D253C3">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BB6"/>
    <w:multiLevelType w:val="hybridMultilevel"/>
    <w:tmpl w:val="C9DEE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391AFF"/>
    <w:multiLevelType w:val="hybridMultilevel"/>
    <w:tmpl w:val="A532D98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195E5CCB"/>
    <w:multiLevelType w:val="hybridMultilevel"/>
    <w:tmpl w:val="2AA0B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E977E7"/>
    <w:multiLevelType w:val="hybridMultilevel"/>
    <w:tmpl w:val="45E25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1B4F28"/>
    <w:multiLevelType w:val="hybridMultilevel"/>
    <w:tmpl w:val="C5947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FF721A"/>
    <w:multiLevelType w:val="hybridMultilevel"/>
    <w:tmpl w:val="19A42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6531B"/>
    <w:multiLevelType w:val="hybridMultilevel"/>
    <w:tmpl w:val="D4B85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EF58E5"/>
    <w:multiLevelType w:val="hybridMultilevel"/>
    <w:tmpl w:val="AEC0A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4706DE"/>
    <w:multiLevelType w:val="hybridMultilevel"/>
    <w:tmpl w:val="32262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F56EC0"/>
    <w:multiLevelType w:val="hybridMultilevel"/>
    <w:tmpl w:val="FE18A7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5DF051C"/>
    <w:multiLevelType w:val="hybridMultilevel"/>
    <w:tmpl w:val="51466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AE79C0"/>
    <w:multiLevelType w:val="hybridMultilevel"/>
    <w:tmpl w:val="01CC5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651556"/>
    <w:multiLevelType w:val="hybridMultilevel"/>
    <w:tmpl w:val="6C267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1456A0"/>
    <w:multiLevelType w:val="hybridMultilevel"/>
    <w:tmpl w:val="0D2A5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C86A5C"/>
    <w:multiLevelType w:val="hybridMultilevel"/>
    <w:tmpl w:val="2B18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43463791">
    <w:abstractNumId w:val="1"/>
  </w:num>
  <w:num w:numId="2" w16cid:durableId="769930440">
    <w:abstractNumId w:val="3"/>
  </w:num>
  <w:num w:numId="3" w16cid:durableId="2022733754">
    <w:abstractNumId w:val="14"/>
  </w:num>
  <w:num w:numId="4" w16cid:durableId="451897472">
    <w:abstractNumId w:val="9"/>
  </w:num>
  <w:num w:numId="5" w16cid:durableId="460461339">
    <w:abstractNumId w:val="12"/>
  </w:num>
  <w:num w:numId="6" w16cid:durableId="852108066">
    <w:abstractNumId w:val="13"/>
  </w:num>
  <w:num w:numId="7" w16cid:durableId="2019379940">
    <w:abstractNumId w:val="8"/>
  </w:num>
  <w:num w:numId="8" w16cid:durableId="1038244080">
    <w:abstractNumId w:val="6"/>
  </w:num>
  <w:num w:numId="9" w16cid:durableId="1425495980">
    <w:abstractNumId w:val="2"/>
  </w:num>
  <w:num w:numId="10" w16cid:durableId="1000810839">
    <w:abstractNumId w:val="5"/>
  </w:num>
  <w:num w:numId="11" w16cid:durableId="823547735">
    <w:abstractNumId w:val="11"/>
  </w:num>
  <w:num w:numId="12" w16cid:durableId="2132045208">
    <w:abstractNumId w:val="7"/>
  </w:num>
  <w:num w:numId="13" w16cid:durableId="1741751610">
    <w:abstractNumId w:val="4"/>
  </w:num>
  <w:num w:numId="14" w16cid:durableId="1502086717">
    <w:abstractNumId w:val="0"/>
  </w:num>
  <w:num w:numId="15" w16cid:durableId="10914625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riana Abrego">
    <w15:presenceInfo w15:providerId="Windows Live" w15:userId="a5c43f3334f2f6d4"/>
  </w15:person>
  <w15:person w15:author="Adriana Lourdes Abrego Perez">
    <w15:presenceInfo w15:providerId="AD" w15:userId="S::al.abrego@uniandes.edu.co::0c27e0bc-3fc6-4b34-aec5-cf417a54c5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9CB"/>
    <w:rsid w:val="0000039E"/>
    <w:rsid w:val="000009B6"/>
    <w:rsid w:val="0000167F"/>
    <w:rsid w:val="000019D9"/>
    <w:rsid w:val="00001DB8"/>
    <w:rsid w:val="000029CC"/>
    <w:rsid w:val="00002CB7"/>
    <w:rsid w:val="00003ADB"/>
    <w:rsid w:val="00004D69"/>
    <w:rsid w:val="00006A15"/>
    <w:rsid w:val="00007449"/>
    <w:rsid w:val="00007531"/>
    <w:rsid w:val="0000759F"/>
    <w:rsid w:val="000079CB"/>
    <w:rsid w:val="00007F86"/>
    <w:rsid w:val="000103A5"/>
    <w:rsid w:val="00010973"/>
    <w:rsid w:val="00011FE0"/>
    <w:rsid w:val="000122DA"/>
    <w:rsid w:val="000135C9"/>
    <w:rsid w:val="00013621"/>
    <w:rsid w:val="0001517E"/>
    <w:rsid w:val="000157D6"/>
    <w:rsid w:val="00016597"/>
    <w:rsid w:val="0001667A"/>
    <w:rsid w:val="00016CD0"/>
    <w:rsid w:val="0002035C"/>
    <w:rsid w:val="00020585"/>
    <w:rsid w:val="00020AF4"/>
    <w:rsid w:val="00021CA7"/>
    <w:rsid w:val="0002216D"/>
    <w:rsid w:val="00022F1C"/>
    <w:rsid w:val="00023476"/>
    <w:rsid w:val="00023521"/>
    <w:rsid w:val="000244E8"/>
    <w:rsid w:val="000252EE"/>
    <w:rsid w:val="00026591"/>
    <w:rsid w:val="000266AE"/>
    <w:rsid w:val="0002695C"/>
    <w:rsid w:val="00026CD0"/>
    <w:rsid w:val="000276B4"/>
    <w:rsid w:val="0002793A"/>
    <w:rsid w:val="0003028C"/>
    <w:rsid w:val="00033E46"/>
    <w:rsid w:val="00033E4C"/>
    <w:rsid w:val="000345BB"/>
    <w:rsid w:val="0003576F"/>
    <w:rsid w:val="00035DBC"/>
    <w:rsid w:val="00035F4D"/>
    <w:rsid w:val="000364B6"/>
    <w:rsid w:val="00036D99"/>
    <w:rsid w:val="000377B8"/>
    <w:rsid w:val="00037BD5"/>
    <w:rsid w:val="00040351"/>
    <w:rsid w:val="000406F7"/>
    <w:rsid w:val="000409CB"/>
    <w:rsid w:val="000424C9"/>
    <w:rsid w:val="0004325B"/>
    <w:rsid w:val="0004375B"/>
    <w:rsid w:val="00043F80"/>
    <w:rsid w:val="000446A2"/>
    <w:rsid w:val="000446DA"/>
    <w:rsid w:val="000457F5"/>
    <w:rsid w:val="00045E3C"/>
    <w:rsid w:val="00045E3E"/>
    <w:rsid w:val="00046465"/>
    <w:rsid w:val="00046E58"/>
    <w:rsid w:val="00050414"/>
    <w:rsid w:val="0005246F"/>
    <w:rsid w:val="000525CF"/>
    <w:rsid w:val="00053AED"/>
    <w:rsid w:val="00053B1B"/>
    <w:rsid w:val="00055158"/>
    <w:rsid w:val="000559E5"/>
    <w:rsid w:val="00055F7A"/>
    <w:rsid w:val="0005630C"/>
    <w:rsid w:val="00056A95"/>
    <w:rsid w:val="00057DCF"/>
    <w:rsid w:val="00060B7C"/>
    <w:rsid w:val="0006130F"/>
    <w:rsid w:val="00061BC9"/>
    <w:rsid w:val="00061BCD"/>
    <w:rsid w:val="00062182"/>
    <w:rsid w:val="0006282E"/>
    <w:rsid w:val="00063462"/>
    <w:rsid w:val="00063A4E"/>
    <w:rsid w:val="00063AD3"/>
    <w:rsid w:val="00065203"/>
    <w:rsid w:val="000674EC"/>
    <w:rsid w:val="00070539"/>
    <w:rsid w:val="0007064A"/>
    <w:rsid w:val="00071679"/>
    <w:rsid w:val="00073BA7"/>
    <w:rsid w:val="00073DCA"/>
    <w:rsid w:val="0007463E"/>
    <w:rsid w:val="00074A88"/>
    <w:rsid w:val="00075D2F"/>
    <w:rsid w:val="00077D66"/>
    <w:rsid w:val="000807C9"/>
    <w:rsid w:val="00080D24"/>
    <w:rsid w:val="00081CC5"/>
    <w:rsid w:val="00082305"/>
    <w:rsid w:val="0008311D"/>
    <w:rsid w:val="00083F78"/>
    <w:rsid w:val="000854CC"/>
    <w:rsid w:val="000869CE"/>
    <w:rsid w:val="00086E8F"/>
    <w:rsid w:val="00090197"/>
    <w:rsid w:val="00090266"/>
    <w:rsid w:val="00091065"/>
    <w:rsid w:val="0009288C"/>
    <w:rsid w:val="00094194"/>
    <w:rsid w:val="00094EFB"/>
    <w:rsid w:val="00097026"/>
    <w:rsid w:val="000A0BE2"/>
    <w:rsid w:val="000A1108"/>
    <w:rsid w:val="000A11AB"/>
    <w:rsid w:val="000A21DF"/>
    <w:rsid w:val="000A5A20"/>
    <w:rsid w:val="000A5AB0"/>
    <w:rsid w:val="000A5E27"/>
    <w:rsid w:val="000A6080"/>
    <w:rsid w:val="000A608D"/>
    <w:rsid w:val="000A67E6"/>
    <w:rsid w:val="000A693C"/>
    <w:rsid w:val="000A6AD1"/>
    <w:rsid w:val="000A6B8C"/>
    <w:rsid w:val="000A7158"/>
    <w:rsid w:val="000A754E"/>
    <w:rsid w:val="000B25A7"/>
    <w:rsid w:val="000B27BD"/>
    <w:rsid w:val="000B2AAA"/>
    <w:rsid w:val="000B3560"/>
    <w:rsid w:val="000B3C8A"/>
    <w:rsid w:val="000B3D50"/>
    <w:rsid w:val="000B402E"/>
    <w:rsid w:val="000B497D"/>
    <w:rsid w:val="000B4C6D"/>
    <w:rsid w:val="000B5AED"/>
    <w:rsid w:val="000B6D71"/>
    <w:rsid w:val="000B6D9F"/>
    <w:rsid w:val="000B7EEE"/>
    <w:rsid w:val="000C2621"/>
    <w:rsid w:val="000C29EF"/>
    <w:rsid w:val="000C3DAD"/>
    <w:rsid w:val="000C3E28"/>
    <w:rsid w:val="000C4A25"/>
    <w:rsid w:val="000C4ED9"/>
    <w:rsid w:val="000C5DEB"/>
    <w:rsid w:val="000C651D"/>
    <w:rsid w:val="000C73C4"/>
    <w:rsid w:val="000D020C"/>
    <w:rsid w:val="000D0878"/>
    <w:rsid w:val="000D0AAE"/>
    <w:rsid w:val="000D107B"/>
    <w:rsid w:val="000D28BE"/>
    <w:rsid w:val="000D30ED"/>
    <w:rsid w:val="000D3C09"/>
    <w:rsid w:val="000D45B9"/>
    <w:rsid w:val="000E2D1F"/>
    <w:rsid w:val="000E30B1"/>
    <w:rsid w:val="000E3434"/>
    <w:rsid w:val="000E5001"/>
    <w:rsid w:val="000E6828"/>
    <w:rsid w:val="000F0B5D"/>
    <w:rsid w:val="000F1E6D"/>
    <w:rsid w:val="000F21D5"/>
    <w:rsid w:val="000F27C6"/>
    <w:rsid w:val="000F451A"/>
    <w:rsid w:val="000F4EB1"/>
    <w:rsid w:val="000F600A"/>
    <w:rsid w:val="000F687E"/>
    <w:rsid w:val="000F6CB9"/>
    <w:rsid w:val="000F6D85"/>
    <w:rsid w:val="000F70F9"/>
    <w:rsid w:val="000F79E3"/>
    <w:rsid w:val="0010003F"/>
    <w:rsid w:val="00100635"/>
    <w:rsid w:val="00100D90"/>
    <w:rsid w:val="00101B3B"/>
    <w:rsid w:val="00101DF5"/>
    <w:rsid w:val="00102682"/>
    <w:rsid w:val="001028F1"/>
    <w:rsid w:val="00103AD9"/>
    <w:rsid w:val="00105156"/>
    <w:rsid w:val="0010565A"/>
    <w:rsid w:val="001058D5"/>
    <w:rsid w:val="00107752"/>
    <w:rsid w:val="001105B0"/>
    <w:rsid w:val="001114A4"/>
    <w:rsid w:val="0011184F"/>
    <w:rsid w:val="0011193E"/>
    <w:rsid w:val="00111B2E"/>
    <w:rsid w:val="001139F9"/>
    <w:rsid w:val="00113F68"/>
    <w:rsid w:val="00113FEC"/>
    <w:rsid w:val="00114DC8"/>
    <w:rsid w:val="0011557F"/>
    <w:rsid w:val="001178BE"/>
    <w:rsid w:val="00117B50"/>
    <w:rsid w:val="00120273"/>
    <w:rsid w:val="00120799"/>
    <w:rsid w:val="00121995"/>
    <w:rsid w:val="00121E22"/>
    <w:rsid w:val="00121E2C"/>
    <w:rsid w:val="00122663"/>
    <w:rsid w:val="001240C6"/>
    <w:rsid w:val="00124918"/>
    <w:rsid w:val="00124C99"/>
    <w:rsid w:val="00125719"/>
    <w:rsid w:val="00127387"/>
    <w:rsid w:val="001307E5"/>
    <w:rsid w:val="00132094"/>
    <w:rsid w:val="00132380"/>
    <w:rsid w:val="00133D0E"/>
    <w:rsid w:val="00134485"/>
    <w:rsid w:val="00134FA0"/>
    <w:rsid w:val="00137563"/>
    <w:rsid w:val="00137C49"/>
    <w:rsid w:val="00140388"/>
    <w:rsid w:val="00141D95"/>
    <w:rsid w:val="0014376A"/>
    <w:rsid w:val="00143D89"/>
    <w:rsid w:val="00143DC9"/>
    <w:rsid w:val="00143EF6"/>
    <w:rsid w:val="001441BB"/>
    <w:rsid w:val="00144D8E"/>
    <w:rsid w:val="00144DE8"/>
    <w:rsid w:val="00145300"/>
    <w:rsid w:val="001453C1"/>
    <w:rsid w:val="00145915"/>
    <w:rsid w:val="00145B02"/>
    <w:rsid w:val="00145C31"/>
    <w:rsid w:val="00147391"/>
    <w:rsid w:val="00147E50"/>
    <w:rsid w:val="001514DE"/>
    <w:rsid w:val="001515E5"/>
    <w:rsid w:val="00151AF5"/>
    <w:rsid w:val="00153331"/>
    <w:rsid w:val="0015379C"/>
    <w:rsid w:val="00154F92"/>
    <w:rsid w:val="001550EA"/>
    <w:rsid w:val="001555FA"/>
    <w:rsid w:val="00155677"/>
    <w:rsid w:val="00155787"/>
    <w:rsid w:val="00156875"/>
    <w:rsid w:val="00160C34"/>
    <w:rsid w:val="00161162"/>
    <w:rsid w:val="00161B2E"/>
    <w:rsid w:val="00163723"/>
    <w:rsid w:val="001640CE"/>
    <w:rsid w:val="00164BDD"/>
    <w:rsid w:val="001669E5"/>
    <w:rsid w:val="00167370"/>
    <w:rsid w:val="00170669"/>
    <w:rsid w:val="00170817"/>
    <w:rsid w:val="00170E79"/>
    <w:rsid w:val="001711B7"/>
    <w:rsid w:val="00171598"/>
    <w:rsid w:val="00171B95"/>
    <w:rsid w:val="001742BF"/>
    <w:rsid w:val="0017759E"/>
    <w:rsid w:val="001803F8"/>
    <w:rsid w:val="001804D3"/>
    <w:rsid w:val="00180527"/>
    <w:rsid w:val="0018064F"/>
    <w:rsid w:val="00180B42"/>
    <w:rsid w:val="001813B5"/>
    <w:rsid w:val="0018162E"/>
    <w:rsid w:val="001824C1"/>
    <w:rsid w:val="00185CE3"/>
    <w:rsid w:val="00187E01"/>
    <w:rsid w:val="00190A12"/>
    <w:rsid w:val="00190BC5"/>
    <w:rsid w:val="00192B44"/>
    <w:rsid w:val="00195343"/>
    <w:rsid w:val="0019603D"/>
    <w:rsid w:val="001963DA"/>
    <w:rsid w:val="00196598"/>
    <w:rsid w:val="001975FD"/>
    <w:rsid w:val="00197ED2"/>
    <w:rsid w:val="00197FFD"/>
    <w:rsid w:val="001A2416"/>
    <w:rsid w:val="001A41AD"/>
    <w:rsid w:val="001A57BA"/>
    <w:rsid w:val="001A6B5E"/>
    <w:rsid w:val="001A6B7C"/>
    <w:rsid w:val="001A7D8C"/>
    <w:rsid w:val="001B027F"/>
    <w:rsid w:val="001B28F8"/>
    <w:rsid w:val="001B42B7"/>
    <w:rsid w:val="001B52A1"/>
    <w:rsid w:val="001B70CB"/>
    <w:rsid w:val="001C17FC"/>
    <w:rsid w:val="001C1805"/>
    <w:rsid w:val="001C1AC3"/>
    <w:rsid w:val="001C1C10"/>
    <w:rsid w:val="001C2F9E"/>
    <w:rsid w:val="001C3AF7"/>
    <w:rsid w:val="001C7765"/>
    <w:rsid w:val="001C7D02"/>
    <w:rsid w:val="001D0DC6"/>
    <w:rsid w:val="001D0EE9"/>
    <w:rsid w:val="001D2004"/>
    <w:rsid w:val="001D2EA6"/>
    <w:rsid w:val="001D4781"/>
    <w:rsid w:val="001D6AD1"/>
    <w:rsid w:val="001E23F6"/>
    <w:rsid w:val="001E41DB"/>
    <w:rsid w:val="001E44AD"/>
    <w:rsid w:val="001E4EF7"/>
    <w:rsid w:val="001E540C"/>
    <w:rsid w:val="001E711B"/>
    <w:rsid w:val="001F0C63"/>
    <w:rsid w:val="001F0C97"/>
    <w:rsid w:val="001F0E7B"/>
    <w:rsid w:val="001F3809"/>
    <w:rsid w:val="001F38BA"/>
    <w:rsid w:val="001F5941"/>
    <w:rsid w:val="001F5A31"/>
    <w:rsid w:val="001F5AFA"/>
    <w:rsid w:val="001F6C61"/>
    <w:rsid w:val="001F72C9"/>
    <w:rsid w:val="002002B6"/>
    <w:rsid w:val="002003F6"/>
    <w:rsid w:val="002013BB"/>
    <w:rsid w:val="002015D1"/>
    <w:rsid w:val="00204CF0"/>
    <w:rsid w:val="00206049"/>
    <w:rsid w:val="00206626"/>
    <w:rsid w:val="00206769"/>
    <w:rsid w:val="002067D5"/>
    <w:rsid w:val="00210110"/>
    <w:rsid w:val="00211794"/>
    <w:rsid w:val="002118C0"/>
    <w:rsid w:val="00212674"/>
    <w:rsid w:val="00212C3A"/>
    <w:rsid w:val="0021341D"/>
    <w:rsid w:val="00213B41"/>
    <w:rsid w:val="002147A4"/>
    <w:rsid w:val="00215AF4"/>
    <w:rsid w:val="002161ED"/>
    <w:rsid w:val="00216FA9"/>
    <w:rsid w:val="00217513"/>
    <w:rsid w:val="002178DF"/>
    <w:rsid w:val="00217B5E"/>
    <w:rsid w:val="00221DF6"/>
    <w:rsid w:val="00222819"/>
    <w:rsid w:val="002230CE"/>
    <w:rsid w:val="00223248"/>
    <w:rsid w:val="00223456"/>
    <w:rsid w:val="00223EE8"/>
    <w:rsid w:val="00224355"/>
    <w:rsid w:val="00226EE3"/>
    <w:rsid w:val="002276AD"/>
    <w:rsid w:val="00230DCD"/>
    <w:rsid w:val="00232882"/>
    <w:rsid w:val="00234FB5"/>
    <w:rsid w:val="002368B4"/>
    <w:rsid w:val="00241222"/>
    <w:rsid w:val="00241C0F"/>
    <w:rsid w:val="00241D6F"/>
    <w:rsid w:val="00243AF0"/>
    <w:rsid w:val="00243CC0"/>
    <w:rsid w:val="0024481D"/>
    <w:rsid w:val="002456B7"/>
    <w:rsid w:val="002461BB"/>
    <w:rsid w:val="00250C47"/>
    <w:rsid w:val="00250EEA"/>
    <w:rsid w:val="0025119F"/>
    <w:rsid w:val="00251E2D"/>
    <w:rsid w:val="00252526"/>
    <w:rsid w:val="0025257A"/>
    <w:rsid w:val="0025264B"/>
    <w:rsid w:val="002528C8"/>
    <w:rsid w:val="00252A42"/>
    <w:rsid w:val="00252F0C"/>
    <w:rsid w:val="00253B07"/>
    <w:rsid w:val="00253B6D"/>
    <w:rsid w:val="00253C8B"/>
    <w:rsid w:val="00254AB2"/>
    <w:rsid w:val="00255E68"/>
    <w:rsid w:val="0025652C"/>
    <w:rsid w:val="00257F57"/>
    <w:rsid w:val="00260148"/>
    <w:rsid w:val="00261828"/>
    <w:rsid w:val="00261AE6"/>
    <w:rsid w:val="00261F83"/>
    <w:rsid w:val="00262F43"/>
    <w:rsid w:val="0026309D"/>
    <w:rsid w:val="00263256"/>
    <w:rsid w:val="00263E95"/>
    <w:rsid w:val="00264E02"/>
    <w:rsid w:val="00265071"/>
    <w:rsid w:val="00266510"/>
    <w:rsid w:val="00266DAB"/>
    <w:rsid w:val="002673B6"/>
    <w:rsid w:val="002709A3"/>
    <w:rsid w:val="00271777"/>
    <w:rsid w:val="002717F1"/>
    <w:rsid w:val="00273B87"/>
    <w:rsid w:val="002741F8"/>
    <w:rsid w:val="00274947"/>
    <w:rsid w:val="00277916"/>
    <w:rsid w:val="00277A42"/>
    <w:rsid w:val="002800BF"/>
    <w:rsid w:val="002806D4"/>
    <w:rsid w:val="0028129C"/>
    <w:rsid w:val="00282008"/>
    <w:rsid w:val="00282A7F"/>
    <w:rsid w:val="0028303D"/>
    <w:rsid w:val="00284354"/>
    <w:rsid w:val="00284940"/>
    <w:rsid w:val="00285654"/>
    <w:rsid w:val="00285C87"/>
    <w:rsid w:val="0029082E"/>
    <w:rsid w:val="0029309E"/>
    <w:rsid w:val="00294071"/>
    <w:rsid w:val="00294081"/>
    <w:rsid w:val="00294512"/>
    <w:rsid w:val="0029561F"/>
    <w:rsid w:val="002957CF"/>
    <w:rsid w:val="0029596E"/>
    <w:rsid w:val="00295AC6"/>
    <w:rsid w:val="00295BA8"/>
    <w:rsid w:val="00296106"/>
    <w:rsid w:val="00297F48"/>
    <w:rsid w:val="002A0E0A"/>
    <w:rsid w:val="002A1336"/>
    <w:rsid w:val="002A31C5"/>
    <w:rsid w:val="002A3C6F"/>
    <w:rsid w:val="002A4580"/>
    <w:rsid w:val="002A4678"/>
    <w:rsid w:val="002A506C"/>
    <w:rsid w:val="002A58FA"/>
    <w:rsid w:val="002B0222"/>
    <w:rsid w:val="002B02CA"/>
    <w:rsid w:val="002B09C5"/>
    <w:rsid w:val="002B0D37"/>
    <w:rsid w:val="002B1502"/>
    <w:rsid w:val="002B1B12"/>
    <w:rsid w:val="002B1B38"/>
    <w:rsid w:val="002B2629"/>
    <w:rsid w:val="002B39BC"/>
    <w:rsid w:val="002B3D96"/>
    <w:rsid w:val="002B42E7"/>
    <w:rsid w:val="002B48C6"/>
    <w:rsid w:val="002B4D2B"/>
    <w:rsid w:val="002B5F8B"/>
    <w:rsid w:val="002B770A"/>
    <w:rsid w:val="002C06E6"/>
    <w:rsid w:val="002C11BB"/>
    <w:rsid w:val="002C226F"/>
    <w:rsid w:val="002C32E3"/>
    <w:rsid w:val="002C3313"/>
    <w:rsid w:val="002C576E"/>
    <w:rsid w:val="002C5AF6"/>
    <w:rsid w:val="002C6783"/>
    <w:rsid w:val="002C6ED0"/>
    <w:rsid w:val="002D07F9"/>
    <w:rsid w:val="002D0D2E"/>
    <w:rsid w:val="002D1977"/>
    <w:rsid w:val="002D24D8"/>
    <w:rsid w:val="002D2DB9"/>
    <w:rsid w:val="002D2FDE"/>
    <w:rsid w:val="002D5D4F"/>
    <w:rsid w:val="002D61BF"/>
    <w:rsid w:val="002D69CF"/>
    <w:rsid w:val="002E11B6"/>
    <w:rsid w:val="002E1590"/>
    <w:rsid w:val="002E20B5"/>
    <w:rsid w:val="002E2EC4"/>
    <w:rsid w:val="002E39AB"/>
    <w:rsid w:val="002E3CC8"/>
    <w:rsid w:val="002E4706"/>
    <w:rsid w:val="002E4F70"/>
    <w:rsid w:val="002E601F"/>
    <w:rsid w:val="002E686B"/>
    <w:rsid w:val="002E6E2F"/>
    <w:rsid w:val="002F02B5"/>
    <w:rsid w:val="002F04D3"/>
    <w:rsid w:val="002F07D5"/>
    <w:rsid w:val="002F13A8"/>
    <w:rsid w:val="002F211C"/>
    <w:rsid w:val="002F2A5E"/>
    <w:rsid w:val="002F36B7"/>
    <w:rsid w:val="002F3FFB"/>
    <w:rsid w:val="002F45F2"/>
    <w:rsid w:val="002F6607"/>
    <w:rsid w:val="002F7969"/>
    <w:rsid w:val="00300ACF"/>
    <w:rsid w:val="003010FE"/>
    <w:rsid w:val="00302D0D"/>
    <w:rsid w:val="00303526"/>
    <w:rsid w:val="003037A1"/>
    <w:rsid w:val="003065E9"/>
    <w:rsid w:val="00307034"/>
    <w:rsid w:val="003070CD"/>
    <w:rsid w:val="00307BA1"/>
    <w:rsid w:val="00307CC2"/>
    <w:rsid w:val="00310FFC"/>
    <w:rsid w:val="00311420"/>
    <w:rsid w:val="003117E9"/>
    <w:rsid w:val="00313446"/>
    <w:rsid w:val="0031353C"/>
    <w:rsid w:val="00313BBD"/>
    <w:rsid w:val="00314CB6"/>
    <w:rsid w:val="00314E08"/>
    <w:rsid w:val="00315C0F"/>
    <w:rsid w:val="00316547"/>
    <w:rsid w:val="00316E0D"/>
    <w:rsid w:val="003172D0"/>
    <w:rsid w:val="00317962"/>
    <w:rsid w:val="003216EF"/>
    <w:rsid w:val="00322AB1"/>
    <w:rsid w:val="003237EB"/>
    <w:rsid w:val="00323FC3"/>
    <w:rsid w:val="00325C67"/>
    <w:rsid w:val="00327E41"/>
    <w:rsid w:val="003305E2"/>
    <w:rsid w:val="00330E73"/>
    <w:rsid w:val="003322DB"/>
    <w:rsid w:val="00333394"/>
    <w:rsid w:val="003333AF"/>
    <w:rsid w:val="00333BFC"/>
    <w:rsid w:val="00334492"/>
    <w:rsid w:val="00335FFF"/>
    <w:rsid w:val="0033681D"/>
    <w:rsid w:val="00336A52"/>
    <w:rsid w:val="00340A2B"/>
    <w:rsid w:val="00341232"/>
    <w:rsid w:val="00341790"/>
    <w:rsid w:val="0034202E"/>
    <w:rsid w:val="00344255"/>
    <w:rsid w:val="00344AA5"/>
    <w:rsid w:val="00345B43"/>
    <w:rsid w:val="00345BFD"/>
    <w:rsid w:val="003468D9"/>
    <w:rsid w:val="0034736E"/>
    <w:rsid w:val="00347B98"/>
    <w:rsid w:val="00347BA1"/>
    <w:rsid w:val="003502CD"/>
    <w:rsid w:val="00350FD2"/>
    <w:rsid w:val="003515AA"/>
    <w:rsid w:val="003515B0"/>
    <w:rsid w:val="00351EB0"/>
    <w:rsid w:val="00351F33"/>
    <w:rsid w:val="003527AC"/>
    <w:rsid w:val="00352CB9"/>
    <w:rsid w:val="00352DB3"/>
    <w:rsid w:val="0035407C"/>
    <w:rsid w:val="0035412F"/>
    <w:rsid w:val="00355EB4"/>
    <w:rsid w:val="00360DF1"/>
    <w:rsid w:val="00361BD8"/>
    <w:rsid w:val="00362868"/>
    <w:rsid w:val="00363A6F"/>
    <w:rsid w:val="00363FC6"/>
    <w:rsid w:val="0036406A"/>
    <w:rsid w:val="00365848"/>
    <w:rsid w:val="00365A01"/>
    <w:rsid w:val="00365C4C"/>
    <w:rsid w:val="00367B6B"/>
    <w:rsid w:val="00367BBD"/>
    <w:rsid w:val="0037143F"/>
    <w:rsid w:val="00372057"/>
    <w:rsid w:val="00373347"/>
    <w:rsid w:val="00374C95"/>
    <w:rsid w:val="003776D6"/>
    <w:rsid w:val="00377D67"/>
    <w:rsid w:val="00377F5F"/>
    <w:rsid w:val="00381D4C"/>
    <w:rsid w:val="00383BA7"/>
    <w:rsid w:val="003851EA"/>
    <w:rsid w:val="0038638D"/>
    <w:rsid w:val="00386EDE"/>
    <w:rsid w:val="00387CE6"/>
    <w:rsid w:val="00387E32"/>
    <w:rsid w:val="00387F8B"/>
    <w:rsid w:val="00387F90"/>
    <w:rsid w:val="00390006"/>
    <w:rsid w:val="00390530"/>
    <w:rsid w:val="0039211F"/>
    <w:rsid w:val="00392D96"/>
    <w:rsid w:val="003931F5"/>
    <w:rsid w:val="0039363B"/>
    <w:rsid w:val="00393A13"/>
    <w:rsid w:val="0039418C"/>
    <w:rsid w:val="00394648"/>
    <w:rsid w:val="00394EE4"/>
    <w:rsid w:val="003953B8"/>
    <w:rsid w:val="00397147"/>
    <w:rsid w:val="003971EF"/>
    <w:rsid w:val="00397416"/>
    <w:rsid w:val="003974F9"/>
    <w:rsid w:val="003A0E97"/>
    <w:rsid w:val="003A24AC"/>
    <w:rsid w:val="003A25AB"/>
    <w:rsid w:val="003A2940"/>
    <w:rsid w:val="003A3105"/>
    <w:rsid w:val="003A4D63"/>
    <w:rsid w:val="003A5245"/>
    <w:rsid w:val="003A55DC"/>
    <w:rsid w:val="003A59AD"/>
    <w:rsid w:val="003A6566"/>
    <w:rsid w:val="003A66ED"/>
    <w:rsid w:val="003A6B33"/>
    <w:rsid w:val="003A78F3"/>
    <w:rsid w:val="003A7D7F"/>
    <w:rsid w:val="003B0695"/>
    <w:rsid w:val="003B199B"/>
    <w:rsid w:val="003B227F"/>
    <w:rsid w:val="003B2539"/>
    <w:rsid w:val="003B26FF"/>
    <w:rsid w:val="003B2714"/>
    <w:rsid w:val="003B4649"/>
    <w:rsid w:val="003B584B"/>
    <w:rsid w:val="003B6C65"/>
    <w:rsid w:val="003B6F69"/>
    <w:rsid w:val="003B7B0D"/>
    <w:rsid w:val="003B7D7B"/>
    <w:rsid w:val="003C11EF"/>
    <w:rsid w:val="003C15C5"/>
    <w:rsid w:val="003C1A9F"/>
    <w:rsid w:val="003C2FF5"/>
    <w:rsid w:val="003C31C9"/>
    <w:rsid w:val="003C46F7"/>
    <w:rsid w:val="003C5242"/>
    <w:rsid w:val="003C5461"/>
    <w:rsid w:val="003C5CE5"/>
    <w:rsid w:val="003C5EF6"/>
    <w:rsid w:val="003C6EF0"/>
    <w:rsid w:val="003C7F2F"/>
    <w:rsid w:val="003D04B6"/>
    <w:rsid w:val="003D1595"/>
    <w:rsid w:val="003D4AE0"/>
    <w:rsid w:val="003D4B1D"/>
    <w:rsid w:val="003D5E31"/>
    <w:rsid w:val="003D6EF8"/>
    <w:rsid w:val="003D7A2B"/>
    <w:rsid w:val="003E1AEC"/>
    <w:rsid w:val="003E2409"/>
    <w:rsid w:val="003E365E"/>
    <w:rsid w:val="003E3F70"/>
    <w:rsid w:val="003E433D"/>
    <w:rsid w:val="003E5799"/>
    <w:rsid w:val="003E5E4B"/>
    <w:rsid w:val="003E6662"/>
    <w:rsid w:val="003E73DC"/>
    <w:rsid w:val="003E78FC"/>
    <w:rsid w:val="003F05D9"/>
    <w:rsid w:val="003F0DBF"/>
    <w:rsid w:val="003F0E51"/>
    <w:rsid w:val="003F1C78"/>
    <w:rsid w:val="003F1EC2"/>
    <w:rsid w:val="003F3462"/>
    <w:rsid w:val="003F432E"/>
    <w:rsid w:val="003F477D"/>
    <w:rsid w:val="003F595E"/>
    <w:rsid w:val="003F66FF"/>
    <w:rsid w:val="003F7857"/>
    <w:rsid w:val="004004C5"/>
    <w:rsid w:val="00402C50"/>
    <w:rsid w:val="004033A1"/>
    <w:rsid w:val="00403FFE"/>
    <w:rsid w:val="0040405F"/>
    <w:rsid w:val="004052B6"/>
    <w:rsid w:val="00405FCA"/>
    <w:rsid w:val="004062C3"/>
    <w:rsid w:val="00406F47"/>
    <w:rsid w:val="00407091"/>
    <w:rsid w:val="004070FC"/>
    <w:rsid w:val="00407EFF"/>
    <w:rsid w:val="00407F5A"/>
    <w:rsid w:val="00411341"/>
    <w:rsid w:val="004113D4"/>
    <w:rsid w:val="0041200E"/>
    <w:rsid w:val="00412DC1"/>
    <w:rsid w:val="004145B5"/>
    <w:rsid w:val="00414B56"/>
    <w:rsid w:val="00415CFB"/>
    <w:rsid w:val="0041643F"/>
    <w:rsid w:val="004166A3"/>
    <w:rsid w:val="00416A91"/>
    <w:rsid w:val="00417D41"/>
    <w:rsid w:val="00420164"/>
    <w:rsid w:val="00420F94"/>
    <w:rsid w:val="00421900"/>
    <w:rsid w:val="00421FC6"/>
    <w:rsid w:val="0042204B"/>
    <w:rsid w:val="00423A36"/>
    <w:rsid w:val="0042457F"/>
    <w:rsid w:val="00425F7B"/>
    <w:rsid w:val="00432411"/>
    <w:rsid w:val="004327B8"/>
    <w:rsid w:val="004328C8"/>
    <w:rsid w:val="00432DEC"/>
    <w:rsid w:val="004349BD"/>
    <w:rsid w:val="004366C1"/>
    <w:rsid w:val="004409F2"/>
    <w:rsid w:val="00441229"/>
    <w:rsid w:val="00441724"/>
    <w:rsid w:val="00444481"/>
    <w:rsid w:val="004444A8"/>
    <w:rsid w:val="004460FA"/>
    <w:rsid w:val="00446631"/>
    <w:rsid w:val="00446670"/>
    <w:rsid w:val="00447123"/>
    <w:rsid w:val="00450783"/>
    <w:rsid w:val="004532BE"/>
    <w:rsid w:val="0045486E"/>
    <w:rsid w:val="004576DE"/>
    <w:rsid w:val="00457C9D"/>
    <w:rsid w:val="004609AA"/>
    <w:rsid w:val="00462078"/>
    <w:rsid w:val="00462917"/>
    <w:rsid w:val="00464072"/>
    <w:rsid w:val="00465B9E"/>
    <w:rsid w:val="00466241"/>
    <w:rsid w:val="00466CA4"/>
    <w:rsid w:val="004675E8"/>
    <w:rsid w:val="00470A64"/>
    <w:rsid w:val="00470FC6"/>
    <w:rsid w:val="0047154E"/>
    <w:rsid w:val="004735CE"/>
    <w:rsid w:val="00473B3F"/>
    <w:rsid w:val="00474DF6"/>
    <w:rsid w:val="0047687C"/>
    <w:rsid w:val="00482EAC"/>
    <w:rsid w:val="004848B6"/>
    <w:rsid w:val="00484AD2"/>
    <w:rsid w:val="00485514"/>
    <w:rsid w:val="004870D1"/>
    <w:rsid w:val="00487DFE"/>
    <w:rsid w:val="004932B5"/>
    <w:rsid w:val="004933DE"/>
    <w:rsid w:val="00494BA8"/>
    <w:rsid w:val="004957F5"/>
    <w:rsid w:val="00496B36"/>
    <w:rsid w:val="00496BE4"/>
    <w:rsid w:val="00496C14"/>
    <w:rsid w:val="00496F42"/>
    <w:rsid w:val="0049768D"/>
    <w:rsid w:val="0049778D"/>
    <w:rsid w:val="00497DCE"/>
    <w:rsid w:val="004A05A0"/>
    <w:rsid w:val="004A128F"/>
    <w:rsid w:val="004A2311"/>
    <w:rsid w:val="004A48CA"/>
    <w:rsid w:val="004A4AAE"/>
    <w:rsid w:val="004A4B84"/>
    <w:rsid w:val="004A54C4"/>
    <w:rsid w:val="004A54C7"/>
    <w:rsid w:val="004A614E"/>
    <w:rsid w:val="004A6CE3"/>
    <w:rsid w:val="004A6E02"/>
    <w:rsid w:val="004A7139"/>
    <w:rsid w:val="004B3963"/>
    <w:rsid w:val="004B3B61"/>
    <w:rsid w:val="004B586C"/>
    <w:rsid w:val="004B5871"/>
    <w:rsid w:val="004B64E9"/>
    <w:rsid w:val="004B75BB"/>
    <w:rsid w:val="004C06CE"/>
    <w:rsid w:val="004C06F3"/>
    <w:rsid w:val="004C0931"/>
    <w:rsid w:val="004C09DE"/>
    <w:rsid w:val="004C0CDE"/>
    <w:rsid w:val="004C1628"/>
    <w:rsid w:val="004C1F9C"/>
    <w:rsid w:val="004C2867"/>
    <w:rsid w:val="004C3615"/>
    <w:rsid w:val="004C383E"/>
    <w:rsid w:val="004C42ED"/>
    <w:rsid w:val="004C4E77"/>
    <w:rsid w:val="004C4FFD"/>
    <w:rsid w:val="004D0664"/>
    <w:rsid w:val="004D088C"/>
    <w:rsid w:val="004D0DEE"/>
    <w:rsid w:val="004D248F"/>
    <w:rsid w:val="004D37AE"/>
    <w:rsid w:val="004D37F8"/>
    <w:rsid w:val="004D3CDA"/>
    <w:rsid w:val="004D4126"/>
    <w:rsid w:val="004D41DB"/>
    <w:rsid w:val="004D5202"/>
    <w:rsid w:val="004D52CD"/>
    <w:rsid w:val="004D552B"/>
    <w:rsid w:val="004D6880"/>
    <w:rsid w:val="004D7002"/>
    <w:rsid w:val="004D797E"/>
    <w:rsid w:val="004E08D5"/>
    <w:rsid w:val="004E0FA1"/>
    <w:rsid w:val="004E1655"/>
    <w:rsid w:val="004E1C21"/>
    <w:rsid w:val="004E1CC5"/>
    <w:rsid w:val="004E1EF5"/>
    <w:rsid w:val="004E24C5"/>
    <w:rsid w:val="004E29C7"/>
    <w:rsid w:val="004E492D"/>
    <w:rsid w:val="004E4ECE"/>
    <w:rsid w:val="004E5224"/>
    <w:rsid w:val="004E5BC4"/>
    <w:rsid w:val="004E69A7"/>
    <w:rsid w:val="004E6F7B"/>
    <w:rsid w:val="004E78E0"/>
    <w:rsid w:val="004E7B33"/>
    <w:rsid w:val="004F11BB"/>
    <w:rsid w:val="004F1567"/>
    <w:rsid w:val="004F1A7B"/>
    <w:rsid w:val="004F4A52"/>
    <w:rsid w:val="004F5862"/>
    <w:rsid w:val="004F7621"/>
    <w:rsid w:val="00500C56"/>
    <w:rsid w:val="00500D54"/>
    <w:rsid w:val="0050103F"/>
    <w:rsid w:val="00503161"/>
    <w:rsid w:val="005037C3"/>
    <w:rsid w:val="00504987"/>
    <w:rsid w:val="00511247"/>
    <w:rsid w:val="005135D7"/>
    <w:rsid w:val="00513C12"/>
    <w:rsid w:val="00515D0C"/>
    <w:rsid w:val="005170E8"/>
    <w:rsid w:val="005173DD"/>
    <w:rsid w:val="00517408"/>
    <w:rsid w:val="00520BEB"/>
    <w:rsid w:val="005234BC"/>
    <w:rsid w:val="00525D52"/>
    <w:rsid w:val="005263EA"/>
    <w:rsid w:val="005267B7"/>
    <w:rsid w:val="00527C4D"/>
    <w:rsid w:val="00527CB5"/>
    <w:rsid w:val="00530402"/>
    <w:rsid w:val="00531C8A"/>
    <w:rsid w:val="005323CF"/>
    <w:rsid w:val="005328A2"/>
    <w:rsid w:val="0053396A"/>
    <w:rsid w:val="00533979"/>
    <w:rsid w:val="00533B2D"/>
    <w:rsid w:val="005350AC"/>
    <w:rsid w:val="00535B05"/>
    <w:rsid w:val="00536AC3"/>
    <w:rsid w:val="00536ED6"/>
    <w:rsid w:val="0053706B"/>
    <w:rsid w:val="005375B6"/>
    <w:rsid w:val="00537953"/>
    <w:rsid w:val="00537CC8"/>
    <w:rsid w:val="005402C7"/>
    <w:rsid w:val="0054243A"/>
    <w:rsid w:val="005424A2"/>
    <w:rsid w:val="00542B41"/>
    <w:rsid w:val="00542FC9"/>
    <w:rsid w:val="005432D4"/>
    <w:rsid w:val="00543F14"/>
    <w:rsid w:val="00544091"/>
    <w:rsid w:val="00544A76"/>
    <w:rsid w:val="00545896"/>
    <w:rsid w:val="00545906"/>
    <w:rsid w:val="00545A72"/>
    <w:rsid w:val="00546D89"/>
    <w:rsid w:val="00551642"/>
    <w:rsid w:val="005519C0"/>
    <w:rsid w:val="0055322F"/>
    <w:rsid w:val="0055364B"/>
    <w:rsid w:val="00554BF8"/>
    <w:rsid w:val="00554F6A"/>
    <w:rsid w:val="00555814"/>
    <w:rsid w:val="00555BE0"/>
    <w:rsid w:val="005570B6"/>
    <w:rsid w:val="005576CE"/>
    <w:rsid w:val="00560372"/>
    <w:rsid w:val="00560F17"/>
    <w:rsid w:val="005645C4"/>
    <w:rsid w:val="00564E72"/>
    <w:rsid w:val="005651DA"/>
    <w:rsid w:val="005658A0"/>
    <w:rsid w:val="00566B4C"/>
    <w:rsid w:val="00566BAD"/>
    <w:rsid w:val="00566BBE"/>
    <w:rsid w:val="00567A82"/>
    <w:rsid w:val="00567EA3"/>
    <w:rsid w:val="00570F8E"/>
    <w:rsid w:val="00572CE9"/>
    <w:rsid w:val="0057528B"/>
    <w:rsid w:val="005762F5"/>
    <w:rsid w:val="00577B97"/>
    <w:rsid w:val="00577FFC"/>
    <w:rsid w:val="005803AA"/>
    <w:rsid w:val="00580BA3"/>
    <w:rsid w:val="00580BC1"/>
    <w:rsid w:val="00582300"/>
    <w:rsid w:val="0058464B"/>
    <w:rsid w:val="00584905"/>
    <w:rsid w:val="0058703F"/>
    <w:rsid w:val="00590684"/>
    <w:rsid w:val="00591369"/>
    <w:rsid w:val="00591974"/>
    <w:rsid w:val="005922AB"/>
    <w:rsid w:val="00592554"/>
    <w:rsid w:val="00592B9A"/>
    <w:rsid w:val="0059391B"/>
    <w:rsid w:val="00594792"/>
    <w:rsid w:val="00595061"/>
    <w:rsid w:val="00595125"/>
    <w:rsid w:val="00595B6B"/>
    <w:rsid w:val="00596D77"/>
    <w:rsid w:val="005978F0"/>
    <w:rsid w:val="005A08DF"/>
    <w:rsid w:val="005A19AE"/>
    <w:rsid w:val="005A212E"/>
    <w:rsid w:val="005A39E9"/>
    <w:rsid w:val="005A436C"/>
    <w:rsid w:val="005A4902"/>
    <w:rsid w:val="005A4B46"/>
    <w:rsid w:val="005A60E0"/>
    <w:rsid w:val="005A7BB4"/>
    <w:rsid w:val="005B1203"/>
    <w:rsid w:val="005B4993"/>
    <w:rsid w:val="005B5D21"/>
    <w:rsid w:val="005B6AAC"/>
    <w:rsid w:val="005B6D36"/>
    <w:rsid w:val="005B767D"/>
    <w:rsid w:val="005B78E0"/>
    <w:rsid w:val="005B7F0C"/>
    <w:rsid w:val="005C00F3"/>
    <w:rsid w:val="005C0C51"/>
    <w:rsid w:val="005C1D96"/>
    <w:rsid w:val="005C27CF"/>
    <w:rsid w:val="005C374B"/>
    <w:rsid w:val="005C3BFC"/>
    <w:rsid w:val="005C4E13"/>
    <w:rsid w:val="005C59AE"/>
    <w:rsid w:val="005C7064"/>
    <w:rsid w:val="005C7CC9"/>
    <w:rsid w:val="005D00DB"/>
    <w:rsid w:val="005D0D9E"/>
    <w:rsid w:val="005D37FD"/>
    <w:rsid w:val="005D3DC9"/>
    <w:rsid w:val="005D551A"/>
    <w:rsid w:val="005D5719"/>
    <w:rsid w:val="005D5A41"/>
    <w:rsid w:val="005D5AF5"/>
    <w:rsid w:val="005D61E7"/>
    <w:rsid w:val="005D6AA7"/>
    <w:rsid w:val="005D6FE9"/>
    <w:rsid w:val="005E2A52"/>
    <w:rsid w:val="005E4A41"/>
    <w:rsid w:val="005F0D51"/>
    <w:rsid w:val="005F40C6"/>
    <w:rsid w:val="005F6AB5"/>
    <w:rsid w:val="006022CD"/>
    <w:rsid w:val="006030DE"/>
    <w:rsid w:val="00603104"/>
    <w:rsid w:val="006041BD"/>
    <w:rsid w:val="0060466D"/>
    <w:rsid w:val="0060526C"/>
    <w:rsid w:val="0061069C"/>
    <w:rsid w:val="00610869"/>
    <w:rsid w:val="00611813"/>
    <w:rsid w:val="006129A6"/>
    <w:rsid w:val="00612C33"/>
    <w:rsid w:val="006133EE"/>
    <w:rsid w:val="00613427"/>
    <w:rsid w:val="0061369B"/>
    <w:rsid w:val="00614C46"/>
    <w:rsid w:val="00614C5B"/>
    <w:rsid w:val="00615B41"/>
    <w:rsid w:val="006165AB"/>
    <w:rsid w:val="00621B8E"/>
    <w:rsid w:val="00622FC8"/>
    <w:rsid w:val="00623435"/>
    <w:rsid w:val="0062495C"/>
    <w:rsid w:val="00624B88"/>
    <w:rsid w:val="006250B7"/>
    <w:rsid w:val="00625744"/>
    <w:rsid w:val="006258CE"/>
    <w:rsid w:val="00626106"/>
    <w:rsid w:val="006265F3"/>
    <w:rsid w:val="006275B4"/>
    <w:rsid w:val="00627620"/>
    <w:rsid w:val="00627B90"/>
    <w:rsid w:val="00627E34"/>
    <w:rsid w:val="00630D97"/>
    <w:rsid w:val="00633310"/>
    <w:rsid w:val="006335F7"/>
    <w:rsid w:val="006340CD"/>
    <w:rsid w:val="00634167"/>
    <w:rsid w:val="006354C0"/>
    <w:rsid w:val="00635F86"/>
    <w:rsid w:val="006367F4"/>
    <w:rsid w:val="00637334"/>
    <w:rsid w:val="006376B4"/>
    <w:rsid w:val="00637AC7"/>
    <w:rsid w:val="0064026B"/>
    <w:rsid w:val="00641030"/>
    <w:rsid w:val="0064214C"/>
    <w:rsid w:val="006423C1"/>
    <w:rsid w:val="006430BA"/>
    <w:rsid w:val="006433EF"/>
    <w:rsid w:val="0064502B"/>
    <w:rsid w:val="00646C51"/>
    <w:rsid w:val="006474D0"/>
    <w:rsid w:val="00650E20"/>
    <w:rsid w:val="00651F56"/>
    <w:rsid w:val="00652182"/>
    <w:rsid w:val="00652823"/>
    <w:rsid w:val="0065436D"/>
    <w:rsid w:val="006545E3"/>
    <w:rsid w:val="006559EE"/>
    <w:rsid w:val="00657F01"/>
    <w:rsid w:val="00660388"/>
    <w:rsid w:val="00660778"/>
    <w:rsid w:val="006613F7"/>
    <w:rsid w:val="006625BA"/>
    <w:rsid w:val="0066273B"/>
    <w:rsid w:val="00662EAC"/>
    <w:rsid w:val="00663C04"/>
    <w:rsid w:val="00665532"/>
    <w:rsid w:val="00665DE5"/>
    <w:rsid w:val="0066603F"/>
    <w:rsid w:val="00666CA8"/>
    <w:rsid w:val="00666CAC"/>
    <w:rsid w:val="00667715"/>
    <w:rsid w:val="006679E8"/>
    <w:rsid w:val="00671142"/>
    <w:rsid w:val="0067134F"/>
    <w:rsid w:val="00671377"/>
    <w:rsid w:val="00671485"/>
    <w:rsid w:val="00673102"/>
    <w:rsid w:val="00673AAD"/>
    <w:rsid w:val="00674D2F"/>
    <w:rsid w:val="00677BC8"/>
    <w:rsid w:val="006808F4"/>
    <w:rsid w:val="00680B45"/>
    <w:rsid w:val="00680C72"/>
    <w:rsid w:val="0068133B"/>
    <w:rsid w:val="006839C0"/>
    <w:rsid w:val="006842FF"/>
    <w:rsid w:val="0068482C"/>
    <w:rsid w:val="00686D83"/>
    <w:rsid w:val="00686DF3"/>
    <w:rsid w:val="00686DF6"/>
    <w:rsid w:val="00690FF4"/>
    <w:rsid w:val="00691329"/>
    <w:rsid w:val="0069243F"/>
    <w:rsid w:val="00693F6E"/>
    <w:rsid w:val="00694330"/>
    <w:rsid w:val="006949F1"/>
    <w:rsid w:val="00694A5F"/>
    <w:rsid w:val="0069534D"/>
    <w:rsid w:val="00696535"/>
    <w:rsid w:val="00697AD5"/>
    <w:rsid w:val="006A0FCB"/>
    <w:rsid w:val="006A1FB8"/>
    <w:rsid w:val="006A21E0"/>
    <w:rsid w:val="006A3FC9"/>
    <w:rsid w:val="006A4003"/>
    <w:rsid w:val="006A6C7E"/>
    <w:rsid w:val="006A7381"/>
    <w:rsid w:val="006B0EE6"/>
    <w:rsid w:val="006B18E8"/>
    <w:rsid w:val="006B214B"/>
    <w:rsid w:val="006B2172"/>
    <w:rsid w:val="006B31BB"/>
    <w:rsid w:val="006B3551"/>
    <w:rsid w:val="006B3A07"/>
    <w:rsid w:val="006B4125"/>
    <w:rsid w:val="006B46AA"/>
    <w:rsid w:val="006B73D7"/>
    <w:rsid w:val="006C0228"/>
    <w:rsid w:val="006C10A7"/>
    <w:rsid w:val="006C1751"/>
    <w:rsid w:val="006C1B24"/>
    <w:rsid w:val="006C1D4E"/>
    <w:rsid w:val="006C1E00"/>
    <w:rsid w:val="006C37CD"/>
    <w:rsid w:val="006C3B65"/>
    <w:rsid w:val="006C4803"/>
    <w:rsid w:val="006C5B5B"/>
    <w:rsid w:val="006C65D7"/>
    <w:rsid w:val="006C6F4C"/>
    <w:rsid w:val="006D185C"/>
    <w:rsid w:val="006D213B"/>
    <w:rsid w:val="006D26E1"/>
    <w:rsid w:val="006D2C53"/>
    <w:rsid w:val="006D3458"/>
    <w:rsid w:val="006D350E"/>
    <w:rsid w:val="006D3D7C"/>
    <w:rsid w:val="006D508E"/>
    <w:rsid w:val="006D5A09"/>
    <w:rsid w:val="006D65EC"/>
    <w:rsid w:val="006D7008"/>
    <w:rsid w:val="006E1409"/>
    <w:rsid w:val="006E2533"/>
    <w:rsid w:val="006E3390"/>
    <w:rsid w:val="006E34CE"/>
    <w:rsid w:val="006E46C1"/>
    <w:rsid w:val="006E5B2D"/>
    <w:rsid w:val="006E6A57"/>
    <w:rsid w:val="006E7E6C"/>
    <w:rsid w:val="006F0610"/>
    <w:rsid w:val="006F140E"/>
    <w:rsid w:val="006F1C4E"/>
    <w:rsid w:val="006F2F4C"/>
    <w:rsid w:val="006F3630"/>
    <w:rsid w:val="006F3ADD"/>
    <w:rsid w:val="006F3CAA"/>
    <w:rsid w:val="006F62C5"/>
    <w:rsid w:val="006F6333"/>
    <w:rsid w:val="006F7D23"/>
    <w:rsid w:val="007002C3"/>
    <w:rsid w:val="0070101C"/>
    <w:rsid w:val="007022C3"/>
    <w:rsid w:val="0070394C"/>
    <w:rsid w:val="007039BA"/>
    <w:rsid w:val="00704411"/>
    <w:rsid w:val="00704BF4"/>
    <w:rsid w:val="00704E4D"/>
    <w:rsid w:val="00705BB4"/>
    <w:rsid w:val="00706CB2"/>
    <w:rsid w:val="00707D3F"/>
    <w:rsid w:val="007102B2"/>
    <w:rsid w:val="007103B8"/>
    <w:rsid w:val="00711433"/>
    <w:rsid w:val="0071177C"/>
    <w:rsid w:val="00711D75"/>
    <w:rsid w:val="0071375F"/>
    <w:rsid w:val="00714806"/>
    <w:rsid w:val="00716498"/>
    <w:rsid w:val="00716E4A"/>
    <w:rsid w:val="00720B6F"/>
    <w:rsid w:val="00721D6D"/>
    <w:rsid w:val="00723EC7"/>
    <w:rsid w:val="0072457B"/>
    <w:rsid w:val="00724B57"/>
    <w:rsid w:val="007259FD"/>
    <w:rsid w:val="007278F9"/>
    <w:rsid w:val="00727FBF"/>
    <w:rsid w:val="00732306"/>
    <w:rsid w:val="007331DC"/>
    <w:rsid w:val="007332EC"/>
    <w:rsid w:val="00734BF1"/>
    <w:rsid w:val="0073536C"/>
    <w:rsid w:val="00735502"/>
    <w:rsid w:val="00735825"/>
    <w:rsid w:val="00736677"/>
    <w:rsid w:val="00737807"/>
    <w:rsid w:val="00741BEC"/>
    <w:rsid w:val="00741DE4"/>
    <w:rsid w:val="007442C3"/>
    <w:rsid w:val="00744B92"/>
    <w:rsid w:val="007472B4"/>
    <w:rsid w:val="0075005A"/>
    <w:rsid w:val="00750CF3"/>
    <w:rsid w:val="00751298"/>
    <w:rsid w:val="007524BD"/>
    <w:rsid w:val="00752631"/>
    <w:rsid w:val="007529BF"/>
    <w:rsid w:val="00752F07"/>
    <w:rsid w:val="0075329C"/>
    <w:rsid w:val="007539E3"/>
    <w:rsid w:val="00754984"/>
    <w:rsid w:val="00754A1A"/>
    <w:rsid w:val="00756C4F"/>
    <w:rsid w:val="00757086"/>
    <w:rsid w:val="00757196"/>
    <w:rsid w:val="00760005"/>
    <w:rsid w:val="00761374"/>
    <w:rsid w:val="007615D4"/>
    <w:rsid w:val="00761E43"/>
    <w:rsid w:val="00762D90"/>
    <w:rsid w:val="00763C43"/>
    <w:rsid w:val="00764B9D"/>
    <w:rsid w:val="0076567B"/>
    <w:rsid w:val="0076575A"/>
    <w:rsid w:val="00766B3A"/>
    <w:rsid w:val="00766E46"/>
    <w:rsid w:val="0076710A"/>
    <w:rsid w:val="007702C4"/>
    <w:rsid w:val="007706BF"/>
    <w:rsid w:val="0077083E"/>
    <w:rsid w:val="00770B30"/>
    <w:rsid w:val="007719CB"/>
    <w:rsid w:val="0077479A"/>
    <w:rsid w:val="007749FF"/>
    <w:rsid w:val="00774FF5"/>
    <w:rsid w:val="007754FA"/>
    <w:rsid w:val="00775E65"/>
    <w:rsid w:val="00777623"/>
    <w:rsid w:val="00777633"/>
    <w:rsid w:val="007777EE"/>
    <w:rsid w:val="00777A24"/>
    <w:rsid w:val="007800E3"/>
    <w:rsid w:val="007801DC"/>
    <w:rsid w:val="00780707"/>
    <w:rsid w:val="00780818"/>
    <w:rsid w:val="0078181C"/>
    <w:rsid w:val="00782206"/>
    <w:rsid w:val="00782D48"/>
    <w:rsid w:val="0078303B"/>
    <w:rsid w:val="0078344A"/>
    <w:rsid w:val="00785B3E"/>
    <w:rsid w:val="00790A25"/>
    <w:rsid w:val="007913AC"/>
    <w:rsid w:val="00791871"/>
    <w:rsid w:val="00794EF3"/>
    <w:rsid w:val="00795C7A"/>
    <w:rsid w:val="00795E63"/>
    <w:rsid w:val="0079669C"/>
    <w:rsid w:val="007968FA"/>
    <w:rsid w:val="00796F61"/>
    <w:rsid w:val="00797CB8"/>
    <w:rsid w:val="007A0974"/>
    <w:rsid w:val="007A266C"/>
    <w:rsid w:val="007A2D6D"/>
    <w:rsid w:val="007A4C2F"/>
    <w:rsid w:val="007A505E"/>
    <w:rsid w:val="007A5135"/>
    <w:rsid w:val="007A5828"/>
    <w:rsid w:val="007A59BD"/>
    <w:rsid w:val="007A5B61"/>
    <w:rsid w:val="007A60A6"/>
    <w:rsid w:val="007A7C77"/>
    <w:rsid w:val="007B11CC"/>
    <w:rsid w:val="007B12E7"/>
    <w:rsid w:val="007B16B4"/>
    <w:rsid w:val="007B18FE"/>
    <w:rsid w:val="007B21F7"/>
    <w:rsid w:val="007B221A"/>
    <w:rsid w:val="007B2A09"/>
    <w:rsid w:val="007B2C32"/>
    <w:rsid w:val="007B484F"/>
    <w:rsid w:val="007B619B"/>
    <w:rsid w:val="007B6897"/>
    <w:rsid w:val="007B6C99"/>
    <w:rsid w:val="007C2E20"/>
    <w:rsid w:val="007C3C4C"/>
    <w:rsid w:val="007C40C0"/>
    <w:rsid w:val="007C4EA8"/>
    <w:rsid w:val="007C50DF"/>
    <w:rsid w:val="007C5ABB"/>
    <w:rsid w:val="007D0558"/>
    <w:rsid w:val="007D1285"/>
    <w:rsid w:val="007D1327"/>
    <w:rsid w:val="007D1E61"/>
    <w:rsid w:val="007D256A"/>
    <w:rsid w:val="007D361E"/>
    <w:rsid w:val="007D488F"/>
    <w:rsid w:val="007D59A5"/>
    <w:rsid w:val="007D5B20"/>
    <w:rsid w:val="007D625D"/>
    <w:rsid w:val="007D67DC"/>
    <w:rsid w:val="007D67E4"/>
    <w:rsid w:val="007D6D62"/>
    <w:rsid w:val="007D70DA"/>
    <w:rsid w:val="007D7C97"/>
    <w:rsid w:val="007D7DD5"/>
    <w:rsid w:val="007E0307"/>
    <w:rsid w:val="007E06F8"/>
    <w:rsid w:val="007E0895"/>
    <w:rsid w:val="007E1AE8"/>
    <w:rsid w:val="007E27C5"/>
    <w:rsid w:val="007E45CE"/>
    <w:rsid w:val="007E5454"/>
    <w:rsid w:val="007E79CD"/>
    <w:rsid w:val="007F0E6A"/>
    <w:rsid w:val="007F143B"/>
    <w:rsid w:val="007F19FD"/>
    <w:rsid w:val="007F261F"/>
    <w:rsid w:val="007F2E3A"/>
    <w:rsid w:val="007F3280"/>
    <w:rsid w:val="007F3632"/>
    <w:rsid w:val="007F54B1"/>
    <w:rsid w:val="007F5625"/>
    <w:rsid w:val="007F5894"/>
    <w:rsid w:val="007F5AFA"/>
    <w:rsid w:val="007F6895"/>
    <w:rsid w:val="008002CE"/>
    <w:rsid w:val="00802B47"/>
    <w:rsid w:val="0080337A"/>
    <w:rsid w:val="00803A22"/>
    <w:rsid w:val="00804554"/>
    <w:rsid w:val="008046A8"/>
    <w:rsid w:val="00804C67"/>
    <w:rsid w:val="008063FA"/>
    <w:rsid w:val="00806620"/>
    <w:rsid w:val="0081216F"/>
    <w:rsid w:val="00812288"/>
    <w:rsid w:val="00813743"/>
    <w:rsid w:val="008142B1"/>
    <w:rsid w:val="00814847"/>
    <w:rsid w:val="00815520"/>
    <w:rsid w:val="00815E5B"/>
    <w:rsid w:val="008164B9"/>
    <w:rsid w:val="0082126E"/>
    <w:rsid w:val="00821EEC"/>
    <w:rsid w:val="00822882"/>
    <w:rsid w:val="00823076"/>
    <w:rsid w:val="00824867"/>
    <w:rsid w:val="00824ABD"/>
    <w:rsid w:val="00826386"/>
    <w:rsid w:val="00827BC3"/>
    <w:rsid w:val="00830749"/>
    <w:rsid w:val="00830991"/>
    <w:rsid w:val="00830F6C"/>
    <w:rsid w:val="00832700"/>
    <w:rsid w:val="00832A27"/>
    <w:rsid w:val="008353DC"/>
    <w:rsid w:val="00836380"/>
    <w:rsid w:val="00836E79"/>
    <w:rsid w:val="00843040"/>
    <w:rsid w:val="008431AC"/>
    <w:rsid w:val="008435AD"/>
    <w:rsid w:val="00844D3F"/>
    <w:rsid w:val="00845A75"/>
    <w:rsid w:val="00845CDF"/>
    <w:rsid w:val="00846269"/>
    <w:rsid w:val="0084720D"/>
    <w:rsid w:val="00847A66"/>
    <w:rsid w:val="0085081F"/>
    <w:rsid w:val="008514CC"/>
    <w:rsid w:val="00851B5D"/>
    <w:rsid w:val="008568A3"/>
    <w:rsid w:val="00857AF1"/>
    <w:rsid w:val="008610E5"/>
    <w:rsid w:val="0086370A"/>
    <w:rsid w:val="00863BFC"/>
    <w:rsid w:val="00865016"/>
    <w:rsid w:val="008650A2"/>
    <w:rsid w:val="008675CD"/>
    <w:rsid w:val="00867AB1"/>
    <w:rsid w:val="0087027F"/>
    <w:rsid w:val="008718BF"/>
    <w:rsid w:val="00871942"/>
    <w:rsid w:val="00871C6B"/>
    <w:rsid w:val="00873C93"/>
    <w:rsid w:val="00875271"/>
    <w:rsid w:val="00881585"/>
    <w:rsid w:val="0088243A"/>
    <w:rsid w:val="00882BC3"/>
    <w:rsid w:val="00883715"/>
    <w:rsid w:val="00884742"/>
    <w:rsid w:val="00885F50"/>
    <w:rsid w:val="00886E06"/>
    <w:rsid w:val="00887FDF"/>
    <w:rsid w:val="00890700"/>
    <w:rsid w:val="00891798"/>
    <w:rsid w:val="00892326"/>
    <w:rsid w:val="00892E64"/>
    <w:rsid w:val="008942AF"/>
    <w:rsid w:val="00894470"/>
    <w:rsid w:val="00894D8B"/>
    <w:rsid w:val="008953F2"/>
    <w:rsid w:val="00895962"/>
    <w:rsid w:val="00895DFA"/>
    <w:rsid w:val="00896149"/>
    <w:rsid w:val="008969B8"/>
    <w:rsid w:val="00896CAC"/>
    <w:rsid w:val="0089741B"/>
    <w:rsid w:val="008975E6"/>
    <w:rsid w:val="008A1365"/>
    <w:rsid w:val="008A1DE0"/>
    <w:rsid w:val="008A2497"/>
    <w:rsid w:val="008A300C"/>
    <w:rsid w:val="008A3B20"/>
    <w:rsid w:val="008A405C"/>
    <w:rsid w:val="008A4465"/>
    <w:rsid w:val="008A5E06"/>
    <w:rsid w:val="008A5E43"/>
    <w:rsid w:val="008B196E"/>
    <w:rsid w:val="008B2892"/>
    <w:rsid w:val="008B3ADD"/>
    <w:rsid w:val="008B4E97"/>
    <w:rsid w:val="008B5AE0"/>
    <w:rsid w:val="008B6B33"/>
    <w:rsid w:val="008B6B61"/>
    <w:rsid w:val="008C2362"/>
    <w:rsid w:val="008C4A73"/>
    <w:rsid w:val="008C592C"/>
    <w:rsid w:val="008C6046"/>
    <w:rsid w:val="008C66C9"/>
    <w:rsid w:val="008C712E"/>
    <w:rsid w:val="008D03DA"/>
    <w:rsid w:val="008D0FAB"/>
    <w:rsid w:val="008D1AE4"/>
    <w:rsid w:val="008D3399"/>
    <w:rsid w:val="008D363F"/>
    <w:rsid w:val="008D38BD"/>
    <w:rsid w:val="008D41BA"/>
    <w:rsid w:val="008D5C19"/>
    <w:rsid w:val="008D74FB"/>
    <w:rsid w:val="008E04D9"/>
    <w:rsid w:val="008E077C"/>
    <w:rsid w:val="008E0E31"/>
    <w:rsid w:val="008E0E93"/>
    <w:rsid w:val="008E0F5F"/>
    <w:rsid w:val="008E1354"/>
    <w:rsid w:val="008E45E8"/>
    <w:rsid w:val="008E71DB"/>
    <w:rsid w:val="008E7F7C"/>
    <w:rsid w:val="008F0437"/>
    <w:rsid w:val="008F0CCC"/>
    <w:rsid w:val="008F139D"/>
    <w:rsid w:val="008F1DA7"/>
    <w:rsid w:val="008F1ECD"/>
    <w:rsid w:val="008F3869"/>
    <w:rsid w:val="008F430F"/>
    <w:rsid w:val="008F5448"/>
    <w:rsid w:val="008F5523"/>
    <w:rsid w:val="008F61E2"/>
    <w:rsid w:val="008F7496"/>
    <w:rsid w:val="008F7749"/>
    <w:rsid w:val="0090019D"/>
    <w:rsid w:val="0090189F"/>
    <w:rsid w:val="009037D9"/>
    <w:rsid w:val="00903BB0"/>
    <w:rsid w:val="009053F8"/>
    <w:rsid w:val="00905BDE"/>
    <w:rsid w:val="00910938"/>
    <w:rsid w:val="00910B3F"/>
    <w:rsid w:val="009112E5"/>
    <w:rsid w:val="00912511"/>
    <w:rsid w:val="00912C55"/>
    <w:rsid w:val="00913462"/>
    <w:rsid w:val="00914BA4"/>
    <w:rsid w:val="009153F9"/>
    <w:rsid w:val="00915765"/>
    <w:rsid w:val="00915A37"/>
    <w:rsid w:val="00916382"/>
    <w:rsid w:val="00917918"/>
    <w:rsid w:val="009217A5"/>
    <w:rsid w:val="009222B4"/>
    <w:rsid w:val="009224FA"/>
    <w:rsid w:val="009225DD"/>
    <w:rsid w:val="00922831"/>
    <w:rsid w:val="00922FEA"/>
    <w:rsid w:val="009238F5"/>
    <w:rsid w:val="00923B4F"/>
    <w:rsid w:val="00924A3A"/>
    <w:rsid w:val="009253BA"/>
    <w:rsid w:val="0092660D"/>
    <w:rsid w:val="00927A5A"/>
    <w:rsid w:val="009300AE"/>
    <w:rsid w:val="009309BD"/>
    <w:rsid w:val="00931235"/>
    <w:rsid w:val="00931271"/>
    <w:rsid w:val="00931735"/>
    <w:rsid w:val="00931FDF"/>
    <w:rsid w:val="00933D42"/>
    <w:rsid w:val="0093408C"/>
    <w:rsid w:val="009348E0"/>
    <w:rsid w:val="00934A24"/>
    <w:rsid w:val="00935CDA"/>
    <w:rsid w:val="00936103"/>
    <w:rsid w:val="009365BF"/>
    <w:rsid w:val="00936CE6"/>
    <w:rsid w:val="00937429"/>
    <w:rsid w:val="00937513"/>
    <w:rsid w:val="00937666"/>
    <w:rsid w:val="00937A05"/>
    <w:rsid w:val="00937A48"/>
    <w:rsid w:val="00937D0B"/>
    <w:rsid w:val="00941681"/>
    <w:rsid w:val="0094231A"/>
    <w:rsid w:val="00942AF7"/>
    <w:rsid w:val="009436EB"/>
    <w:rsid w:val="009443F0"/>
    <w:rsid w:val="00945985"/>
    <w:rsid w:val="00945ADB"/>
    <w:rsid w:val="009461EB"/>
    <w:rsid w:val="00946467"/>
    <w:rsid w:val="009467F7"/>
    <w:rsid w:val="00946FD4"/>
    <w:rsid w:val="009476C6"/>
    <w:rsid w:val="009478BD"/>
    <w:rsid w:val="0095011E"/>
    <w:rsid w:val="009538B7"/>
    <w:rsid w:val="00954334"/>
    <w:rsid w:val="00955AF6"/>
    <w:rsid w:val="00955D49"/>
    <w:rsid w:val="00955E02"/>
    <w:rsid w:val="00956DF6"/>
    <w:rsid w:val="00960A1C"/>
    <w:rsid w:val="00960B72"/>
    <w:rsid w:val="00961195"/>
    <w:rsid w:val="009618BA"/>
    <w:rsid w:val="00962A41"/>
    <w:rsid w:val="00964933"/>
    <w:rsid w:val="00965C44"/>
    <w:rsid w:val="0096643E"/>
    <w:rsid w:val="00966ADF"/>
    <w:rsid w:val="00966CA8"/>
    <w:rsid w:val="009679CE"/>
    <w:rsid w:val="009702A2"/>
    <w:rsid w:val="00970518"/>
    <w:rsid w:val="00971610"/>
    <w:rsid w:val="0097321E"/>
    <w:rsid w:val="00976879"/>
    <w:rsid w:val="00977B82"/>
    <w:rsid w:val="00980060"/>
    <w:rsid w:val="009807AC"/>
    <w:rsid w:val="00980881"/>
    <w:rsid w:val="00980F77"/>
    <w:rsid w:val="00981968"/>
    <w:rsid w:val="0098333B"/>
    <w:rsid w:val="009835FD"/>
    <w:rsid w:val="00983AEC"/>
    <w:rsid w:val="00985B72"/>
    <w:rsid w:val="00985C53"/>
    <w:rsid w:val="00985DCD"/>
    <w:rsid w:val="0098719C"/>
    <w:rsid w:val="00987AD1"/>
    <w:rsid w:val="009900EF"/>
    <w:rsid w:val="00990DAB"/>
    <w:rsid w:val="00991862"/>
    <w:rsid w:val="009918FA"/>
    <w:rsid w:val="00991D3A"/>
    <w:rsid w:val="00992380"/>
    <w:rsid w:val="009924BA"/>
    <w:rsid w:val="00992E0D"/>
    <w:rsid w:val="009937E3"/>
    <w:rsid w:val="00996027"/>
    <w:rsid w:val="00997052"/>
    <w:rsid w:val="00997882"/>
    <w:rsid w:val="00997AF9"/>
    <w:rsid w:val="00997EC6"/>
    <w:rsid w:val="009A037E"/>
    <w:rsid w:val="009A0755"/>
    <w:rsid w:val="009A16A5"/>
    <w:rsid w:val="009A1805"/>
    <w:rsid w:val="009A1B73"/>
    <w:rsid w:val="009A2166"/>
    <w:rsid w:val="009A39FA"/>
    <w:rsid w:val="009A6283"/>
    <w:rsid w:val="009B00BF"/>
    <w:rsid w:val="009B4089"/>
    <w:rsid w:val="009B63B5"/>
    <w:rsid w:val="009C15FC"/>
    <w:rsid w:val="009C1DCF"/>
    <w:rsid w:val="009C2DE1"/>
    <w:rsid w:val="009C6618"/>
    <w:rsid w:val="009C6A6F"/>
    <w:rsid w:val="009C7A68"/>
    <w:rsid w:val="009D0310"/>
    <w:rsid w:val="009D137A"/>
    <w:rsid w:val="009D2036"/>
    <w:rsid w:val="009D212E"/>
    <w:rsid w:val="009D2D1B"/>
    <w:rsid w:val="009D2DAC"/>
    <w:rsid w:val="009D4E6D"/>
    <w:rsid w:val="009D50BB"/>
    <w:rsid w:val="009D7F8E"/>
    <w:rsid w:val="009E1121"/>
    <w:rsid w:val="009E222A"/>
    <w:rsid w:val="009E293B"/>
    <w:rsid w:val="009E2C98"/>
    <w:rsid w:val="009E3269"/>
    <w:rsid w:val="009E3F68"/>
    <w:rsid w:val="009E4744"/>
    <w:rsid w:val="009E4D52"/>
    <w:rsid w:val="009E52BA"/>
    <w:rsid w:val="009E59F8"/>
    <w:rsid w:val="009E6037"/>
    <w:rsid w:val="009E64DE"/>
    <w:rsid w:val="009E69E5"/>
    <w:rsid w:val="009E6B4E"/>
    <w:rsid w:val="009E77EA"/>
    <w:rsid w:val="009E7C3D"/>
    <w:rsid w:val="009E7D65"/>
    <w:rsid w:val="009F04AA"/>
    <w:rsid w:val="009F0C45"/>
    <w:rsid w:val="009F2413"/>
    <w:rsid w:val="009F308E"/>
    <w:rsid w:val="009F432B"/>
    <w:rsid w:val="009F48EE"/>
    <w:rsid w:val="009F4A66"/>
    <w:rsid w:val="009F6475"/>
    <w:rsid w:val="00A00177"/>
    <w:rsid w:val="00A0023A"/>
    <w:rsid w:val="00A0024C"/>
    <w:rsid w:val="00A00519"/>
    <w:rsid w:val="00A02FA0"/>
    <w:rsid w:val="00A0427E"/>
    <w:rsid w:val="00A05745"/>
    <w:rsid w:val="00A05EC1"/>
    <w:rsid w:val="00A05F11"/>
    <w:rsid w:val="00A063A3"/>
    <w:rsid w:val="00A06C5F"/>
    <w:rsid w:val="00A06CA3"/>
    <w:rsid w:val="00A06FA0"/>
    <w:rsid w:val="00A07061"/>
    <w:rsid w:val="00A10158"/>
    <w:rsid w:val="00A1049C"/>
    <w:rsid w:val="00A10830"/>
    <w:rsid w:val="00A108B2"/>
    <w:rsid w:val="00A12634"/>
    <w:rsid w:val="00A12B72"/>
    <w:rsid w:val="00A13787"/>
    <w:rsid w:val="00A13D87"/>
    <w:rsid w:val="00A13DAC"/>
    <w:rsid w:val="00A150D7"/>
    <w:rsid w:val="00A157D6"/>
    <w:rsid w:val="00A168EF"/>
    <w:rsid w:val="00A16C14"/>
    <w:rsid w:val="00A16E0E"/>
    <w:rsid w:val="00A1778F"/>
    <w:rsid w:val="00A17EFF"/>
    <w:rsid w:val="00A2227F"/>
    <w:rsid w:val="00A22BA4"/>
    <w:rsid w:val="00A23D7E"/>
    <w:rsid w:val="00A2401D"/>
    <w:rsid w:val="00A2585E"/>
    <w:rsid w:val="00A26223"/>
    <w:rsid w:val="00A269DB"/>
    <w:rsid w:val="00A2791B"/>
    <w:rsid w:val="00A305D2"/>
    <w:rsid w:val="00A307F8"/>
    <w:rsid w:val="00A30D85"/>
    <w:rsid w:val="00A30E50"/>
    <w:rsid w:val="00A329A7"/>
    <w:rsid w:val="00A334A1"/>
    <w:rsid w:val="00A33AA2"/>
    <w:rsid w:val="00A36507"/>
    <w:rsid w:val="00A378FE"/>
    <w:rsid w:val="00A379E5"/>
    <w:rsid w:val="00A40309"/>
    <w:rsid w:val="00A40589"/>
    <w:rsid w:val="00A407FD"/>
    <w:rsid w:val="00A408A1"/>
    <w:rsid w:val="00A410E3"/>
    <w:rsid w:val="00A41B78"/>
    <w:rsid w:val="00A4319B"/>
    <w:rsid w:val="00A43494"/>
    <w:rsid w:val="00A444BF"/>
    <w:rsid w:val="00A44CA9"/>
    <w:rsid w:val="00A450B7"/>
    <w:rsid w:val="00A46BDD"/>
    <w:rsid w:val="00A50514"/>
    <w:rsid w:val="00A50C92"/>
    <w:rsid w:val="00A50DDB"/>
    <w:rsid w:val="00A51EE0"/>
    <w:rsid w:val="00A52CD9"/>
    <w:rsid w:val="00A52D27"/>
    <w:rsid w:val="00A52F81"/>
    <w:rsid w:val="00A535A3"/>
    <w:rsid w:val="00A54B65"/>
    <w:rsid w:val="00A559C5"/>
    <w:rsid w:val="00A56369"/>
    <w:rsid w:val="00A566F8"/>
    <w:rsid w:val="00A567A5"/>
    <w:rsid w:val="00A60051"/>
    <w:rsid w:val="00A60BD1"/>
    <w:rsid w:val="00A615E6"/>
    <w:rsid w:val="00A637C1"/>
    <w:rsid w:val="00A63B75"/>
    <w:rsid w:val="00A64406"/>
    <w:rsid w:val="00A64DA4"/>
    <w:rsid w:val="00A6734A"/>
    <w:rsid w:val="00A71281"/>
    <w:rsid w:val="00A72531"/>
    <w:rsid w:val="00A7288E"/>
    <w:rsid w:val="00A732E7"/>
    <w:rsid w:val="00A734F9"/>
    <w:rsid w:val="00A73D7D"/>
    <w:rsid w:val="00A74F14"/>
    <w:rsid w:val="00A75C3D"/>
    <w:rsid w:val="00A76E61"/>
    <w:rsid w:val="00A80745"/>
    <w:rsid w:val="00A83142"/>
    <w:rsid w:val="00A843C1"/>
    <w:rsid w:val="00A84DC9"/>
    <w:rsid w:val="00A859BD"/>
    <w:rsid w:val="00A85AC9"/>
    <w:rsid w:val="00A861BC"/>
    <w:rsid w:val="00A91567"/>
    <w:rsid w:val="00A9378C"/>
    <w:rsid w:val="00A94AE8"/>
    <w:rsid w:val="00A9577E"/>
    <w:rsid w:val="00A957DE"/>
    <w:rsid w:val="00A96B98"/>
    <w:rsid w:val="00A96FA6"/>
    <w:rsid w:val="00AA4E9D"/>
    <w:rsid w:val="00AA5715"/>
    <w:rsid w:val="00AB03B3"/>
    <w:rsid w:val="00AB0806"/>
    <w:rsid w:val="00AB0CDB"/>
    <w:rsid w:val="00AB17B0"/>
    <w:rsid w:val="00AB1E1A"/>
    <w:rsid w:val="00AB2439"/>
    <w:rsid w:val="00AB5235"/>
    <w:rsid w:val="00AB5C10"/>
    <w:rsid w:val="00AB65B1"/>
    <w:rsid w:val="00AC0201"/>
    <w:rsid w:val="00AC10B7"/>
    <w:rsid w:val="00AC1D17"/>
    <w:rsid w:val="00AC2836"/>
    <w:rsid w:val="00AC3F76"/>
    <w:rsid w:val="00AC4DA1"/>
    <w:rsid w:val="00AC657F"/>
    <w:rsid w:val="00AC6B61"/>
    <w:rsid w:val="00AC6D98"/>
    <w:rsid w:val="00AC794D"/>
    <w:rsid w:val="00AC7DC0"/>
    <w:rsid w:val="00AD0AF8"/>
    <w:rsid w:val="00AD2599"/>
    <w:rsid w:val="00AD2C21"/>
    <w:rsid w:val="00AD3C6C"/>
    <w:rsid w:val="00AD478F"/>
    <w:rsid w:val="00AD4C7A"/>
    <w:rsid w:val="00AD5EB8"/>
    <w:rsid w:val="00AD6CAB"/>
    <w:rsid w:val="00AD72FF"/>
    <w:rsid w:val="00AE278B"/>
    <w:rsid w:val="00AE2B0B"/>
    <w:rsid w:val="00AE3CB5"/>
    <w:rsid w:val="00AE4405"/>
    <w:rsid w:val="00AE4E0F"/>
    <w:rsid w:val="00AE4FAC"/>
    <w:rsid w:val="00AE5296"/>
    <w:rsid w:val="00AE5EC5"/>
    <w:rsid w:val="00AF0C6E"/>
    <w:rsid w:val="00AF1159"/>
    <w:rsid w:val="00AF1543"/>
    <w:rsid w:val="00AF3434"/>
    <w:rsid w:val="00AF39F0"/>
    <w:rsid w:val="00AF5A66"/>
    <w:rsid w:val="00AF6360"/>
    <w:rsid w:val="00AF63F1"/>
    <w:rsid w:val="00AF6593"/>
    <w:rsid w:val="00AF6BEB"/>
    <w:rsid w:val="00AF778B"/>
    <w:rsid w:val="00B0156A"/>
    <w:rsid w:val="00B02A0A"/>
    <w:rsid w:val="00B02EB7"/>
    <w:rsid w:val="00B0319C"/>
    <w:rsid w:val="00B03854"/>
    <w:rsid w:val="00B041CC"/>
    <w:rsid w:val="00B05159"/>
    <w:rsid w:val="00B05CB2"/>
    <w:rsid w:val="00B07ABC"/>
    <w:rsid w:val="00B07E7C"/>
    <w:rsid w:val="00B107E2"/>
    <w:rsid w:val="00B10E7F"/>
    <w:rsid w:val="00B10FFA"/>
    <w:rsid w:val="00B113F9"/>
    <w:rsid w:val="00B11C0F"/>
    <w:rsid w:val="00B11D31"/>
    <w:rsid w:val="00B11F07"/>
    <w:rsid w:val="00B12830"/>
    <w:rsid w:val="00B12E45"/>
    <w:rsid w:val="00B12FA6"/>
    <w:rsid w:val="00B14A5C"/>
    <w:rsid w:val="00B16608"/>
    <w:rsid w:val="00B16FC5"/>
    <w:rsid w:val="00B17BBF"/>
    <w:rsid w:val="00B20970"/>
    <w:rsid w:val="00B2106D"/>
    <w:rsid w:val="00B216CB"/>
    <w:rsid w:val="00B25457"/>
    <w:rsid w:val="00B260B0"/>
    <w:rsid w:val="00B270D2"/>
    <w:rsid w:val="00B273D2"/>
    <w:rsid w:val="00B3054B"/>
    <w:rsid w:val="00B30754"/>
    <w:rsid w:val="00B30CDC"/>
    <w:rsid w:val="00B3144B"/>
    <w:rsid w:val="00B317D1"/>
    <w:rsid w:val="00B31BE1"/>
    <w:rsid w:val="00B31E25"/>
    <w:rsid w:val="00B32401"/>
    <w:rsid w:val="00B32DE2"/>
    <w:rsid w:val="00B33026"/>
    <w:rsid w:val="00B336AA"/>
    <w:rsid w:val="00B34404"/>
    <w:rsid w:val="00B34BD6"/>
    <w:rsid w:val="00B34D7F"/>
    <w:rsid w:val="00B3586B"/>
    <w:rsid w:val="00B35A26"/>
    <w:rsid w:val="00B36BD7"/>
    <w:rsid w:val="00B373BF"/>
    <w:rsid w:val="00B37611"/>
    <w:rsid w:val="00B40447"/>
    <w:rsid w:val="00B41169"/>
    <w:rsid w:val="00B41EA9"/>
    <w:rsid w:val="00B42367"/>
    <w:rsid w:val="00B453FD"/>
    <w:rsid w:val="00B4565E"/>
    <w:rsid w:val="00B45F5F"/>
    <w:rsid w:val="00B46F45"/>
    <w:rsid w:val="00B47FE0"/>
    <w:rsid w:val="00B501ED"/>
    <w:rsid w:val="00B50331"/>
    <w:rsid w:val="00B50372"/>
    <w:rsid w:val="00B5063A"/>
    <w:rsid w:val="00B5187C"/>
    <w:rsid w:val="00B531DC"/>
    <w:rsid w:val="00B53375"/>
    <w:rsid w:val="00B53C47"/>
    <w:rsid w:val="00B53CF8"/>
    <w:rsid w:val="00B53FA8"/>
    <w:rsid w:val="00B55C38"/>
    <w:rsid w:val="00B56EB8"/>
    <w:rsid w:val="00B605CC"/>
    <w:rsid w:val="00B61C9D"/>
    <w:rsid w:val="00B646E5"/>
    <w:rsid w:val="00B65576"/>
    <w:rsid w:val="00B6568D"/>
    <w:rsid w:val="00B66604"/>
    <w:rsid w:val="00B67D8D"/>
    <w:rsid w:val="00B70AC2"/>
    <w:rsid w:val="00B716D2"/>
    <w:rsid w:val="00B716D6"/>
    <w:rsid w:val="00B7265E"/>
    <w:rsid w:val="00B741A6"/>
    <w:rsid w:val="00B74956"/>
    <w:rsid w:val="00B75525"/>
    <w:rsid w:val="00B76AB0"/>
    <w:rsid w:val="00B81AAF"/>
    <w:rsid w:val="00B84463"/>
    <w:rsid w:val="00B84535"/>
    <w:rsid w:val="00B84574"/>
    <w:rsid w:val="00B851C8"/>
    <w:rsid w:val="00B856E1"/>
    <w:rsid w:val="00B87765"/>
    <w:rsid w:val="00B9092F"/>
    <w:rsid w:val="00B91329"/>
    <w:rsid w:val="00B91640"/>
    <w:rsid w:val="00B936D2"/>
    <w:rsid w:val="00B938F3"/>
    <w:rsid w:val="00B94936"/>
    <w:rsid w:val="00B95695"/>
    <w:rsid w:val="00B956A0"/>
    <w:rsid w:val="00B96AD0"/>
    <w:rsid w:val="00B97B37"/>
    <w:rsid w:val="00BA0167"/>
    <w:rsid w:val="00BA12A7"/>
    <w:rsid w:val="00BA22DC"/>
    <w:rsid w:val="00BA3675"/>
    <w:rsid w:val="00BA4BEC"/>
    <w:rsid w:val="00BA4D58"/>
    <w:rsid w:val="00BA75CE"/>
    <w:rsid w:val="00BB0481"/>
    <w:rsid w:val="00BB0688"/>
    <w:rsid w:val="00BB090E"/>
    <w:rsid w:val="00BB1339"/>
    <w:rsid w:val="00BB133F"/>
    <w:rsid w:val="00BB1383"/>
    <w:rsid w:val="00BB1A34"/>
    <w:rsid w:val="00BB1C44"/>
    <w:rsid w:val="00BB2218"/>
    <w:rsid w:val="00BB27FC"/>
    <w:rsid w:val="00BB4602"/>
    <w:rsid w:val="00BB49BF"/>
    <w:rsid w:val="00BB595B"/>
    <w:rsid w:val="00BB5F70"/>
    <w:rsid w:val="00BB655B"/>
    <w:rsid w:val="00BB692F"/>
    <w:rsid w:val="00BB6ECA"/>
    <w:rsid w:val="00BB7CA5"/>
    <w:rsid w:val="00BC03A1"/>
    <w:rsid w:val="00BC04F6"/>
    <w:rsid w:val="00BC2503"/>
    <w:rsid w:val="00BC45EB"/>
    <w:rsid w:val="00BC55BB"/>
    <w:rsid w:val="00BC686E"/>
    <w:rsid w:val="00BC7774"/>
    <w:rsid w:val="00BD02DD"/>
    <w:rsid w:val="00BD051D"/>
    <w:rsid w:val="00BD055B"/>
    <w:rsid w:val="00BD0995"/>
    <w:rsid w:val="00BD1B02"/>
    <w:rsid w:val="00BD2281"/>
    <w:rsid w:val="00BD22DE"/>
    <w:rsid w:val="00BD2E98"/>
    <w:rsid w:val="00BD44BB"/>
    <w:rsid w:val="00BD466B"/>
    <w:rsid w:val="00BD49D8"/>
    <w:rsid w:val="00BD5C46"/>
    <w:rsid w:val="00BD5CFD"/>
    <w:rsid w:val="00BD5E9E"/>
    <w:rsid w:val="00BD5EC5"/>
    <w:rsid w:val="00BD64D4"/>
    <w:rsid w:val="00BD6CAC"/>
    <w:rsid w:val="00BD721A"/>
    <w:rsid w:val="00BD776F"/>
    <w:rsid w:val="00BD7778"/>
    <w:rsid w:val="00BD7BA6"/>
    <w:rsid w:val="00BE0A8D"/>
    <w:rsid w:val="00BE1EB6"/>
    <w:rsid w:val="00BE29F8"/>
    <w:rsid w:val="00BE3A21"/>
    <w:rsid w:val="00BE3CFD"/>
    <w:rsid w:val="00BE5290"/>
    <w:rsid w:val="00BE5352"/>
    <w:rsid w:val="00BE687A"/>
    <w:rsid w:val="00BF196E"/>
    <w:rsid w:val="00BF1F1C"/>
    <w:rsid w:val="00BF20EE"/>
    <w:rsid w:val="00BF2E7C"/>
    <w:rsid w:val="00BF3710"/>
    <w:rsid w:val="00BF396C"/>
    <w:rsid w:val="00BF40A1"/>
    <w:rsid w:val="00BF40A8"/>
    <w:rsid w:val="00BF4AD2"/>
    <w:rsid w:val="00BF56D8"/>
    <w:rsid w:val="00BF5F28"/>
    <w:rsid w:val="00BF778C"/>
    <w:rsid w:val="00BF7F3F"/>
    <w:rsid w:val="00C02214"/>
    <w:rsid w:val="00C02A70"/>
    <w:rsid w:val="00C03938"/>
    <w:rsid w:val="00C0454B"/>
    <w:rsid w:val="00C0490C"/>
    <w:rsid w:val="00C04948"/>
    <w:rsid w:val="00C050F1"/>
    <w:rsid w:val="00C1114A"/>
    <w:rsid w:val="00C11558"/>
    <w:rsid w:val="00C11899"/>
    <w:rsid w:val="00C11F99"/>
    <w:rsid w:val="00C1342C"/>
    <w:rsid w:val="00C13AB6"/>
    <w:rsid w:val="00C1474F"/>
    <w:rsid w:val="00C16502"/>
    <w:rsid w:val="00C1751A"/>
    <w:rsid w:val="00C17DBC"/>
    <w:rsid w:val="00C20AB7"/>
    <w:rsid w:val="00C214D9"/>
    <w:rsid w:val="00C215EF"/>
    <w:rsid w:val="00C215F7"/>
    <w:rsid w:val="00C23DDF"/>
    <w:rsid w:val="00C24581"/>
    <w:rsid w:val="00C24599"/>
    <w:rsid w:val="00C255D5"/>
    <w:rsid w:val="00C25A62"/>
    <w:rsid w:val="00C2734A"/>
    <w:rsid w:val="00C27898"/>
    <w:rsid w:val="00C27BA9"/>
    <w:rsid w:val="00C27E22"/>
    <w:rsid w:val="00C32615"/>
    <w:rsid w:val="00C3526A"/>
    <w:rsid w:val="00C35678"/>
    <w:rsid w:val="00C35BA6"/>
    <w:rsid w:val="00C365CF"/>
    <w:rsid w:val="00C37180"/>
    <w:rsid w:val="00C40622"/>
    <w:rsid w:val="00C41961"/>
    <w:rsid w:val="00C4279A"/>
    <w:rsid w:val="00C42D03"/>
    <w:rsid w:val="00C43075"/>
    <w:rsid w:val="00C4338F"/>
    <w:rsid w:val="00C437EE"/>
    <w:rsid w:val="00C44092"/>
    <w:rsid w:val="00C45B9C"/>
    <w:rsid w:val="00C45DD6"/>
    <w:rsid w:val="00C505F5"/>
    <w:rsid w:val="00C53250"/>
    <w:rsid w:val="00C557D8"/>
    <w:rsid w:val="00C55EF3"/>
    <w:rsid w:val="00C56EEC"/>
    <w:rsid w:val="00C601C3"/>
    <w:rsid w:val="00C60337"/>
    <w:rsid w:val="00C639E6"/>
    <w:rsid w:val="00C64FD9"/>
    <w:rsid w:val="00C67B9C"/>
    <w:rsid w:val="00C71D60"/>
    <w:rsid w:val="00C733FC"/>
    <w:rsid w:val="00C74041"/>
    <w:rsid w:val="00C740D6"/>
    <w:rsid w:val="00C740FE"/>
    <w:rsid w:val="00C75DB6"/>
    <w:rsid w:val="00C77342"/>
    <w:rsid w:val="00C80B4D"/>
    <w:rsid w:val="00C810F1"/>
    <w:rsid w:val="00C818A8"/>
    <w:rsid w:val="00C81C9C"/>
    <w:rsid w:val="00C8211F"/>
    <w:rsid w:val="00C82548"/>
    <w:rsid w:val="00C82AA1"/>
    <w:rsid w:val="00C82FB6"/>
    <w:rsid w:val="00C8590B"/>
    <w:rsid w:val="00C859F2"/>
    <w:rsid w:val="00C8635E"/>
    <w:rsid w:val="00C86ABE"/>
    <w:rsid w:val="00C87DE4"/>
    <w:rsid w:val="00C87E80"/>
    <w:rsid w:val="00C921F9"/>
    <w:rsid w:val="00C925F9"/>
    <w:rsid w:val="00C92848"/>
    <w:rsid w:val="00C92983"/>
    <w:rsid w:val="00C9302B"/>
    <w:rsid w:val="00C93AF0"/>
    <w:rsid w:val="00C94718"/>
    <w:rsid w:val="00C955CC"/>
    <w:rsid w:val="00C95848"/>
    <w:rsid w:val="00C95A1E"/>
    <w:rsid w:val="00C96D79"/>
    <w:rsid w:val="00C96EC7"/>
    <w:rsid w:val="00CA00DC"/>
    <w:rsid w:val="00CA0AB9"/>
    <w:rsid w:val="00CA0B83"/>
    <w:rsid w:val="00CA192E"/>
    <w:rsid w:val="00CA2333"/>
    <w:rsid w:val="00CA2657"/>
    <w:rsid w:val="00CA2BBE"/>
    <w:rsid w:val="00CA2D5F"/>
    <w:rsid w:val="00CA45B5"/>
    <w:rsid w:val="00CA55FC"/>
    <w:rsid w:val="00CA680F"/>
    <w:rsid w:val="00CA7DD3"/>
    <w:rsid w:val="00CB060D"/>
    <w:rsid w:val="00CB0A80"/>
    <w:rsid w:val="00CB1F72"/>
    <w:rsid w:val="00CB2EAC"/>
    <w:rsid w:val="00CB3F81"/>
    <w:rsid w:val="00CB406B"/>
    <w:rsid w:val="00CB4301"/>
    <w:rsid w:val="00CB4867"/>
    <w:rsid w:val="00CB4DAF"/>
    <w:rsid w:val="00CB5A75"/>
    <w:rsid w:val="00CB6248"/>
    <w:rsid w:val="00CB6B77"/>
    <w:rsid w:val="00CB727C"/>
    <w:rsid w:val="00CC0565"/>
    <w:rsid w:val="00CC0CEA"/>
    <w:rsid w:val="00CC0D51"/>
    <w:rsid w:val="00CC11A1"/>
    <w:rsid w:val="00CC13DB"/>
    <w:rsid w:val="00CC153E"/>
    <w:rsid w:val="00CC24E0"/>
    <w:rsid w:val="00CC3253"/>
    <w:rsid w:val="00CC3979"/>
    <w:rsid w:val="00CC4856"/>
    <w:rsid w:val="00CC4A49"/>
    <w:rsid w:val="00CC527A"/>
    <w:rsid w:val="00CC6C42"/>
    <w:rsid w:val="00CC6E6E"/>
    <w:rsid w:val="00CC7024"/>
    <w:rsid w:val="00CD03DF"/>
    <w:rsid w:val="00CD0D2C"/>
    <w:rsid w:val="00CD0E99"/>
    <w:rsid w:val="00CD21BC"/>
    <w:rsid w:val="00CD2AEE"/>
    <w:rsid w:val="00CD32B3"/>
    <w:rsid w:val="00CD3EA3"/>
    <w:rsid w:val="00CD4FFD"/>
    <w:rsid w:val="00CD6A65"/>
    <w:rsid w:val="00CD6B09"/>
    <w:rsid w:val="00CD6DBE"/>
    <w:rsid w:val="00CD7E69"/>
    <w:rsid w:val="00CE1ED9"/>
    <w:rsid w:val="00CE2B2D"/>
    <w:rsid w:val="00CE37B6"/>
    <w:rsid w:val="00CE4308"/>
    <w:rsid w:val="00CE4422"/>
    <w:rsid w:val="00CE4FCC"/>
    <w:rsid w:val="00CE50CD"/>
    <w:rsid w:val="00CE65EC"/>
    <w:rsid w:val="00CE719D"/>
    <w:rsid w:val="00CE754A"/>
    <w:rsid w:val="00CE7E44"/>
    <w:rsid w:val="00CF10AA"/>
    <w:rsid w:val="00CF1493"/>
    <w:rsid w:val="00CF1628"/>
    <w:rsid w:val="00CF16FA"/>
    <w:rsid w:val="00CF1CF7"/>
    <w:rsid w:val="00CF1D0A"/>
    <w:rsid w:val="00CF21B8"/>
    <w:rsid w:val="00CF332E"/>
    <w:rsid w:val="00CF3527"/>
    <w:rsid w:val="00CF44BB"/>
    <w:rsid w:val="00CF4D7D"/>
    <w:rsid w:val="00CF5B14"/>
    <w:rsid w:val="00CF5F11"/>
    <w:rsid w:val="00D00444"/>
    <w:rsid w:val="00D01353"/>
    <w:rsid w:val="00D0442A"/>
    <w:rsid w:val="00D04821"/>
    <w:rsid w:val="00D04A68"/>
    <w:rsid w:val="00D04F7F"/>
    <w:rsid w:val="00D05762"/>
    <w:rsid w:val="00D06671"/>
    <w:rsid w:val="00D10173"/>
    <w:rsid w:val="00D10F3A"/>
    <w:rsid w:val="00D11B9D"/>
    <w:rsid w:val="00D132BB"/>
    <w:rsid w:val="00D15ADA"/>
    <w:rsid w:val="00D17A88"/>
    <w:rsid w:val="00D205D1"/>
    <w:rsid w:val="00D2131A"/>
    <w:rsid w:val="00D22372"/>
    <w:rsid w:val="00D243FF"/>
    <w:rsid w:val="00D24A5E"/>
    <w:rsid w:val="00D253C3"/>
    <w:rsid w:val="00D2577F"/>
    <w:rsid w:val="00D30C9F"/>
    <w:rsid w:val="00D31749"/>
    <w:rsid w:val="00D32016"/>
    <w:rsid w:val="00D32399"/>
    <w:rsid w:val="00D32EFB"/>
    <w:rsid w:val="00D337E3"/>
    <w:rsid w:val="00D3392B"/>
    <w:rsid w:val="00D33FA8"/>
    <w:rsid w:val="00D3446D"/>
    <w:rsid w:val="00D36BDE"/>
    <w:rsid w:val="00D3702F"/>
    <w:rsid w:val="00D37B8A"/>
    <w:rsid w:val="00D40E16"/>
    <w:rsid w:val="00D430FE"/>
    <w:rsid w:val="00D44F3C"/>
    <w:rsid w:val="00D45D6D"/>
    <w:rsid w:val="00D45DA0"/>
    <w:rsid w:val="00D46686"/>
    <w:rsid w:val="00D473D5"/>
    <w:rsid w:val="00D50DA1"/>
    <w:rsid w:val="00D51EAD"/>
    <w:rsid w:val="00D522AE"/>
    <w:rsid w:val="00D5328D"/>
    <w:rsid w:val="00D56296"/>
    <w:rsid w:val="00D56781"/>
    <w:rsid w:val="00D5751C"/>
    <w:rsid w:val="00D57E45"/>
    <w:rsid w:val="00D6021D"/>
    <w:rsid w:val="00D620F5"/>
    <w:rsid w:val="00D62B5C"/>
    <w:rsid w:val="00D65CF9"/>
    <w:rsid w:val="00D65FFB"/>
    <w:rsid w:val="00D673B4"/>
    <w:rsid w:val="00D67A2E"/>
    <w:rsid w:val="00D67A4E"/>
    <w:rsid w:val="00D7028D"/>
    <w:rsid w:val="00D704D7"/>
    <w:rsid w:val="00D706C5"/>
    <w:rsid w:val="00D70F71"/>
    <w:rsid w:val="00D72837"/>
    <w:rsid w:val="00D72ACB"/>
    <w:rsid w:val="00D7610D"/>
    <w:rsid w:val="00D7690D"/>
    <w:rsid w:val="00D83AB9"/>
    <w:rsid w:val="00D85241"/>
    <w:rsid w:val="00D870DA"/>
    <w:rsid w:val="00D87521"/>
    <w:rsid w:val="00D87C57"/>
    <w:rsid w:val="00D905AB"/>
    <w:rsid w:val="00D90A5E"/>
    <w:rsid w:val="00D90F70"/>
    <w:rsid w:val="00D91ACA"/>
    <w:rsid w:val="00D92944"/>
    <w:rsid w:val="00D92A4F"/>
    <w:rsid w:val="00D9452A"/>
    <w:rsid w:val="00D95050"/>
    <w:rsid w:val="00D95C92"/>
    <w:rsid w:val="00D965EC"/>
    <w:rsid w:val="00D97A1D"/>
    <w:rsid w:val="00DA140F"/>
    <w:rsid w:val="00DA1EA7"/>
    <w:rsid w:val="00DA275A"/>
    <w:rsid w:val="00DA2C81"/>
    <w:rsid w:val="00DA4E78"/>
    <w:rsid w:val="00DA63A2"/>
    <w:rsid w:val="00DA685B"/>
    <w:rsid w:val="00DA6E28"/>
    <w:rsid w:val="00DB0AB4"/>
    <w:rsid w:val="00DB2057"/>
    <w:rsid w:val="00DB2AB1"/>
    <w:rsid w:val="00DB3001"/>
    <w:rsid w:val="00DB600A"/>
    <w:rsid w:val="00DB75DA"/>
    <w:rsid w:val="00DB7BF9"/>
    <w:rsid w:val="00DC0059"/>
    <w:rsid w:val="00DC060D"/>
    <w:rsid w:val="00DC0CCF"/>
    <w:rsid w:val="00DC0D0C"/>
    <w:rsid w:val="00DC1715"/>
    <w:rsid w:val="00DC2540"/>
    <w:rsid w:val="00DC2DE1"/>
    <w:rsid w:val="00DC3F0F"/>
    <w:rsid w:val="00DC4476"/>
    <w:rsid w:val="00DC5D14"/>
    <w:rsid w:val="00DC69A6"/>
    <w:rsid w:val="00DC73DA"/>
    <w:rsid w:val="00DC7694"/>
    <w:rsid w:val="00DC76E2"/>
    <w:rsid w:val="00DD033A"/>
    <w:rsid w:val="00DD1D6F"/>
    <w:rsid w:val="00DD2794"/>
    <w:rsid w:val="00DD4F79"/>
    <w:rsid w:val="00DD6E08"/>
    <w:rsid w:val="00DD7FDD"/>
    <w:rsid w:val="00DE0EFD"/>
    <w:rsid w:val="00DE2A76"/>
    <w:rsid w:val="00DE36DE"/>
    <w:rsid w:val="00DE5AD4"/>
    <w:rsid w:val="00DE5B6B"/>
    <w:rsid w:val="00DE63A2"/>
    <w:rsid w:val="00DE6BFC"/>
    <w:rsid w:val="00DE7377"/>
    <w:rsid w:val="00DE775F"/>
    <w:rsid w:val="00DE796E"/>
    <w:rsid w:val="00DF0075"/>
    <w:rsid w:val="00DF00FE"/>
    <w:rsid w:val="00DF0248"/>
    <w:rsid w:val="00DF0D17"/>
    <w:rsid w:val="00DF1690"/>
    <w:rsid w:val="00DF1955"/>
    <w:rsid w:val="00DF2303"/>
    <w:rsid w:val="00DF28D2"/>
    <w:rsid w:val="00DF43F2"/>
    <w:rsid w:val="00DF4C14"/>
    <w:rsid w:val="00DF5159"/>
    <w:rsid w:val="00DF6034"/>
    <w:rsid w:val="00DF6528"/>
    <w:rsid w:val="00DF6647"/>
    <w:rsid w:val="00DF72E8"/>
    <w:rsid w:val="00E009BA"/>
    <w:rsid w:val="00E0116F"/>
    <w:rsid w:val="00E01588"/>
    <w:rsid w:val="00E0247D"/>
    <w:rsid w:val="00E02D5D"/>
    <w:rsid w:val="00E0343D"/>
    <w:rsid w:val="00E0461F"/>
    <w:rsid w:val="00E04E38"/>
    <w:rsid w:val="00E052CF"/>
    <w:rsid w:val="00E06A30"/>
    <w:rsid w:val="00E06F13"/>
    <w:rsid w:val="00E10EEA"/>
    <w:rsid w:val="00E13724"/>
    <w:rsid w:val="00E141FA"/>
    <w:rsid w:val="00E15C39"/>
    <w:rsid w:val="00E16F04"/>
    <w:rsid w:val="00E176C8"/>
    <w:rsid w:val="00E17E27"/>
    <w:rsid w:val="00E216A6"/>
    <w:rsid w:val="00E22119"/>
    <w:rsid w:val="00E23839"/>
    <w:rsid w:val="00E238D2"/>
    <w:rsid w:val="00E25EA6"/>
    <w:rsid w:val="00E2622B"/>
    <w:rsid w:val="00E2745B"/>
    <w:rsid w:val="00E31397"/>
    <w:rsid w:val="00E318FF"/>
    <w:rsid w:val="00E35039"/>
    <w:rsid w:val="00E36E24"/>
    <w:rsid w:val="00E41810"/>
    <w:rsid w:val="00E42338"/>
    <w:rsid w:val="00E45F25"/>
    <w:rsid w:val="00E465C6"/>
    <w:rsid w:val="00E46660"/>
    <w:rsid w:val="00E46686"/>
    <w:rsid w:val="00E46E56"/>
    <w:rsid w:val="00E47F79"/>
    <w:rsid w:val="00E5008C"/>
    <w:rsid w:val="00E506EE"/>
    <w:rsid w:val="00E50DD4"/>
    <w:rsid w:val="00E515AB"/>
    <w:rsid w:val="00E52344"/>
    <w:rsid w:val="00E53F98"/>
    <w:rsid w:val="00E549C5"/>
    <w:rsid w:val="00E555C8"/>
    <w:rsid w:val="00E56794"/>
    <w:rsid w:val="00E56FB3"/>
    <w:rsid w:val="00E570C9"/>
    <w:rsid w:val="00E57204"/>
    <w:rsid w:val="00E601C5"/>
    <w:rsid w:val="00E60321"/>
    <w:rsid w:val="00E60325"/>
    <w:rsid w:val="00E60AAE"/>
    <w:rsid w:val="00E62382"/>
    <w:rsid w:val="00E62FDD"/>
    <w:rsid w:val="00E64775"/>
    <w:rsid w:val="00E64CF7"/>
    <w:rsid w:val="00E65D96"/>
    <w:rsid w:val="00E663FC"/>
    <w:rsid w:val="00E67D61"/>
    <w:rsid w:val="00E700B0"/>
    <w:rsid w:val="00E70549"/>
    <w:rsid w:val="00E70817"/>
    <w:rsid w:val="00E70C07"/>
    <w:rsid w:val="00E71FF3"/>
    <w:rsid w:val="00E72BAF"/>
    <w:rsid w:val="00E73199"/>
    <w:rsid w:val="00E73993"/>
    <w:rsid w:val="00E769A7"/>
    <w:rsid w:val="00E76E57"/>
    <w:rsid w:val="00E77529"/>
    <w:rsid w:val="00E81C87"/>
    <w:rsid w:val="00E82500"/>
    <w:rsid w:val="00E837F9"/>
    <w:rsid w:val="00E83D28"/>
    <w:rsid w:val="00E8477A"/>
    <w:rsid w:val="00E84F92"/>
    <w:rsid w:val="00E85044"/>
    <w:rsid w:val="00E878F1"/>
    <w:rsid w:val="00E9065C"/>
    <w:rsid w:val="00E9093C"/>
    <w:rsid w:val="00E918B5"/>
    <w:rsid w:val="00E9298A"/>
    <w:rsid w:val="00E949A5"/>
    <w:rsid w:val="00E96834"/>
    <w:rsid w:val="00EA1D9F"/>
    <w:rsid w:val="00EA2297"/>
    <w:rsid w:val="00EA3A85"/>
    <w:rsid w:val="00EA4472"/>
    <w:rsid w:val="00EA5783"/>
    <w:rsid w:val="00EA614E"/>
    <w:rsid w:val="00EA6A2D"/>
    <w:rsid w:val="00EA73D9"/>
    <w:rsid w:val="00EB1308"/>
    <w:rsid w:val="00EB19D7"/>
    <w:rsid w:val="00EB1B9B"/>
    <w:rsid w:val="00EB1E9A"/>
    <w:rsid w:val="00EB206B"/>
    <w:rsid w:val="00EB24B9"/>
    <w:rsid w:val="00EB3C66"/>
    <w:rsid w:val="00EB3E03"/>
    <w:rsid w:val="00EB4DA7"/>
    <w:rsid w:val="00EB5302"/>
    <w:rsid w:val="00EB54E7"/>
    <w:rsid w:val="00EB6542"/>
    <w:rsid w:val="00EB6E2D"/>
    <w:rsid w:val="00EB7FE2"/>
    <w:rsid w:val="00EC2921"/>
    <w:rsid w:val="00EC2A1B"/>
    <w:rsid w:val="00EC381D"/>
    <w:rsid w:val="00EC45A0"/>
    <w:rsid w:val="00EC460E"/>
    <w:rsid w:val="00EC49B4"/>
    <w:rsid w:val="00EC56E3"/>
    <w:rsid w:val="00EC6A64"/>
    <w:rsid w:val="00ED0782"/>
    <w:rsid w:val="00ED08CE"/>
    <w:rsid w:val="00ED12BF"/>
    <w:rsid w:val="00ED2DA6"/>
    <w:rsid w:val="00ED3C98"/>
    <w:rsid w:val="00ED41CA"/>
    <w:rsid w:val="00ED446F"/>
    <w:rsid w:val="00ED4AE4"/>
    <w:rsid w:val="00ED4D7F"/>
    <w:rsid w:val="00ED5233"/>
    <w:rsid w:val="00ED55CA"/>
    <w:rsid w:val="00ED5F91"/>
    <w:rsid w:val="00ED6EF1"/>
    <w:rsid w:val="00ED6F53"/>
    <w:rsid w:val="00EE0473"/>
    <w:rsid w:val="00EE0E6B"/>
    <w:rsid w:val="00EE1EB7"/>
    <w:rsid w:val="00EE2291"/>
    <w:rsid w:val="00EE3EA0"/>
    <w:rsid w:val="00EE4231"/>
    <w:rsid w:val="00EE5174"/>
    <w:rsid w:val="00EE5CB2"/>
    <w:rsid w:val="00EE5E4F"/>
    <w:rsid w:val="00EE5FBE"/>
    <w:rsid w:val="00EE6799"/>
    <w:rsid w:val="00EE67EE"/>
    <w:rsid w:val="00EE6E2B"/>
    <w:rsid w:val="00EE704E"/>
    <w:rsid w:val="00EE7609"/>
    <w:rsid w:val="00EF0225"/>
    <w:rsid w:val="00EF0D46"/>
    <w:rsid w:val="00EF18F4"/>
    <w:rsid w:val="00EF1D2E"/>
    <w:rsid w:val="00EF1DF6"/>
    <w:rsid w:val="00EF2B27"/>
    <w:rsid w:val="00EF432E"/>
    <w:rsid w:val="00EF4744"/>
    <w:rsid w:val="00EF5787"/>
    <w:rsid w:val="00EF5C4D"/>
    <w:rsid w:val="00EF7BD3"/>
    <w:rsid w:val="00EF7ED4"/>
    <w:rsid w:val="00F006DF"/>
    <w:rsid w:val="00F01824"/>
    <w:rsid w:val="00F02E99"/>
    <w:rsid w:val="00F03755"/>
    <w:rsid w:val="00F0449F"/>
    <w:rsid w:val="00F04B3D"/>
    <w:rsid w:val="00F052F3"/>
    <w:rsid w:val="00F062FD"/>
    <w:rsid w:val="00F07704"/>
    <w:rsid w:val="00F10C7F"/>
    <w:rsid w:val="00F1126C"/>
    <w:rsid w:val="00F134C9"/>
    <w:rsid w:val="00F13B51"/>
    <w:rsid w:val="00F151CC"/>
    <w:rsid w:val="00F15D54"/>
    <w:rsid w:val="00F15F9F"/>
    <w:rsid w:val="00F16EE5"/>
    <w:rsid w:val="00F179AF"/>
    <w:rsid w:val="00F21DFA"/>
    <w:rsid w:val="00F22E6D"/>
    <w:rsid w:val="00F23020"/>
    <w:rsid w:val="00F2421A"/>
    <w:rsid w:val="00F253DF"/>
    <w:rsid w:val="00F26B5C"/>
    <w:rsid w:val="00F2756A"/>
    <w:rsid w:val="00F30B6B"/>
    <w:rsid w:val="00F34372"/>
    <w:rsid w:val="00F353D4"/>
    <w:rsid w:val="00F35C78"/>
    <w:rsid w:val="00F35EF8"/>
    <w:rsid w:val="00F360A7"/>
    <w:rsid w:val="00F37A90"/>
    <w:rsid w:val="00F37C53"/>
    <w:rsid w:val="00F40FFB"/>
    <w:rsid w:val="00F43A7B"/>
    <w:rsid w:val="00F43ABD"/>
    <w:rsid w:val="00F440F5"/>
    <w:rsid w:val="00F44341"/>
    <w:rsid w:val="00F45549"/>
    <w:rsid w:val="00F45E7D"/>
    <w:rsid w:val="00F46935"/>
    <w:rsid w:val="00F47403"/>
    <w:rsid w:val="00F47698"/>
    <w:rsid w:val="00F47777"/>
    <w:rsid w:val="00F47DAF"/>
    <w:rsid w:val="00F47F3E"/>
    <w:rsid w:val="00F506FE"/>
    <w:rsid w:val="00F50FCD"/>
    <w:rsid w:val="00F5137D"/>
    <w:rsid w:val="00F52AF2"/>
    <w:rsid w:val="00F538CE"/>
    <w:rsid w:val="00F53D1F"/>
    <w:rsid w:val="00F543A6"/>
    <w:rsid w:val="00F547CD"/>
    <w:rsid w:val="00F54C84"/>
    <w:rsid w:val="00F5632F"/>
    <w:rsid w:val="00F56C65"/>
    <w:rsid w:val="00F60182"/>
    <w:rsid w:val="00F60B61"/>
    <w:rsid w:val="00F60DF5"/>
    <w:rsid w:val="00F613DB"/>
    <w:rsid w:val="00F61707"/>
    <w:rsid w:val="00F61C86"/>
    <w:rsid w:val="00F62614"/>
    <w:rsid w:val="00F627AA"/>
    <w:rsid w:val="00F62917"/>
    <w:rsid w:val="00F63E23"/>
    <w:rsid w:val="00F64084"/>
    <w:rsid w:val="00F64202"/>
    <w:rsid w:val="00F65DF1"/>
    <w:rsid w:val="00F663D2"/>
    <w:rsid w:val="00F66517"/>
    <w:rsid w:val="00F66B7E"/>
    <w:rsid w:val="00F67E09"/>
    <w:rsid w:val="00F70588"/>
    <w:rsid w:val="00F7161F"/>
    <w:rsid w:val="00F727A3"/>
    <w:rsid w:val="00F763BF"/>
    <w:rsid w:val="00F76712"/>
    <w:rsid w:val="00F805FE"/>
    <w:rsid w:val="00F82DBC"/>
    <w:rsid w:val="00F83880"/>
    <w:rsid w:val="00F861BC"/>
    <w:rsid w:val="00F86E4C"/>
    <w:rsid w:val="00F86F6D"/>
    <w:rsid w:val="00F873CD"/>
    <w:rsid w:val="00F90873"/>
    <w:rsid w:val="00F90F9E"/>
    <w:rsid w:val="00F91A79"/>
    <w:rsid w:val="00F92E96"/>
    <w:rsid w:val="00F93A9D"/>
    <w:rsid w:val="00F93C08"/>
    <w:rsid w:val="00F93CA5"/>
    <w:rsid w:val="00F93DBD"/>
    <w:rsid w:val="00F953F5"/>
    <w:rsid w:val="00F96CF2"/>
    <w:rsid w:val="00F973D3"/>
    <w:rsid w:val="00F97E6B"/>
    <w:rsid w:val="00FA0BEF"/>
    <w:rsid w:val="00FA0DF0"/>
    <w:rsid w:val="00FA1181"/>
    <w:rsid w:val="00FA1552"/>
    <w:rsid w:val="00FA1767"/>
    <w:rsid w:val="00FA19AD"/>
    <w:rsid w:val="00FA25DD"/>
    <w:rsid w:val="00FA2DE2"/>
    <w:rsid w:val="00FA3DCC"/>
    <w:rsid w:val="00FA420A"/>
    <w:rsid w:val="00FA53FC"/>
    <w:rsid w:val="00FA54F9"/>
    <w:rsid w:val="00FA6233"/>
    <w:rsid w:val="00FA790E"/>
    <w:rsid w:val="00FA7CA3"/>
    <w:rsid w:val="00FB0513"/>
    <w:rsid w:val="00FB0E15"/>
    <w:rsid w:val="00FB118C"/>
    <w:rsid w:val="00FB14F2"/>
    <w:rsid w:val="00FB178C"/>
    <w:rsid w:val="00FB1F12"/>
    <w:rsid w:val="00FB22CD"/>
    <w:rsid w:val="00FB28A0"/>
    <w:rsid w:val="00FB5149"/>
    <w:rsid w:val="00FB5955"/>
    <w:rsid w:val="00FB651F"/>
    <w:rsid w:val="00FB6F96"/>
    <w:rsid w:val="00FC016C"/>
    <w:rsid w:val="00FC0183"/>
    <w:rsid w:val="00FC0250"/>
    <w:rsid w:val="00FC1D11"/>
    <w:rsid w:val="00FC1F35"/>
    <w:rsid w:val="00FC241C"/>
    <w:rsid w:val="00FC24EE"/>
    <w:rsid w:val="00FC31E6"/>
    <w:rsid w:val="00FC3252"/>
    <w:rsid w:val="00FC375A"/>
    <w:rsid w:val="00FC5DB2"/>
    <w:rsid w:val="00FC61AD"/>
    <w:rsid w:val="00FC641B"/>
    <w:rsid w:val="00FC71B1"/>
    <w:rsid w:val="00FC797A"/>
    <w:rsid w:val="00FD03D4"/>
    <w:rsid w:val="00FD0D4C"/>
    <w:rsid w:val="00FD0DAD"/>
    <w:rsid w:val="00FD0E56"/>
    <w:rsid w:val="00FD0EAE"/>
    <w:rsid w:val="00FD1018"/>
    <w:rsid w:val="00FD1C0A"/>
    <w:rsid w:val="00FD1E8D"/>
    <w:rsid w:val="00FD1EB4"/>
    <w:rsid w:val="00FD203F"/>
    <w:rsid w:val="00FD2368"/>
    <w:rsid w:val="00FD23C3"/>
    <w:rsid w:val="00FD2804"/>
    <w:rsid w:val="00FD2877"/>
    <w:rsid w:val="00FD2C10"/>
    <w:rsid w:val="00FD3589"/>
    <w:rsid w:val="00FD395F"/>
    <w:rsid w:val="00FD4897"/>
    <w:rsid w:val="00FD650B"/>
    <w:rsid w:val="00FD7C57"/>
    <w:rsid w:val="00FE0247"/>
    <w:rsid w:val="00FE0DD7"/>
    <w:rsid w:val="00FE159F"/>
    <w:rsid w:val="00FE2CD2"/>
    <w:rsid w:val="00FE2E62"/>
    <w:rsid w:val="00FE355D"/>
    <w:rsid w:val="00FE3E31"/>
    <w:rsid w:val="00FE5115"/>
    <w:rsid w:val="00FE57D5"/>
    <w:rsid w:val="00FE5FAE"/>
    <w:rsid w:val="00FF0AD3"/>
    <w:rsid w:val="00FF1670"/>
    <w:rsid w:val="00FF2109"/>
    <w:rsid w:val="00FF39DE"/>
    <w:rsid w:val="00FF49AE"/>
    <w:rsid w:val="00FF6127"/>
    <w:rsid w:val="00FF6185"/>
    <w:rsid w:val="00FF7679"/>
    <w:rsid w:val="01B30A77"/>
    <w:rsid w:val="025B17E5"/>
    <w:rsid w:val="04D4EAB0"/>
    <w:rsid w:val="052757B1"/>
    <w:rsid w:val="068D0753"/>
    <w:rsid w:val="08E8F7DB"/>
    <w:rsid w:val="0AAE2658"/>
    <w:rsid w:val="0ABE7F50"/>
    <w:rsid w:val="0DC43C73"/>
    <w:rsid w:val="0E683755"/>
    <w:rsid w:val="0E786522"/>
    <w:rsid w:val="0F398471"/>
    <w:rsid w:val="0FD805F5"/>
    <w:rsid w:val="1051BBEA"/>
    <w:rsid w:val="10A0E392"/>
    <w:rsid w:val="11902E40"/>
    <w:rsid w:val="13756C7A"/>
    <w:rsid w:val="1879FF59"/>
    <w:rsid w:val="196EAF21"/>
    <w:rsid w:val="19E8E351"/>
    <w:rsid w:val="1A6B12BD"/>
    <w:rsid w:val="1C06E31E"/>
    <w:rsid w:val="1C443797"/>
    <w:rsid w:val="1EA3A364"/>
    <w:rsid w:val="1F5205CB"/>
    <w:rsid w:val="1F72455C"/>
    <w:rsid w:val="202816E0"/>
    <w:rsid w:val="20EF9EF4"/>
    <w:rsid w:val="2104F3E3"/>
    <w:rsid w:val="21272BEC"/>
    <w:rsid w:val="21B2171B"/>
    <w:rsid w:val="22F5789E"/>
    <w:rsid w:val="26659765"/>
    <w:rsid w:val="276C3E98"/>
    <w:rsid w:val="2A483BFF"/>
    <w:rsid w:val="2B453D5D"/>
    <w:rsid w:val="2CDD73BF"/>
    <w:rsid w:val="2CEF04EF"/>
    <w:rsid w:val="2E6C677D"/>
    <w:rsid w:val="2EAC9A3C"/>
    <w:rsid w:val="2EE1FD1E"/>
    <w:rsid w:val="30A0E4D4"/>
    <w:rsid w:val="369E83C4"/>
    <w:rsid w:val="379854A6"/>
    <w:rsid w:val="392E1718"/>
    <w:rsid w:val="3981A452"/>
    <w:rsid w:val="39A66EBC"/>
    <w:rsid w:val="3B686114"/>
    <w:rsid w:val="3C55037B"/>
    <w:rsid w:val="3E1D2F05"/>
    <w:rsid w:val="425D94F3"/>
    <w:rsid w:val="42A0B2DD"/>
    <w:rsid w:val="42E59B0D"/>
    <w:rsid w:val="43DB5BB5"/>
    <w:rsid w:val="4A892301"/>
    <w:rsid w:val="4CC0D469"/>
    <w:rsid w:val="4CC612C2"/>
    <w:rsid w:val="4ED82EEC"/>
    <w:rsid w:val="5271F768"/>
    <w:rsid w:val="53A6BD8C"/>
    <w:rsid w:val="54E0003B"/>
    <w:rsid w:val="54FF79FB"/>
    <w:rsid w:val="55AC5F27"/>
    <w:rsid w:val="58D88DCC"/>
    <w:rsid w:val="58DAAE52"/>
    <w:rsid w:val="5BDC52D8"/>
    <w:rsid w:val="5E1C94F8"/>
    <w:rsid w:val="5F676A76"/>
    <w:rsid w:val="5FB86559"/>
    <w:rsid w:val="5FEDCDEB"/>
    <w:rsid w:val="5FF17E47"/>
    <w:rsid w:val="611675D5"/>
    <w:rsid w:val="630A88C2"/>
    <w:rsid w:val="63E3D0D4"/>
    <w:rsid w:val="63E7B6A6"/>
    <w:rsid w:val="65D0BE9B"/>
    <w:rsid w:val="6621D24F"/>
    <w:rsid w:val="6746E8EB"/>
    <w:rsid w:val="69642E51"/>
    <w:rsid w:val="6A8DF3AC"/>
    <w:rsid w:val="6B674C07"/>
    <w:rsid w:val="6C01C125"/>
    <w:rsid w:val="6F59A25C"/>
    <w:rsid w:val="729B3229"/>
    <w:rsid w:val="73121C1A"/>
    <w:rsid w:val="7479D84C"/>
    <w:rsid w:val="752E2D4E"/>
    <w:rsid w:val="766512E6"/>
    <w:rsid w:val="76DAA558"/>
    <w:rsid w:val="76DB06F2"/>
    <w:rsid w:val="77D9BA2E"/>
    <w:rsid w:val="79074036"/>
    <w:rsid w:val="7B76EA70"/>
    <w:rsid w:val="7BD2AE03"/>
    <w:rsid w:val="7D6B6A13"/>
    <w:rsid w:val="7D90C2F7"/>
    <w:rsid w:val="7F2377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2B72"/>
  <w15:chartTrackingRefBased/>
  <w15:docId w15:val="{D0207A5C-56E9-4E93-94E9-4791623DD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296"/>
    <w:pPr>
      <w:spacing w:after="0" w:line="480" w:lineRule="auto"/>
      <w:ind w:firstLine="720"/>
      <w:jc w:val="both"/>
    </w:pPr>
    <w:rPr>
      <w:rFonts w:ascii="Garamond" w:hAnsi="Garamond"/>
      <w:kern w:val="0"/>
      <w:sz w:val="24"/>
      <w14:ligatures w14:val="none"/>
    </w:rPr>
  </w:style>
  <w:style w:type="paragraph" w:styleId="Ttulo1">
    <w:name w:val="heading 1"/>
    <w:basedOn w:val="Normal"/>
    <w:next w:val="Normal"/>
    <w:link w:val="Ttulo1Car"/>
    <w:uiPriority w:val="9"/>
    <w:rsid w:val="000854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rsid w:val="00D562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56296"/>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D56296"/>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EA2297"/>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0409CB"/>
    <w:pPr>
      <w:contextualSpacing/>
      <w:jc w:val="center"/>
    </w:pPr>
    <w:rPr>
      <w:rFonts w:asciiTheme="majorHAnsi" w:eastAsiaTheme="majorEastAsia" w:hAnsiTheme="majorHAnsi" w:cstheme="majorBidi"/>
      <w:spacing w:val="-10"/>
      <w:kern w:val="28"/>
      <w:szCs w:val="56"/>
    </w:rPr>
  </w:style>
  <w:style w:type="character" w:customStyle="1" w:styleId="TtuloCar">
    <w:name w:val="Título Car"/>
    <w:basedOn w:val="Fuentedeprrafopredeter"/>
    <w:link w:val="Ttulo"/>
    <w:uiPriority w:val="10"/>
    <w:rsid w:val="000409CB"/>
    <w:rPr>
      <w:rFonts w:asciiTheme="majorHAnsi" w:eastAsiaTheme="majorEastAsia" w:hAnsiTheme="majorHAnsi" w:cstheme="majorBidi"/>
      <w:spacing w:val="-10"/>
      <w:kern w:val="28"/>
      <w:sz w:val="24"/>
      <w:szCs w:val="56"/>
      <w14:ligatures w14:val="none"/>
    </w:rPr>
  </w:style>
  <w:style w:type="paragraph" w:styleId="Encabezado">
    <w:name w:val="header"/>
    <w:basedOn w:val="Normal"/>
    <w:link w:val="EncabezadoCar"/>
    <w:uiPriority w:val="99"/>
    <w:unhideWhenUsed/>
    <w:rsid w:val="000409CB"/>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409CB"/>
    <w:rPr>
      <w:rFonts w:ascii="Times New Roman" w:hAnsi="Times New Roman"/>
      <w:kern w:val="0"/>
      <w:sz w:val="24"/>
      <w14:ligatures w14:val="none"/>
    </w:rPr>
  </w:style>
  <w:style w:type="paragraph" w:styleId="Piedepgina">
    <w:name w:val="footer"/>
    <w:basedOn w:val="Normal"/>
    <w:link w:val="PiedepginaCar"/>
    <w:uiPriority w:val="99"/>
    <w:unhideWhenUsed/>
    <w:rsid w:val="000409CB"/>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409CB"/>
    <w:rPr>
      <w:rFonts w:ascii="Times New Roman" w:hAnsi="Times New Roman"/>
      <w:kern w:val="0"/>
      <w:sz w:val="24"/>
      <w14:ligatures w14:val="none"/>
    </w:rPr>
  </w:style>
  <w:style w:type="character" w:customStyle="1" w:styleId="Ttulo1Car">
    <w:name w:val="Título 1 Car"/>
    <w:basedOn w:val="Fuentedeprrafopredeter"/>
    <w:link w:val="Ttulo1"/>
    <w:uiPriority w:val="9"/>
    <w:rsid w:val="000854CC"/>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unhideWhenUsed/>
    <w:rsid w:val="000854CC"/>
    <w:pPr>
      <w:spacing w:line="259" w:lineRule="auto"/>
      <w:ind w:firstLine="0"/>
      <w:outlineLvl w:val="9"/>
    </w:pPr>
  </w:style>
  <w:style w:type="paragraph" w:customStyle="1" w:styleId="Tesis1">
    <w:name w:val="Tesis 1"/>
    <w:basedOn w:val="Normal"/>
    <w:link w:val="Tesis1Car"/>
    <w:qFormat/>
    <w:rsid w:val="0034736E"/>
    <w:pPr>
      <w:ind w:firstLine="0"/>
    </w:pPr>
    <w:rPr>
      <w:b/>
      <w:bCs/>
      <w:sz w:val="28"/>
      <w:szCs w:val="24"/>
      <w:lang w:val="es-EC"/>
    </w:rPr>
  </w:style>
  <w:style w:type="character" w:customStyle="1" w:styleId="Tesis1Car">
    <w:name w:val="Tesis 1 Car"/>
    <w:basedOn w:val="Fuentedeprrafopredeter"/>
    <w:link w:val="Tesis1"/>
    <w:rsid w:val="0034736E"/>
    <w:rPr>
      <w:rFonts w:ascii="Garamond" w:hAnsi="Garamond"/>
      <w:b/>
      <w:bCs/>
      <w:kern w:val="0"/>
      <w:sz w:val="28"/>
      <w:szCs w:val="24"/>
      <w:lang w:val="es-EC"/>
      <w14:ligatures w14:val="none"/>
    </w:rPr>
  </w:style>
  <w:style w:type="paragraph" w:styleId="TDC1">
    <w:name w:val="toc 1"/>
    <w:basedOn w:val="Normal"/>
    <w:next w:val="Normal"/>
    <w:autoRedefine/>
    <w:uiPriority w:val="39"/>
    <w:unhideWhenUsed/>
    <w:rsid w:val="00EA2297"/>
    <w:pPr>
      <w:spacing w:after="100"/>
    </w:pPr>
    <w:rPr>
      <w:b/>
    </w:rPr>
  </w:style>
  <w:style w:type="character" w:styleId="Hipervnculo">
    <w:name w:val="Hyperlink"/>
    <w:basedOn w:val="Fuentedeprrafopredeter"/>
    <w:uiPriority w:val="99"/>
    <w:unhideWhenUsed/>
    <w:rsid w:val="000854CC"/>
    <w:rPr>
      <w:color w:val="0563C1" w:themeColor="hyperlink"/>
      <w:u w:val="single"/>
    </w:rPr>
  </w:style>
  <w:style w:type="paragraph" w:customStyle="1" w:styleId="Tesis2">
    <w:name w:val="Tesis 2"/>
    <w:basedOn w:val="Normal"/>
    <w:link w:val="Tesis2Car"/>
    <w:qFormat/>
    <w:rsid w:val="0039211F"/>
    <w:pPr>
      <w:ind w:left="720" w:firstLine="0"/>
    </w:pPr>
    <w:rPr>
      <w:b/>
      <w:bCs/>
      <w:iCs/>
      <w:sz w:val="26"/>
      <w:u w:val="single"/>
      <w:lang w:val="es-EC"/>
    </w:rPr>
  </w:style>
  <w:style w:type="character" w:customStyle="1" w:styleId="Tesis2Car">
    <w:name w:val="Tesis 2 Car"/>
    <w:basedOn w:val="Fuentedeprrafopredeter"/>
    <w:link w:val="Tesis2"/>
    <w:rsid w:val="0039211F"/>
    <w:rPr>
      <w:rFonts w:ascii="Garamond" w:hAnsi="Garamond"/>
      <w:b/>
      <w:bCs/>
      <w:iCs/>
      <w:kern w:val="0"/>
      <w:sz w:val="26"/>
      <w:u w:val="single"/>
      <w:lang w:val="es-EC"/>
      <w14:ligatures w14:val="none"/>
    </w:rPr>
  </w:style>
  <w:style w:type="paragraph" w:styleId="TDC2">
    <w:name w:val="toc 2"/>
    <w:basedOn w:val="Normal"/>
    <w:next w:val="Normal"/>
    <w:autoRedefine/>
    <w:uiPriority w:val="39"/>
    <w:unhideWhenUsed/>
    <w:rsid w:val="00E73199"/>
    <w:pPr>
      <w:spacing w:after="100"/>
      <w:ind w:left="240"/>
    </w:pPr>
  </w:style>
  <w:style w:type="paragraph" w:styleId="Cita">
    <w:name w:val="Quote"/>
    <w:aliases w:val="Cita Tablas"/>
    <w:basedOn w:val="Normal"/>
    <w:next w:val="Normal"/>
    <w:link w:val="CitaCar"/>
    <w:uiPriority w:val="29"/>
    <w:rsid w:val="00C1474F"/>
    <w:pPr>
      <w:spacing w:before="200" w:after="160"/>
      <w:ind w:left="864" w:right="864"/>
      <w:jc w:val="center"/>
    </w:pPr>
    <w:rPr>
      <w:i/>
      <w:iCs/>
      <w:color w:val="404040" w:themeColor="text1" w:themeTint="BF"/>
    </w:rPr>
  </w:style>
  <w:style w:type="character" w:customStyle="1" w:styleId="CitaCar">
    <w:name w:val="Cita Car"/>
    <w:aliases w:val="Cita Tablas Car"/>
    <w:basedOn w:val="Fuentedeprrafopredeter"/>
    <w:link w:val="Cita"/>
    <w:uiPriority w:val="29"/>
    <w:rsid w:val="00C1474F"/>
    <w:rPr>
      <w:rFonts w:ascii="Garamond" w:hAnsi="Garamond"/>
      <w:i/>
      <w:iCs/>
      <w:color w:val="404040" w:themeColor="text1" w:themeTint="BF"/>
      <w:kern w:val="0"/>
      <w:sz w:val="24"/>
      <w14:ligatures w14:val="none"/>
    </w:rPr>
  </w:style>
  <w:style w:type="paragraph" w:customStyle="1" w:styleId="Tesis3">
    <w:name w:val="Tesis 3"/>
    <w:basedOn w:val="Normal"/>
    <w:next w:val="Normal"/>
    <w:link w:val="Tesis3Car"/>
    <w:qFormat/>
    <w:rsid w:val="00063462"/>
    <w:pPr>
      <w:ind w:left="720" w:firstLine="0"/>
    </w:pPr>
    <w:rPr>
      <w:b/>
      <w:bCs/>
      <w:i/>
      <w:sz w:val="26"/>
      <w:szCs w:val="24"/>
      <w:lang w:val="es-EC"/>
    </w:rPr>
  </w:style>
  <w:style w:type="character" w:customStyle="1" w:styleId="Tesis3Car">
    <w:name w:val="Tesis 3 Car"/>
    <w:basedOn w:val="Fuentedeprrafopredeter"/>
    <w:link w:val="Tesis3"/>
    <w:rsid w:val="00063462"/>
    <w:rPr>
      <w:rFonts w:ascii="Garamond" w:hAnsi="Garamond"/>
      <w:b/>
      <w:bCs/>
      <w:i/>
      <w:kern w:val="0"/>
      <w:sz w:val="26"/>
      <w:szCs w:val="24"/>
      <w:lang w:val="es-EC"/>
      <w14:ligatures w14:val="none"/>
    </w:rPr>
  </w:style>
  <w:style w:type="paragraph" w:customStyle="1" w:styleId="CitarTablas">
    <w:name w:val="Citar Tablas"/>
    <w:basedOn w:val="Normal"/>
    <w:link w:val="CitarTablasCar"/>
    <w:qFormat/>
    <w:rsid w:val="00FE2E62"/>
    <w:pPr>
      <w:spacing w:line="360" w:lineRule="auto"/>
      <w:ind w:firstLine="0"/>
      <w:jc w:val="center"/>
    </w:pPr>
    <w:rPr>
      <w:bCs/>
      <w:i/>
      <w:sz w:val="22"/>
      <w:szCs w:val="24"/>
      <w:lang w:val="es-EC"/>
    </w:rPr>
  </w:style>
  <w:style w:type="character" w:customStyle="1" w:styleId="CitarTablasCar">
    <w:name w:val="Citar Tablas Car"/>
    <w:basedOn w:val="Fuentedeprrafopredeter"/>
    <w:link w:val="CitarTablas"/>
    <w:rsid w:val="00FE2E62"/>
    <w:rPr>
      <w:rFonts w:ascii="Garamond" w:hAnsi="Garamond"/>
      <w:bCs/>
      <w:i/>
      <w:kern w:val="0"/>
      <w:szCs w:val="24"/>
      <w:lang w:val="es-EC"/>
      <w14:ligatures w14:val="none"/>
    </w:rPr>
  </w:style>
  <w:style w:type="paragraph" w:styleId="TDC3">
    <w:name w:val="toc 3"/>
    <w:basedOn w:val="Normal"/>
    <w:next w:val="Normal"/>
    <w:autoRedefine/>
    <w:uiPriority w:val="39"/>
    <w:unhideWhenUsed/>
    <w:rsid w:val="00E73199"/>
    <w:pPr>
      <w:spacing w:after="100"/>
      <w:ind w:left="480"/>
    </w:pPr>
  </w:style>
  <w:style w:type="paragraph" w:customStyle="1" w:styleId="Tesis4">
    <w:name w:val="Tesis 4"/>
    <w:basedOn w:val="Normal"/>
    <w:link w:val="Tesis4Car"/>
    <w:qFormat/>
    <w:rsid w:val="00063462"/>
    <w:pPr>
      <w:ind w:left="720" w:firstLine="0"/>
    </w:pPr>
    <w:rPr>
      <w:bCs/>
      <w:sz w:val="26"/>
      <w:szCs w:val="24"/>
      <w:u w:val="single"/>
      <w:lang w:val="es-EC"/>
    </w:rPr>
  </w:style>
  <w:style w:type="character" w:customStyle="1" w:styleId="Tesis4Car">
    <w:name w:val="Tesis 4 Car"/>
    <w:basedOn w:val="Fuentedeprrafopredeter"/>
    <w:link w:val="Tesis4"/>
    <w:rsid w:val="00063462"/>
    <w:rPr>
      <w:rFonts w:ascii="Garamond" w:hAnsi="Garamond"/>
      <w:bCs/>
      <w:kern w:val="0"/>
      <w:sz w:val="26"/>
      <w:szCs w:val="24"/>
      <w:u w:val="single"/>
      <w:lang w:val="es-EC"/>
      <w14:ligatures w14:val="none"/>
    </w:rPr>
  </w:style>
  <w:style w:type="paragraph" w:styleId="TDC4">
    <w:name w:val="toc 4"/>
    <w:basedOn w:val="Normal"/>
    <w:next w:val="Normal"/>
    <w:autoRedefine/>
    <w:uiPriority w:val="39"/>
    <w:unhideWhenUsed/>
    <w:rsid w:val="00E73199"/>
    <w:pPr>
      <w:spacing w:after="100"/>
      <w:ind w:left="720"/>
    </w:pPr>
  </w:style>
  <w:style w:type="character" w:customStyle="1" w:styleId="Ttulo2Car">
    <w:name w:val="Título 2 Car"/>
    <w:basedOn w:val="Fuentedeprrafopredeter"/>
    <w:link w:val="Ttulo2"/>
    <w:uiPriority w:val="9"/>
    <w:semiHidden/>
    <w:rsid w:val="00D56296"/>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semiHidden/>
    <w:rsid w:val="00D56296"/>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
    <w:name w:val="Título 4 Car"/>
    <w:basedOn w:val="Fuentedeprrafopredeter"/>
    <w:link w:val="Ttulo4"/>
    <w:uiPriority w:val="9"/>
    <w:semiHidden/>
    <w:rsid w:val="00D56296"/>
    <w:rPr>
      <w:rFonts w:asciiTheme="majorHAnsi" w:eastAsiaTheme="majorEastAsia" w:hAnsiTheme="majorHAnsi" w:cstheme="majorBidi"/>
      <w:i/>
      <w:iCs/>
      <w:color w:val="2F5496" w:themeColor="accent1" w:themeShade="BF"/>
      <w:kern w:val="0"/>
      <w:sz w:val="24"/>
      <w14:ligatures w14:val="none"/>
    </w:rPr>
  </w:style>
  <w:style w:type="paragraph" w:styleId="Prrafodelista">
    <w:name w:val="List Paragraph"/>
    <w:basedOn w:val="Normal"/>
    <w:uiPriority w:val="34"/>
    <w:rsid w:val="00B4565E"/>
    <w:pPr>
      <w:ind w:left="720"/>
      <w:contextualSpacing/>
    </w:pPr>
  </w:style>
  <w:style w:type="table" w:styleId="Tablaconcuadrcula">
    <w:name w:val="Table Grid"/>
    <w:basedOn w:val="Tablanormal"/>
    <w:uiPriority w:val="39"/>
    <w:rsid w:val="003A5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FE57D5"/>
    <w:rPr>
      <w:color w:val="666666"/>
    </w:rPr>
  </w:style>
  <w:style w:type="paragraph" w:customStyle="1" w:styleId="Tesis5">
    <w:name w:val="Tesis 5"/>
    <w:basedOn w:val="Normal"/>
    <w:link w:val="Tesis5Car"/>
    <w:qFormat/>
    <w:rsid w:val="00BB692F"/>
    <w:rPr>
      <w:i/>
      <w:iCs/>
      <w:u w:val="single"/>
      <w:lang w:val="es-EC"/>
    </w:rPr>
  </w:style>
  <w:style w:type="character" w:customStyle="1" w:styleId="Tesis5Car">
    <w:name w:val="Tesis 5 Car"/>
    <w:basedOn w:val="Fuentedeprrafopredeter"/>
    <w:link w:val="Tesis5"/>
    <w:rsid w:val="00BB692F"/>
    <w:rPr>
      <w:rFonts w:ascii="Garamond" w:hAnsi="Garamond"/>
      <w:i/>
      <w:iCs/>
      <w:kern w:val="0"/>
      <w:sz w:val="24"/>
      <w:u w:val="single"/>
      <w:lang w:val="es-EC"/>
      <w14:ligatures w14:val="none"/>
    </w:rPr>
  </w:style>
  <w:style w:type="character" w:styleId="Mencinsinresolver">
    <w:name w:val="Unresolved Mention"/>
    <w:basedOn w:val="Fuentedeprrafopredeter"/>
    <w:uiPriority w:val="99"/>
    <w:semiHidden/>
    <w:unhideWhenUsed/>
    <w:rsid w:val="00F47698"/>
    <w:rPr>
      <w:color w:val="605E5C"/>
      <w:shd w:val="clear" w:color="auto" w:fill="E1DFDD"/>
    </w:rPr>
  </w:style>
  <w:style w:type="character" w:customStyle="1" w:styleId="Ttulo5Car">
    <w:name w:val="Título 5 Car"/>
    <w:basedOn w:val="Fuentedeprrafopredeter"/>
    <w:link w:val="Ttulo5"/>
    <w:uiPriority w:val="9"/>
    <w:semiHidden/>
    <w:rsid w:val="00EA2297"/>
    <w:rPr>
      <w:rFonts w:asciiTheme="majorHAnsi" w:eastAsiaTheme="majorEastAsia" w:hAnsiTheme="majorHAnsi" w:cstheme="majorBidi"/>
      <w:color w:val="2F5496" w:themeColor="accent1" w:themeShade="BF"/>
      <w:kern w:val="0"/>
      <w:sz w:val="24"/>
      <w14:ligatures w14:val="none"/>
    </w:rPr>
  </w:style>
  <w:style w:type="paragraph" w:styleId="TDC5">
    <w:name w:val="toc 5"/>
    <w:basedOn w:val="Normal"/>
    <w:next w:val="Normal"/>
    <w:autoRedefine/>
    <w:uiPriority w:val="39"/>
    <w:unhideWhenUsed/>
    <w:rsid w:val="00EA2297"/>
    <w:pPr>
      <w:spacing w:after="100"/>
      <w:ind w:left="960"/>
    </w:pPr>
  </w:style>
  <w:style w:type="paragraph" w:styleId="Descripcin">
    <w:name w:val="caption"/>
    <w:basedOn w:val="Normal"/>
    <w:next w:val="Normal"/>
    <w:uiPriority w:val="35"/>
    <w:unhideWhenUsed/>
    <w:qFormat/>
    <w:rsid w:val="00937429"/>
    <w:pPr>
      <w:spacing w:after="200" w:line="240" w:lineRule="auto"/>
    </w:pPr>
    <w:rPr>
      <w:i/>
      <w:iCs/>
      <w:color w:val="44546A" w:themeColor="text2"/>
      <w:sz w:val="18"/>
      <w:szCs w:val="18"/>
      <w:lang w:val="es-US"/>
    </w:rPr>
  </w:style>
  <w:style w:type="paragraph" w:styleId="NormalWeb">
    <w:name w:val="Normal (Web)"/>
    <w:basedOn w:val="Normal"/>
    <w:uiPriority w:val="99"/>
    <w:semiHidden/>
    <w:unhideWhenUsed/>
    <w:rsid w:val="00761E43"/>
    <w:pPr>
      <w:spacing w:before="100" w:beforeAutospacing="1" w:after="100" w:afterAutospacing="1" w:line="240" w:lineRule="auto"/>
      <w:ind w:firstLine="0"/>
      <w:jc w:val="left"/>
    </w:pPr>
    <w:rPr>
      <w:rFonts w:ascii="Times New Roman" w:eastAsia="Times New Roman" w:hAnsi="Times New Roman" w:cs="Times New Roman"/>
      <w:szCs w:val="24"/>
      <w:lang/>
    </w:rPr>
  </w:style>
  <w:style w:type="paragraph" w:styleId="Revisin">
    <w:name w:val="Revision"/>
    <w:hidden/>
    <w:uiPriority w:val="99"/>
    <w:semiHidden/>
    <w:rsid w:val="00EF432E"/>
    <w:pPr>
      <w:spacing w:after="0" w:line="240" w:lineRule="auto"/>
    </w:pPr>
    <w:rPr>
      <w:rFonts w:ascii="Garamond" w:hAnsi="Garamond"/>
      <w:kern w:val="0"/>
      <w:sz w:val="24"/>
      <w14:ligatures w14:val="none"/>
    </w:rPr>
  </w:style>
  <w:style w:type="character" w:styleId="Refdecomentario">
    <w:name w:val="annotation reference"/>
    <w:basedOn w:val="Fuentedeprrafopredeter"/>
    <w:uiPriority w:val="99"/>
    <w:semiHidden/>
    <w:unhideWhenUsed/>
    <w:rsid w:val="00EF432E"/>
    <w:rPr>
      <w:sz w:val="16"/>
      <w:szCs w:val="16"/>
    </w:rPr>
  </w:style>
  <w:style w:type="paragraph" w:styleId="Textocomentario">
    <w:name w:val="annotation text"/>
    <w:basedOn w:val="Normal"/>
    <w:link w:val="TextocomentarioCar"/>
    <w:uiPriority w:val="99"/>
    <w:unhideWhenUsed/>
    <w:rsid w:val="00EF432E"/>
    <w:pPr>
      <w:spacing w:line="240" w:lineRule="auto"/>
    </w:pPr>
    <w:rPr>
      <w:sz w:val="20"/>
      <w:szCs w:val="20"/>
    </w:rPr>
  </w:style>
  <w:style w:type="character" w:customStyle="1" w:styleId="TextocomentarioCar">
    <w:name w:val="Texto comentario Car"/>
    <w:basedOn w:val="Fuentedeprrafopredeter"/>
    <w:link w:val="Textocomentario"/>
    <w:uiPriority w:val="99"/>
    <w:rsid w:val="00EF432E"/>
    <w:rPr>
      <w:rFonts w:ascii="Garamond" w:hAnsi="Garamond"/>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EF432E"/>
    <w:rPr>
      <w:b/>
      <w:bCs/>
    </w:rPr>
  </w:style>
  <w:style w:type="character" w:customStyle="1" w:styleId="AsuntodelcomentarioCar">
    <w:name w:val="Asunto del comentario Car"/>
    <w:basedOn w:val="TextocomentarioCar"/>
    <w:link w:val="Asuntodelcomentario"/>
    <w:uiPriority w:val="99"/>
    <w:semiHidden/>
    <w:rsid w:val="00EF432E"/>
    <w:rPr>
      <w:rFonts w:ascii="Garamond" w:hAnsi="Garamond"/>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0026">
      <w:bodyDiv w:val="1"/>
      <w:marLeft w:val="0"/>
      <w:marRight w:val="0"/>
      <w:marTop w:val="0"/>
      <w:marBottom w:val="0"/>
      <w:divBdr>
        <w:top w:val="none" w:sz="0" w:space="0" w:color="auto"/>
        <w:left w:val="none" w:sz="0" w:space="0" w:color="auto"/>
        <w:bottom w:val="none" w:sz="0" w:space="0" w:color="auto"/>
        <w:right w:val="none" w:sz="0" w:space="0" w:color="auto"/>
      </w:divBdr>
    </w:div>
    <w:div w:id="32964960">
      <w:bodyDiv w:val="1"/>
      <w:marLeft w:val="0"/>
      <w:marRight w:val="0"/>
      <w:marTop w:val="0"/>
      <w:marBottom w:val="0"/>
      <w:divBdr>
        <w:top w:val="none" w:sz="0" w:space="0" w:color="auto"/>
        <w:left w:val="none" w:sz="0" w:space="0" w:color="auto"/>
        <w:bottom w:val="none" w:sz="0" w:space="0" w:color="auto"/>
        <w:right w:val="none" w:sz="0" w:space="0" w:color="auto"/>
      </w:divBdr>
    </w:div>
    <w:div w:id="146360162">
      <w:bodyDiv w:val="1"/>
      <w:marLeft w:val="0"/>
      <w:marRight w:val="0"/>
      <w:marTop w:val="0"/>
      <w:marBottom w:val="0"/>
      <w:divBdr>
        <w:top w:val="none" w:sz="0" w:space="0" w:color="auto"/>
        <w:left w:val="none" w:sz="0" w:space="0" w:color="auto"/>
        <w:bottom w:val="none" w:sz="0" w:space="0" w:color="auto"/>
        <w:right w:val="none" w:sz="0" w:space="0" w:color="auto"/>
      </w:divBdr>
    </w:div>
    <w:div w:id="224608030">
      <w:bodyDiv w:val="1"/>
      <w:marLeft w:val="0"/>
      <w:marRight w:val="0"/>
      <w:marTop w:val="0"/>
      <w:marBottom w:val="0"/>
      <w:divBdr>
        <w:top w:val="none" w:sz="0" w:space="0" w:color="auto"/>
        <w:left w:val="none" w:sz="0" w:space="0" w:color="auto"/>
        <w:bottom w:val="none" w:sz="0" w:space="0" w:color="auto"/>
        <w:right w:val="none" w:sz="0" w:space="0" w:color="auto"/>
      </w:divBdr>
    </w:div>
    <w:div w:id="230773593">
      <w:bodyDiv w:val="1"/>
      <w:marLeft w:val="0"/>
      <w:marRight w:val="0"/>
      <w:marTop w:val="0"/>
      <w:marBottom w:val="0"/>
      <w:divBdr>
        <w:top w:val="none" w:sz="0" w:space="0" w:color="auto"/>
        <w:left w:val="none" w:sz="0" w:space="0" w:color="auto"/>
        <w:bottom w:val="none" w:sz="0" w:space="0" w:color="auto"/>
        <w:right w:val="none" w:sz="0" w:space="0" w:color="auto"/>
      </w:divBdr>
    </w:div>
    <w:div w:id="333460527">
      <w:bodyDiv w:val="1"/>
      <w:marLeft w:val="0"/>
      <w:marRight w:val="0"/>
      <w:marTop w:val="0"/>
      <w:marBottom w:val="0"/>
      <w:divBdr>
        <w:top w:val="none" w:sz="0" w:space="0" w:color="auto"/>
        <w:left w:val="none" w:sz="0" w:space="0" w:color="auto"/>
        <w:bottom w:val="none" w:sz="0" w:space="0" w:color="auto"/>
        <w:right w:val="none" w:sz="0" w:space="0" w:color="auto"/>
      </w:divBdr>
    </w:div>
    <w:div w:id="359748966">
      <w:bodyDiv w:val="1"/>
      <w:marLeft w:val="0"/>
      <w:marRight w:val="0"/>
      <w:marTop w:val="0"/>
      <w:marBottom w:val="0"/>
      <w:divBdr>
        <w:top w:val="none" w:sz="0" w:space="0" w:color="auto"/>
        <w:left w:val="none" w:sz="0" w:space="0" w:color="auto"/>
        <w:bottom w:val="none" w:sz="0" w:space="0" w:color="auto"/>
        <w:right w:val="none" w:sz="0" w:space="0" w:color="auto"/>
      </w:divBdr>
    </w:div>
    <w:div w:id="370960970">
      <w:bodyDiv w:val="1"/>
      <w:marLeft w:val="0"/>
      <w:marRight w:val="0"/>
      <w:marTop w:val="0"/>
      <w:marBottom w:val="0"/>
      <w:divBdr>
        <w:top w:val="none" w:sz="0" w:space="0" w:color="auto"/>
        <w:left w:val="none" w:sz="0" w:space="0" w:color="auto"/>
        <w:bottom w:val="none" w:sz="0" w:space="0" w:color="auto"/>
        <w:right w:val="none" w:sz="0" w:space="0" w:color="auto"/>
      </w:divBdr>
    </w:div>
    <w:div w:id="375010553">
      <w:bodyDiv w:val="1"/>
      <w:marLeft w:val="0"/>
      <w:marRight w:val="0"/>
      <w:marTop w:val="0"/>
      <w:marBottom w:val="0"/>
      <w:divBdr>
        <w:top w:val="none" w:sz="0" w:space="0" w:color="auto"/>
        <w:left w:val="none" w:sz="0" w:space="0" w:color="auto"/>
        <w:bottom w:val="none" w:sz="0" w:space="0" w:color="auto"/>
        <w:right w:val="none" w:sz="0" w:space="0" w:color="auto"/>
      </w:divBdr>
    </w:div>
    <w:div w:id="379090367">
      <w:bodyDiv w:val="1"/>
      <w:marLeft w:val="0"/>
      <w:marRight w:val="0"/>
      <w:marTop w:val="0"/>
      <w:marBottom w:val="0"/>
      <w:divBdr>
        <w:top w:val="none" w:sz="0" w:space="0" w:color="auto"/>
        <w:left w:val="none" w:sz="0" w:space="0" w:color="auto"/>
        <w:bottom w:val="none" w:sz="0" w:space="0" w:color="auto"/>
        <w:right w:val="none" w:sz="0" w:space="0" w:color="auto"/>
      </w:divBdr>
    </w:div>
    <w:div w:id="418990305">
      <w:bodyDiv w:val="1"/>
      <w:marLeft w:val="0"/>
      <w:marRight w:val="0"/>
      <w:marTop w:val="0"/>
      <w:marBottom w:val="0"/>
      <w:divBdr>
        <w:top w:val="none" w:sz="0" w:space="0" w:color="auto"/>
        <w:left w:val="none" w:sz="0" w:space="0" w:color="auto"/>
        <w:bottom w:val="none" w:sz="0" w:space="0" w:color="auto"/>
        <w:right w:val="none" w:sz="0" w:space="0" w:color="auto"/>
      </w:divBdr>
    </w:div>
    <w:div w:id="455679758">
      <w:bodyDiv w:val="1"/>
      <w:marLeft w:val="0"/>
      <w:marRight w:val="0"/>
      <w:marTop w:val="0"/>
      <w:marBottom w:val="0"/>
      <w:divBdr>
        <w:top w:val="none" w:sz="0" w:space="0" w:color="auto"/>
        <w:left w:val="none" w:sz="0" w:space="0" w:color="auto"/>
        <w:bottom w:val="none" w:sz="0" w:space="0" w:color="auto"/>
        <w:right w:val="none" w:sz="0" w:space="0" w:color="auto"/>
      </w:divBdr>
    </w:div>
    <w:div w:id="467744731">
      <w:bodyDiv w:val="1"/>
      <w:marLeft w:val="0"/>
      <w:marRight w:val="0"/>
      <w:marTop w:val="0"/>
      <w:marBottom w:val="0"/>
      <w:divBdr>
        <w:top w:val="none" w:sz="0" w:space="0" w:color="auto"/>
        <w:left w:val="none" w:sz="0" w:space="0" w:color="auto"/>
        <w:bottom w:val="none" w:sz="0" w:space="0" w:color="auto"/>
        <w:right w:val="none" w:sz="0" w:space="0" w:color="auto"/>
      </w:divBdr>
    </w:div>
    <w:div w:id="468400538">
      <w:bodyDiv w:val="1"/>
      <w:marLeft w:val="0"/>
      <w:marRight w:val="0"/>
      <w:marTop w:val="0"/>
      <w:marBottom w:val="0"/>
      <w:divBdr>
        <w:top w:val="none" w:sz="0" w:space="0" w:color="auto"/>
        <w:left w:val="none" w:sz="0" w:space="0" w:color="auto"/>
        <w:bottom w:val="none" w:sz="0" w:space="0" w:color="auto"/>
        <w:right w:val="none" w:sz="0" w:space="0" w:color="auto"/>
      </w:divBdr>
    </w:div>
    <w:div w:id="487356867">
      <w:bodyDiv w:val="1"/>
      <w:marLeft w:val="0"/>
      <w:marRight w:val="0"/>
      <w:marTop w:val="0"/>
      <w:marBottom w:val="0"/>
      <w:divBdr>
        <w:top w:val="none" w:sz="0" w:space="0" w:color="auto"/>
        <w:left w:val="none" w:sz="0" w:space="0" w:color="auto"/>
        <w:bottom w:val="none" w:sz="0" w:space="0" w:color="auto"/>
        <w:right w:val="none" w:sz="0" w:space="0" w:color="auto"/>
      </w:divBdr>
    </w:div>
    <w:div w:id="613486578">
      <w:bodyDiv w:val="1"/>
      <w:marLeft w:val="0"/>
      <w:marRight w:val="0"/>
      <w:marTop w:val="0"/>
      <w:marBottom w:val="0"/>
      <w:divBdr>
        <w:top w:val="none" w:sz="0" w:space="0" w:color="auto"/>
        <w:left w:val="none" w:sz="0" w:space="0" w:color="auto"/>
        <w:bottom w:val="none" w:sz="0" w:space="0" w:color="auto"/>
        <w:right w:val="none" w:sz="0" w:space="0" w:color="auto"/>
      </w:divBdr>
    </w:div>
    <w:div w:id="614366613">
      <w:bodyDiv w:val="1"/>
      <w:marLeft w:val="0"/>
      <w:marRight w:val="0"/>
      <w:marTop w:val="0"/>
      <w:marBottom w:val="0"/>
      <w:divBdr>
        <w:top w:val="none" w:sz="0" w:space="0" w:color="auto"/>
        <w:left w:val="none" w:sz="0" w:space="0" w:color="auto"/>
        <w:bottom w:val="none" w:sz="0" w:space="0" w:color="auto"/>
        <w:right w:val="none" w:sz="0" w:space="0" w:color="auto"/>
      </w:divBdr>
    </w:div>
    <w:div w:id="631442343">
      <w:bodyDiv w:val="1"/>
      <w:marLeft w:val="0"/>
      <w:marRight w:val="0"/>
      <w:marTop w:val="0"/>
      <w:marBottom w:val="0"/>
      <w:divBdr>
        <w:top w:val="none" w:sz="0" w:space="0" w:color="auto"/>
        <w:left w:val="none" w:sz="0" w:space="0" w:color="auto"/>
        <w:bottom w:val="none" w:sz="0" w:space="0" w:color="auto"/>
        <w:right w:val="none" w:sz="0" w:space="0" w:color="auto"/>
      </w:divBdr>
    </w:div>
    <w:div w:id="699018347">
      <w:bodyDiv w:val="1"/>
      <w:marLeft w:val="0"/>
      <w:marRight w:val="0"/>
      <w:marTop w:val="0"/>
      <w:marBottom w:val="0"/>
      <w:divBdr>
        <w:top w:val="none" w:sz="0" w:space="0" w:color="auto"/>
        <w:left w:val="none" w:sz="0" w:space="0" w:color="auto"/>
        <w:bottom w:val="none" w:sz="0" w:space="0" w:color="auto"/>
        <w:right w:val="none" w:sz="0" w:space="0" w:color="auto"/>
      </w:divBdr>
    </w:div>
    <w:div w:id="715592411">
      <w:bodyDiv w:val="1"/>
      <w:marLeft w:val="0"/>
      <w:marRight w:val="0"/>
      <w:marTop w:val="0"/>
      <w:marBottom w:val="0"/>
      <w:divBdr>
        <w:top w:val="none" w:sz="0" w:space="0" w:color="auto"/>
        <w:left w:val="none" w:sz="0" w:space="0" w:color="auto"/>
        <w:bottom w:val="none" w:sz="0" w:space="0" w:color="auto"/>
        <w:right w:val="none" w:sz="0" w:space="0" w:color="auto"/>
      </w:divBdr>
    </w:div>
    <w:div w:id="772551150">
      <w:bodyDiv w:val="1"/>
      <w:marLeft w:val="0"/>
      <w:marRight w:val="0"/>
      <w:marTop w:val="0"/>
      <w:marBottom w:val="0"/>
      <w:divBdr>
        <w:top w:val="none" w:sz="0" w:space="0" w:color="auto"/>
        <w:left w:val="none" w:sz="0" w:space="0" w:color="auto"/>
        <w:bottom w:val="none" w:sz="0" w:space="0" w:color="auto"/>
        <w:right w:val="none" w:sz="0" w:space="0" w:color="auto"/>
      </w:divBdr>
    </w:div>
    <w:div w:id="799999562">
      <w:bodyDiv w:val="1"/>
      <w:marLeft w:val="0"/>
      <w:marRight w:val="0"/>
      <w:marTop w:val="0"/>
      <w:marBottom w:val="0"/>
      <w:divBdr>
        <w:top w:val="none" w:sz="0" w:space="0" w:color="auto"/>
        <w:left w:val="none" w:sz="0" w:space="0" w:color="auto"/>
        <w:bottom w:val="none" w:sz="0" w:space="0" w:color="auto"/>
        <w:right w:val="none" w:sz="0" w:space="0" w:color="auto"/>
      </w:divBdr>
    </w:div>
    <w:div w:id="835419256">
      <w:bodyDiv w:val="1"/>
      <w:marLeft w:val="0"/>
      <w:marRight w:val="0"/>
      <w:marTop w:val="0"/>
      <w:marBottom w:val="0"/>
      <w:divBdr>
        <w:top w:val="none" w:sz="0" w:space="0" w:color="auto"/>
        <w:left w:val="none" w:sz="0" w:space="0" w:color="auto"/>
        <w:bottom w:val="none" w:sz="0" w:space="0" w:color="auto"/>
        <w:right w:val="none" w:sz="0" w:space="0" w:color="auto"/>
      </w:divBdr>
    </w:div>
    <w:div w:id="871067545">
      <w:bodyDiv w:val="1"/>
      <w:marLeft w:val="0"/>
      <w:marRight w:val="0"/>
      <w:marTop w:val="0"/>
      <w:marBottom w:val="0"/>
      <w:divBdr>
        <w:top w:val="none" w:sz="0" w:space="0" w:color="auto"/>
        <w:left w:val="none" w:sz="0" w:space="0" w:color="auto"/>
        <w:bottom w:val="none" w:sz="0" w:space="0" w:color="auto"/>
        <w:right w:val="none" w:sz="0" w:space="0" w:color="auto"/>
      </w:divBdr>
    </w:div>
    <w:div w:id="930042648">
      <w:bodyDiv w:val="1"/>
      <w:marLeft w:val="0"/>
      <w:marRight w:val="0"/>
      <w:marTop w:val="0"/>
      <w:marBottom w:val="0"/>
      <w:divBdr>
        <w:top w:val="none" w:sz="0" w:space="0" w:color="auto"/>
        <w:left w:val="none" w:sz="0" w:space="0" w:color="auto"/>
        <w:bottom w:val="none" w:sz="0" w:space="0" w:color="auto"/>
        <w:right w:val="none" w:sz="0" w:space="0" w:color="auto"/>
      </w:divBdr>
    </w:div>
    <w:div w:id="936642632">
      <w:bodyDiv w:val="1"/>
      <w:marLeft w:val="0"/>
      <w:marRight w:val="0"/>
      <w:marTop w:val="0"/>
      <w:marBottom w:val="0"/>
      <w:divBdr>
        <w:top w:val="none" w:sz="0" w:space="0" w:color="auto"/>
        <w:left w:val="none" w:sz="0" w:space="0" w:color="auto"/>
        <w:bottom w:val="none" w:sz="0" w:space="0" w:color="auto"/>
        <w:right w:val="none" w:sz="0" w:space="0" w:color="auto"/>
      </w:divBdr>
    </w:div>
    <w:div w:id="944918302">
      <w:bodyDiv w:val="1"/>
      <w:marLeft w:val="0"/>
      <w:marRight w:val="0"/>
      <w:marTop w:val="0"/>
      <w:marBottom w:val="0"/>
      <w:divBdr>
        <w:top w:val="none" w:sz="0" w:space="0" w:color="auto"/>
        <w:left w:val="none" w:sz="0" w:space="0" w:color="auto"/>
        <w:bottom w:val="none" w:sz="0" w:space="0" w:color="auto"/>
        <w:right w:val="none" w:sz="0" w:space="0" w:color="auto"/>
      </w:divBdr>
    </w:div>
    <w:div w:id="1088115524">
      <w:bodyDiv w:val="1"/>
      <w:marLeft w:val="0"/>
      <w:marRight w:val="0"/>
      <w:marTop w:val="0"/>
      <w:marBottom w:val="0"/>
      <w:divBdr>
        <w:top w:val="none" w:sz="0" w:space="0" w:color="auto"/>
        <w:left w:val="none" w:sz="0" w:space="0" w:color="auto"/>
        <w:bottom w:val="none" w:sz="0" w:space="0" w:color="auto"/>
        <w:right w:val="none" w:sz="0" w:space="0" w:color="auto"/>
      </w:divBdr>
    </w:div>
    <w:div w:id="1089424308">
      <w:bodyDiv w:val="1"/>
      <w:marLeft w:val="0"/>
      <w:marRight w:val="0"/>
      <w:marTop w:val="0"/>
      <w:marBottom w:val="0"/>
      <w:divBdr>
        <w:top w:val="none" w:sz="0" w:space="0" w:color="auto"/>
        <w:left w:val="none" w:sz="0" w:space="0" w:color="auto"/>
        <w:bottom w:val="none" w:sz="0" w:space="0" w:color="auto"/>
        <w:right w:val="none" w:sz="0" w:space="0" w:color="auto"/>
      </w:divBdr>
    </w:div>
    <w:div w:id="1132094675">
      <w:bodyDiv w:val="1"/>
      <w:marLeft w:val="0"/>
      <w:marRight w:val="0"/>
      <w:marTop w:val="0"/>
      <w:marBottom w:val="0"/>
      <w:divBdr>
        <w:top w:val="none" w:sz="0" w:space="0" w:color="auto"/>
        <w:left w:val="none" w:sz="0" w:space="0" w:color="auto"/>
        <w:bottom w:val="none" w:sz="0" w:space="0" w:color="auto"/>
        <w:right w:val="none" w:sz="0" w:space="0" w:color="auto"/>
      </w:divBdr>
    </w:div>
    <w:div w:id="1154570159">
      <w:bodyDiv w:val="1"/>
      <w:marLeft w:val="0"/>
      <w:marRight w:val="0"/>
      <w:marTop w:val="0"/>
      <w:marBottom w:val="0"/>
      <w:divBdr>
        <w:top w:val="none" w:sz="0" w:space="0" w:color="auto"/>
        <w:left w:val="none" w:sz="0" w:space="0" w:color="auto"/>
        <w:bottom w:val="none" w:sz="0" w:space="0" w:color="auto"/>
        <w:right w:val="none" w:sz="0" w:space="0" w:color="auto"/>
      </w:divBdr>
    </w:div>
    <w:div w:id="1156720613">
      <w:bodyDiv w:val="1"/>
      <w:marLeft w:val="0"/>
      <w:marRight w:val="0"/>
      <w:marTop w:val="0"/>
      <w:marBottom w:val="0"/>
      <w:divBdr>
        <w:top w:val="none" w:sz="0" w:space="0" w:color="auto"/>
        <w:left w:val="none" w:sz="0" w:space="0" w:color="auto"/>
        <w:bottom w:val="none" w:sz="0" w:space="0" w:color="auto"/>
        <w:right w:val="none" w:sz="0" w:space="0" w:color="auto"/>
      </w:divBdr>
    </w:div>
    <w:div w:id="1175152220">
      <w:bodyDiv w:val="1"/>
      <w:marLeft w:val="0"/>
      <w:marRight w:val="0"/>
      <w:marTop w:val="0"/>
      <w:marBottom w:val="0"/>
      <w:divBdr>
        <w:top w:val="none" w:sz="0" w:space="0" w:color="auto"/>
        <w:left w:val="none" w:sz="0" w:space="0" w:color="auto"/>
        <w:bottom w:val="none" w:sz="0" w:space="0" w:color="auto"/>
        <w:right w:val="none" w:sz="0" w:space="0" w:color="auto"/>
      </w:divBdr>
    </w:div>
    <w:div w:id="1186211939">
      <w:bodyDiv w:val="1"/>
      <w:marLeft w:val="0"/>
      <w:marRight w:val="0"/>
      <w:marTop w:val="0"/>
      <w:marBottom w:val="0"/>
      <w:divBdr>
        <w:top w:val="none" w:sz="0" w:space="0" w:color="auto"/>
        <w:left w:val="none" w:sz="0" w:space="0" w:color="auto"/>
        <w:bottom w:val="none" w:sz="0" w:space="0" w:color="auto"/>
        <w:right w:val="none" w:sz="0" w:space="0" w:color="auto"/>
      </w:divBdr>
    </w:div>
    <w:div w:id="1195458076">
      <w:bodyDiv w:val="1"/>
      <w:marLeft w:val="0"/>
      <w:marRight w:val="0"/>
      <w:marTop w:val="0"/>
      <w:marBottom w:val="0"/>
      <w:divBdr>
        <w:top w:val="none" w:sz="0" w:space="0" w:color="auto"/>
        <w:left w:val="none" w:sz="0" w:space="0" w:color="auto"/>
        <w:bottom w:val="none" w:sz="0" w:space="0" w:color="auto"/>
        <w:right w:val="none" w:sz="0" w:space="0" w:color="auto"/>
      </w:divBdr>
    </w:div>
    <w:div w:id="1297445927">
      <w:bodyDiv w:val="1"/>
      <w:marLeft w:val="0"/>
      <w:marRight w:val="0"/>
      <w:marTop w:val="0"/>
      <w:marBottom w:val="0"/>
      <w:divBdr>
        <w:top w:val="none" w:sz="0" w:space="0" w:color="auto"/>
        <w:left w:val="none" w:sz="0" w:space="0" w:color="auto"/>
        <w:bottom w:val="none" w:sz="0" w:space="0" w:color="auto"/>
        <w:right w:val="none" w:sz="0" w:space="0" w:color="auto"/>
      </w:divBdr>
    </w:div>
    <w:div w:id="1320498258">
      <w:bodyDiv w:val="1"/>
      <w:marLeft w:val="0"/>
      <w:marRight w:val="0"/>
      <w:marTop w:val="0"/>
      <w:marBottom w:val="0"/>
      <w:divBdr>
        <w:top w:val="none" w:sz="0" w:space="0" w:color="auto"/>
        <w:left w:val="none" w:sz="0" w:space="0" w:color="auto"/>
        <w:bottom w:val="none" w:sz="0" w:space="0" w:color="auto"/>
        <w:right w:val="none" w:sz="0" w:space="0" w:color="auto"/>
      </w:divBdr>
    </w:div>
    <w:div w:id="1322272545">
      <w:bodyDiv w:val="1"/>
      <w:marLeft w:val="0"/>
      <w:marRight w:val="0"/>
      <w:marTop w:val="0"/>
      <w:marBottom w:val="0"/>
      <w:divBdr>
        <w:top w:val="none" w:sz="0" w:space="0" w:color="auto"/>
        <w:left w:val="none" w:sz="0" w:space="0" w:color="auto"/>
        <w:bottom w:val="none" w:sz="0" w:space="0" w:color="auto"/>
        <w:right w:val="none" w:sz="0" w:space="0" w:color="auto"/>
      </w:divBdr>
    </w:div>
    <w:div w:id="1375083304">
      <w:bodyDiv w:val="1"/>
      <w:marLeft w:val="0"/>
      <w:marRight w:val="0"/>
      <w:marTop w:val="0"/>
      <w:marBottom w:val="0"/>
      <w:divBdr>
        <w:top w:val="none" w:sz="0" w:space="0" w:color="auto"/>
        <w:left w:val="none" w:sz="0" w:space="0" w:color="auto"/>
        <w:bottom w:val="none" w:sz="0" w:space="0" w:color="auto"/>
        <w:right w:val="none" w:sz="0" w:space="0" w:color="auto"/>
      </w:divBdr>
    </w:div>
    <w:div w:id="1406341230">
      <w:bodyDiv w:val="1"/>
      <w:marLeft w:val="0"/>
      <w:marRight w:val="0"/>
      <w:marTop w:val="0"/>
      <w:marBottom w:val="0"/>
      <w:divBdr>
        <w:top w:val="none" w:sz="0" w:space="0" w:color="auto"/>
        <w:left w:val="none" w:sz="0" w:space="0" w:color="auto"/>
        <w:bottom w:val="none" w:sz="0" w:space="0" w:color="auto"/>
        <w:right w:val="none" w:sz="0" w:space="0" w:color="auto"/>
      </w:divBdr>
    </w:div>
    <w:div w:id="1418821431">
      <w:bodyDiv w:val="1"/>
      <w:marLeft w:val="0"/>
      <w:marRight w:val="0"/>
      <w:marTop w:val="0"/>
      <w:marBottom w:val="0"/>
      <w:divBdr>
        <w:top w:val="none" w:sz="0" w:space="0" w:color="auto"/>
        <w:left w:val="none" w:sz="0" w:space="0" w:color="auto"/>
        <w:bottom w:val="none" w:sz="0" w:space="0" w:color="auto"/>
        <w:right w:val="none" w:sz="0" w:space="0" w:color="auto"/>
      </w:divBdr>
    </w:div>
    <w:div w:id="1438065252">
      <w:bodyDiv w:val="1"/>
      <w:marLeft w:val="0"/>
      <w:marRight w:val="0"/>
      <w:marTop w:val="0"/>
      <w:marBottom w:val="0"/>
      <w:divBdr>
        <w:top w:val="none" w:sz="0" w:space="0" w:color="auto"/>
        <w:left w:val="none" w:sz="0" w:space="0" w:color="auto"/>
        <w:bottom w:val="none" w:sz="0" w:space="0" w:color="auto"/>
        <w:right w:val="none" w:sz="0" w:space="0" w:color="auto"/>
      </w:divBdr>
    </w:div>
    <w:div w:id="1499032534">
      <w:bodyDiv w:val="1"/>
      <w:marLeft w:val="0"/>
      <w:marRight w:val="0"/>
      <w:marTop w:val="0"/>
      <w:marBottom w:val="0"/>
      <w:divBdr>
        <w:top w:val="none" w:sz="0" w:space="0" w:color="auto"/>
        <w:left w:val="none" w:sz="0" w:space="0" w:color="auto"/>
        <w:bottom w:val="none" w:sz="0" w:space="0" w:color="auto"/>
        <w:right w:val="none" w:sz="0" w:space="0" w:color="auto"/>
      </w:divBdr>
    </w:div>
    <w:div w:id="1504012813">
      <w:bodyDiv w:val="1"/>
      <w:marLeft w:val="0"/>
      <w:marRight w:val="0"/>
      <w:marTop w:val="0"/>
      <w:marBottom w:val="0"/>
      <w:divBdr>
        <w:top w:val="none" w:sz="0" w:space="0" w:color="auto"/>
        <w:left w:val="none" w:sz="0" w:space="0" w:color="auto"/>
        <w:bottom w:val="none" w:sz="0" w:space="0" w:color="auto"/>
        <w:right w:val="none" w:sz="0" w:space="0" w:color="auto"/>
      </w:divBdr>
    </w:div>
    <w:div w:id="1511218196">
      <w:bodyDiv w:val="1"/>
      <w:marLeft w:val="0"/>
      <w:marRight w:val="0"/>
      <w:marTop w:val="0"/>
      <w:marBottom w:val="0"/>
      <w:divBdr>
        <w:top w:val="none" w:sz="0" w:space="0" w:color="auto"/>
        <w:left w:val="none" w:sz="0" w:space="0" w:color="auto"/>
        <w:bottom w:val="none" w:sz="0" w:space="0" w:color="auto"/>
        <w:right w:val="none" w:sz="0" w:space="0" w:color="auto"/>
      </w:divBdr>
    </w:div>
    <w:div w:id="1513108753">
      <w:bodyDiv w:val="1"/>
      <w:marLeft w:val="0"/>
      <w:marRight w:val="0"/>
      <w:marTop w:val="0"/>
      <w:marBottom w:val="0"/>
      <w:divBdr>
        <w:top w:val="none" w:sz="0" w:space="0" w:color="auto"/>
        <w:left w:val="none" w:sz="0" w:space="0" w:color="auto"/>
        <w:bottom w:val="none" w:sz="0" w:space="0" w:color="auto"/>
        <w:right w:val="none" w:sz="0" w:space="0" w:color="auto"/>
      </w:divBdr>
    </w:div>
    <w:div w:id="1551526994">
      <w:bodyDiv w:val="1"/>
      <w:marLeft w:val="0"/>
      <w:marRight w:val="0"/>
      <w:marTop w:val="0"/>
      <w:marBottom w:val="0"/>
      <w:divBdr>
        <w:top w:val="none" w:sz="0" w:space="0" w:color="auto"/>
        <w:left w:val="none" w:sz="0" w:space="0" w:color="auto"/>
        <w:bottom w:val="none" w:sz="0" w:space="0" w:color="auto"/>
        <w:right w:val="none" w:sz="0" w:space="0" w:color="auto"/>
      </w:divBdr>
    </w:div>
    <w:div w:id="1558472616">
      <w:bodyDiv w:val="1"/>
      <w:marLeft w:val="0"/>
      <w:marRight w:val="0"/>
      <w:marTop w:val="0"/>
      <w:marBottom w:val="0"/>
      <w:divBdr>
        <w:top w:val="none" w:sz="0" w:space="0" w:color="auto"/>
        <w:left w:val="none" w:sz="0" w:space="0" w:color="auto"/>
        <w:bottom w:val="none" w:sz="0" w:space="0" w:color="auto"/>
        <w:right w:val="none" w:sz="0" w:space="0" w:color="auto"/>
      </w:divBdr>
    </w:div>
    <w:div w:id="1563561587">
      <w:bodyDiv w:val="1"/>
      <w:marLeft w:val="0"/>
      <w:marRight w:val="0"/>
      <w:marTop w:val="0"/>
      <w:marBottom w:val="0"/>
      <w:divBdr>
        <w:top w:val="none" w:sz="0" w:space="0" w:color="auto"/>
        <w:left w:val="none" w:sz="0" w:space="0" w:color="auto"/>
        <w:bottom w:val="none" w:sz="0" w:space="0" w:color="auto"/>
        <w:right w:val="none" w:sz="0" w:space="0" w:color="auto"/>
      </w:divBdr>
    </w:div>
    <w:div w:id="1582134214">
      <w:bodyDiv w:val="1"/>
      <w:marLeft w:val="0"/>
      <w:marRight w:val="0"/>
      <w:marTop w:val="0"/>
      <w:marBottom w:val="0"/>
      <w:divBdr>
        <w:top w:val="none" w:sz="0" w:space="0" w:color="auto"/>
        <w:left w:val="none" w:sz="0" w:space="0" w:color="auto"/>
        <w:bottom w:val="none" w:sz="0" w:space="0" w:color="auto"/>
        <w:right w:val="none" w:sz="0" w:space="0" w:color="auto"/>
      </w:divBdr>
    </w:div>
    <w:div w:id="1613628320">
      <w:bodyDiv w:val="1"/>
      <w:marLeft w:val="0"/>
      <w:marRight w:val="0"/>
      <w:marTop w:val="0"/>
      <w:marBottom w:val="0"/>
      <w:divBdr>
        <w:top w:val="none" w:sz="0" w:space="0" w:color="auto"/>
        <w:left w:val="none" w:sz="0" w:space="0" w:color="auto"/>
        <w:bottom w:val="none" w:sz="0" w:space="0" w:color="auto"/>
        <w:right w:val="none" w:sz="0" w:space="0" w:color="auto"/>
      </w:divBdr>
      <w:divsChild>
        <w:div w:id="897083605">
          <w:marLeft w:val="0"/>
          <w:marRight w:val="0"/>
          <w:marTop w:val="0"/>
          <w:marBottom w:val="0"/>
          <w:divBdr>
            <w:top w:val="none" w:sz="0" w:space="0" w:color="auto"/>
            <w:left w:val="none" w:sz="0" w:space="0" w:color="auto"/>
            <w:bottom w:val="none" w:sz="0" w:space="0" w:color="auto"/>
            <w:right w:val="none" w:sz="0" w:space="0" w:color="auto"/>
          </w:divBdr>
        </w:div>
        <w:div w:id="1648630832">
          <w:marLeft w:val="0"/>
          <w:marRight w:val="0"/>
          <w:marTop w:val="0"/>
          <w:marBottom w:val="0"/>
          <w:divBdr>
            <w:top w:val="single" w:sz="2" w:space="0" w:color="D9D9E3"/>
            <w:left w:val="single" w:sz="2" w:space="0" w:color="D9D9E3"/>
            <w:bottom w:val="single" w:sz="2" w:space="0" w:color="D9D9E3"/>
            <w:right w:val="single" w:sz="2" w:space="0" w:color="D9D9E3"/>
          </w:divBdr>
          <w:divsChild>
            <w:div w:id="398987474">
              <w:marLeft w:val="0"/>
              <w:marRight w:val="0"/>
              <w:marTop w:val="0"/>
              <w:marBottom w:val="0"/>
              <w:divBdr>
                <w:top w:val="single" w:sz="2" w:space="0" w:color="D9D9E3"/>
                <w:left w:val="single" w:sz="2" w:space="0" w:color="D9D9E3"/>
                <w:bottom w:val="single" w:sz="2" w:space="0" w:color="D9D9E3"/>
                <w:right w:val="single" w:sz="2" w:space="0" w:color="D9D9E3"/>
              </w:divBdr>
              <w:divsChild>
                <w:div w:id="1590772014">
                  <w:marLeft w:val="0"/>
                  <w:marRight w:val="0"/>
                  <w:marTop w:val="0"/>
                  <w:marBottom w:val="0"/>
                  <w:divBdr>
                    <w:top w:val="single" w:sz="2" w:space="0" w:color="D9D9E3"/>
                    <w:left w:val="single" w:sz="2" w:space="0" w:color="D9D9E3"/>
                    <w:bottom w:val="single" w:sz="2" w:space="0" w:color="D9D9E3"/>
                    <w:right w:val="single" w:sz="2" w:space="0" w:color="D9D9E3"/>
                  </w:divBdr>
                  <w:divsChild>
                    <w:div w:id="237715112">
                      <w:marLeft w:val="0"/>
                      <w:marRight w:val="0"/>
                      <w:marTop w:val="0"/>
                      <w:marBottom w:val="0"/>
                      <w:divBdr>
                        <w:top w:val="single" w:sz="2" w:space="0" w:color="D9D9E3"/>
                        <w:left w:val="single" w:sz="2" w:space="0" w:color="D9D9E3"/>
                        <w:bottom w:val="single" w:sz="2" w:space="0" w:color="D9D9E3"/>
                        <w:right w:val="single" w:sz="2" w:space="0" w:color="D9D9E3"/>
                      </w:divBdr>
                      <w:divsChild>
                        <w:div w:id="115762220">
                          <w:marLeft w:val="0"/>
                          <w:marRight w:val="0"/>
                          <w:marTop w:val="0"/>
                          <w:marBottom w:val="0"/>
                          <w:divBdr>
                            <w:top w:val="single" w:sz="2" w:space="0" w:color="auto"/>
                            <w:left w:val="single" w:sz="2" w:space="0" w:color="auto"/>
                            <w:bottom w:val="single" w:sz="6" w:space="0" w:color="auto"/>
                            <w:right w:val="single" w:sz="2" w:space="0" w:color="auto"/>
                          </w:divBdr>
                          <w:divsChild>
                            <w:div w:id="1167288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6628471">
                                  <w:marLeft w:val="0"/>
                                  <w:marRight w:val="0"/>
                                  <w:marTop w:val="0"/>
                                  <w:marBottom w:val="0"/>
                                  <w:divBdr>
                                    <w:top w:val="single" w:sz="2" w:space="0" w:color="D9D9E3"/>
                                    <w:left w:val="single" w:sz="2" w:space="0" w:color="D9D9E3"/>
                                    <w:bottom w:val="single" w:sz="2" w:space="0" w:color="D9D9E3"/>
                                    <w:right w:val="single" w:sz="2" w:space="0" w:color="D9D9E3"/>
                                  </w:divBdr>
                                  <w:divsChild>
                                    <w:div w:id="819153858">
                                      <w:marLeft w:val="0"/>
                                      <w:marRight w:val="0"/>
                                      <w:marTop w:val="0"/>
                                      <w:marBottom w:val="0"/>
                                      <w:divBdr>
                                        <w:top w:val="single" w:sz="2" w:space="0" w:color="D9D9E3"/>
                                        <w:left w:val="single" w:sz="2" w:space="0" w:color="D9D9E3"/>
                                        <w:bottom w:val="single" w:sz="2" w:space="0" w:color="D9D9E3"/>
                                        <w:right w:val="single" w:sz="2" w:space="0" w:color="D9D9E3"/>
                                      </w:divBdr>
                                      <w:divsChild>
                                        <w:div w:id="694427821">
                                          <w:marLeft w:val="0"/>
                                          <w:marRight w:val="0"/>
                                          <w:marTop w:val="0"/>
                                          <w:marBottom w:val="0"/>
                                          <w:divBdr>
                                            <w:top w:val="single" w:sz="2" w:space="0" w:color="D9D9E3"/>
                                            <w:left w:val="single" w:sz="2" w:space="0" w:color="D9D9E3"/>
                                            <w:bottom w:val="single" w:sz="2" w:space="0" w:color="D9D9E3"/>
                                            <w:right w:val="single" w:sz="2" w:space="0" w:color="D9D9E3"/>
                                          </w:divBdr>
                                          <w:divsChild>
                                            <w:div w:id="2051421159">
                                              <w:marLeft w:val="0"/>
                                              <w:marRight w:val="0"/>
                                              <w:marTop w:val="0"/>
                                              <w:marBottom w:val="0"/>
                                              <w:divBdr>
                                                <w:top w:val="single" w:sz="2" w:space="0" w:color="D9D9E3"/>
                                                <w:left w:val="single" w:sz="2" w:space="0" w:color="D9D9E3"/>
                                                <w:bottom w:val="single" w:sz="2" w:space="0" w:color="D9D9E3"/>
                                                <w:right w:val="single" w:sz="2" w:space="0" w:color="D9D9E3"/>
                                              </w:divBdr>
                                              <w:divsChild>
                                                <w:div w:id="578757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8072832">
      <w:bodyDiv w:val="1"/>
      <w:marLeft w:val="0"/>
      <w:marRight w:val="0"/>
      <w:marTop w:val="0"/>
      <w:marBottom w:val="0"/>
      <w:divBdr>
        <w:top w:val="none" w:sz="0" w:space="0" w:color="auto"/>
        <w:left w:val="none" w:sz="0" w:space="0" w:color="auto"/>
        <w:bottom w:val="none" w:sz="0" w:space="0" w:color="auto"/>
        <w:right w:val="none" w:sz="0" w:space="0" w:color="auto"/>
      </w:divBdr>
    </w:div>
    <w:div w:id="1692106491">
      <w:bodyDiv w:val="1"/>
      <w:marLeft w:val="0"/>
      <w:marRight w:val="0"/>
      <w:marTop w:val="0"/>
      <w:marBottom w:val="0"/>
      <w:divBdr>
        <w:top w:val="none" w:sz="0" w:space="0" w:color="auto"/>
        <w:left w:val="none" w:sz="0" w:space="0" w:color="auto"/>
        <w:bottom w:val="none" w:sz="0" w:space="0" w:color="auto"/>
        <w:right w:val="none" w:sz="0" w:space="0" w:color="auto"/>
      </w:divBdr>
    </w:div>
    <w:div w:id="1695497157">
      <w:bodyDiv w:val="1"/>
      <w:marLeft w:val="0"/>
      <w:marRight w:val="0"/>
      <w:marTop w:val="0"/>
      <w:marBottom w:val="0"/>
      <w:divBdr>
        <w:top w:val="none" w:sz="0" w:space="0" w:color="auto"/>
        <w:left w:val="none" w:sz="0" w:space="0" w:color="auto"/>
        <w:bottom w:val="none" w:sz="0" w:space="0" w:color="auto"/>
        <w:right w:val="none" w:sz="0" w:space="0" w:color="auto"/>
      </w:divBdr>
    </w:div>
    <w:div w:id="1735931201">
      <w:bodyDiv w:val="1"/>
      <w:marLeft w:val="0"/>
      <w:marRight w:val="0"/>
      <w:marTop w:val="0"/>
      <w:marBottom w:val="0"/>
      <w:divBdr>
        <w:top w:val="none" w:sz="0" w:space="0" w:color="auto"/>
        <w:left w:val="none" w:sz="0" w:space="0" w:color="auto"/>
        <w:bottom w:val="none" w:sz="0" w:space="0" w:color="auto"/>
        <w:right w:val="none" w:sz="0" w:space="0" w:color="auto"/>
      </w:divBdr>
    </w:div>
    <w:div w:id="1753505373">
      <w:bodyDiv w:val="1"/>
      <w:marLeft w:val="0"/>
      <w:marRight w:val="0"/>
      <w:marTop w:val="0"/>
      <w:marBottom w:val="0"/>
      <w:divBdr>
        <w:top w:val="none" w:sz="0" w:space="0" w:color="auto"/>
        <w:left w:val="none" w:sz="0" w:space="0" w:color="auto"/>
        <w:bottom w:val="none" w:sz="0" w:space="0" w:color="auto"/>
        <w:right w:val="none" w:sz="0" w:space="0" w:color="auto"/>
      </w:divBdr>
    </w:div>
    <w:div w:id="1780878579">
      <w:bodyDiv w:val="1"/>
      <w:marLeft w:val="0"/>
      <w:marRight w:val="0"/>
      <w:marTop w:val="0"/>
      <w:marBottom w:val="0"/>
      <w:divBdr>
        <w:top w:val="none" w:sz="0" w:space="0" w:color="auto"/>
        <w:left w:val="none" w:sz="0" w:space="0" w:color="auto"/>
        <w:bottom w:val="none" w:sz="0" w:space="0" w:color="auto"/>
        <w:right w:val="none" w:sz="0" w:space="0" w:color="auto"/>
      </w:divBdr>
    </w:div>
    <w:div w:id="1798253585">
      <w:bodyDiv w:val="1"/>
      <w:marLeft w:val="0"/>
      <w:marRight w:val="0"/>
      <w:marTop w:val="0"/>
      <w:marBottom w:val="0"/>
      <w:divBdr>
        <w:top w:val="none" w:sz="0" w:space="0" w:color="auto"/>
        <w:left w:val="none" w:sz="0" w:space="0" w:color="auto"/>
        <w:bottom w:val="none" w:sz="0" w:space="0" w:color="auto"/>
        <w:right w:val="none" w:sz="0" w:space="0" w:color="auto"/>
      </w:divBdr>
    </w:div>
    <w:div w:id="1808276356">
      <w:bodyDiv w:val="1"/>
      <w:marLeft w:val="0"/>
      <w:marRight w:val="0"/>
      <w:marTop w:val="0"/>
      <w:marBottom w:val="0"/>
      <w:divBdr>
        <w:top w:val="none" w:sz="0" w:space="0" w:color="auto"/>
        <w:left w:val="none" w:sz="0" w:space="0" w:color="auto"/>
        <w:bottom w:val="none" w:sz="0" w:space="0" w:color="auto"/>
        <w:right w:val="none" w:sz="0" w:space="0" w:color="auto"/>
      </w:divBdr>
    </w:div>
    <w:div w:id="1827673006">
      <w:bodyDiv w:val="1"/>
      <w:marLeft w:val="0"/>
      <w:marRight w:val="0"/>
      <w:marTop w:val="0"/>
      <w:marBottom w:val="0"/>
      <w:divBdr>
        <w:top w:val="none" w:sz="0" w:space="0" w:color="auto"/>
        <w:left w:val="none" w:sz="0" w:space="0" w:color="auto"/>
        <w:bottom w:val="none" w:sz="0" w:space="0" w:color="auto"/>
        <w:right w:val="none" w:sz="0" w:space="0" w:color="auto"/>
      </w:divBdr>
    </w:div>
    <w:div w:id="1833641307">
      <w:bodyDiv w:val="1"/>
      <w:marLeft w:val="0"/>
      <w:marRight w:val="0"/>
      <w:marTop w:val="0"/>
      <w:marBottom w:val="0"/>
      <w:divBdr>
        <w:top w:val="none" w:sz="0" w:space="0" w:color="auto"/>
        <w:left w:val="none" w:sz="0" w:space="0" w:color="auto"/>
        <w:bottom w:val="none" w:sz="0" w:space="0" w:color="auto"/>
        <w:right w:val="none" w:sz="0" w:space="0" w:color="auto"/>
      </w:divBdr>
    </w:div>
    <w:div w:id="1835996516">
      <w:bodyDiv w:val="1"/>
      <w:marLeft w:val="0"/>
      <w:marRight w:val="0"/>
      <w:marTop w:val="0"/>
      <w:marBottom w:val="0"/>
      <w:divBdr>
        <w:top w:val="none" w:sz="0" w:space="0" w:color="auto"/>
        <w:left w:val="none" w:sz="0" w:space="0" w:color="auto"/>
        <w:bottom w:val="none" w:sz="0" w:space="0" w:color="auto"/>
        <w:right w:val="none" w:sz="0" w:space="0" w:color="auto"/>
      </w:divBdr>
    </w:div>
    <w:div w:id="1862013839">
      <w:bodyDiv w:val="1"/>
      <w:marLeft w:val="0"/>
      <w:marRight w:val="0"/>
      <w:marTop w:val="0"/>
      <w:marBottom w:val="0"/>
      <w:divBdr>
        <w:top w:val="none" w:sz="0" w:space="0" w:color="auto"/>
        <w:left w:val="none" w:sz="0" w:space="0" w:color="auto"/>
        <w:bottom w:val="none" w:sz="0" w:space="0" w:color="auto"/>
        <w:right w:val="none" w:sz="0" w:space="0" w:color="auto"/>
      </w:divBdr>
    </w:div>
    <w:div w:id="1938637636">
      <w:bodyDiv w:val="1"/>
      <w:marLeft w:val="0"/>
      <w:marRight w:val="0"/>
      <w:marTop w:val="0"/>
      <w:marBottom w:val="0"/>
      <w:divBdr>
        <w:top w:val="none" w:sz="0" w:space="0" w:color="auto"/>
        <w:left w:val="none" w:sz="0" w:space="0" w:color="auto"/>
        <w:bottom w:val="none" w:sz="0" w:space="0" w:color="auto"/>
        <w:right w:val="none" w:sz="0" w:space="0" w:color="auto"/>
      </w:divBdr>
    </w:div>
    <w:div w:id="1945576772">
      <w:bodyDiv w:val="1"/>
      <w:marLeft w:val="0"/>
      <w:marRight w:val="0"/>
      <w:marTop w:val="0"/>
      <w:marBottom w:val="0"/>
      <w:divBdr>
        <w:top w:val="none" w:sz="0" w:space="0" w:color="auto"/>
        <w:left w:val="none" w:sz="0" w:space="0" w:color="auto"/>
        <w:bottom w:val="none" w:sz="0" w:space="0" w:color="auto"/>
        <w:right w:val="none" w:sz="0" w:space="0" w:color="auto"/>
      </w:divBdr>
    </w:div>
    <w:div w:id="2022201530">
      <w:bodyDiv w:val="1"/>
      <w:marLeft w:val="0"/>
      <w:marRight w:val="0"/>
      <w:marTop w:val="0"/>
      <w:marBottom w:val="0"/>
      <w:divBdr>
        <w:top w:val="none" w:sz="0" w:space="0" w:color="auto"/>
        <w:left w:val="none" w:sz="0" w:space="0" w:color="auto"/>
        <w:bottom w:val="none" w:sz="0" w:space="0" w:color="auto"/>
        <w:right w:val="none" w:sz="0" w:space="0" w:color="auto"/>
      </w:divBdr>
    </w:div>
    <w:div w:id="2034646169">
      <w:bodyDiv w:val="1"/>
      <w:marLeft w:val="0"/>
      <w:marRight w:val="0"/>
      <w:marTop w:val="0"/>
      <w:marBottom w:val="0"/>
      <w:divBdr>
        <w:top w:val="none" w:sz="0" w:space="0" w:color="auto"/>
        <w:left w:val="none" w:sz="0" w:space="0" w:color="auto"/>
        <w:bottom w:val="none" w:sz="0" w:space="0" w:color="auto"/>
        <w:right w:val="none" w:sz="0" w:space="0" w:color="auto"/>
      </w:divBdr>
    </w:div>
    <w:div w:id="2048140053">
      <w:bodyDiv w:val="1"/>
      <w:marLeft w:val="0"/>
      <w:marRight w:val="0"/>
      <w:marTop w:val="0"/>
      <w:marBottom w:val="0"/>
      <w:divBdr>
        <w:top w:val="none" w:sz="0" w:space="0" w:color="auto"/>
        <w:left w:val="none" w:sz="0" w:space="0" w:color="auto"/>
        <w:bottom w:val="none" w:sz="0" w:space="0" w:color="auto"/>
        <w:right w:val="none" w:sz="0" w:space="0" w:color="auto"/>
      </w:divBdr>
    </w:div>
    <w:div w:id="2049523006">
      <w:bodyDiv w:val="1"/>
      <w:marLeft w:val="0"/>
      <w:marRight w:val="0"/>
      <w:marTop w:val="0"/>
      <w:marBottom w:val="0"/>
      <w:divBdr>
        <w:top w:val="none" w:sz="0" w:space="0" w:color="auto"/>
        <w:left w:val="none" w:sz="0" w:space="0" w:color="auto"/>
        <w:bottom w:val="none" w:sz="0" w:space="0" w:color="auto"/>
        <w:right w:val="none" w:sz="0" w:space="0" w:color="auto"/>
      </w:divBdr>
    </w:div>
    <w:div w:id="2061174802">
      <w:bodyDiv w:val="1"/>
      <w:marLeft w:val="0"/>
      <w:marRight w:val="0"/>
      <w:marTop w:val="0"/>
      <w:marBottom w:val="0"/>
      <w:divBdr>
        <w:top w:val="none" w:sz="0" w:space="0" w:color="auto"/>
        <w:left w:val="none" w:sz="0" w:space="0" w:color="auto"/>
        <w:bottom w:val="none" w:sz="0" w:space="0" w:color="auto"/>
        <w:right w:val="none" w:sz="0" w:space="0" w:color="auto"/>
      </w:divBdr>
    </w:div>
    <w:div w:id="212527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2677/checking-for-normality-with-robust-error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image" Target="media/image11.jpg"/><Relationship Id="rId39" Type="http://schemas.openxmlformats.org/officeDocument/2006/relationships/image" Target="media/image17.jpg"/><Relationship Id="rId21" Type="http://schemas.openxmlformats.org/officeDocument/2006/relationships/image" Target="media/image6.emf"/><Relationship Id="rId34" Type="http://schemas.openxmlformats.org/officeDocument/2006/relationships/hyperlink" Target="https://noticias.transunion.co/la-oferta-y-demanda-de-credito-se-desacelera--a-medida-que-los-colombianos-navegan-un-entorno-macroeconomico-incierto/"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hyperlink" Target="https://www.asobancaria.com/wp-content/uploads/2023/06/IGG-2022-v30062023.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g"/><Relationship Id="rId32" Type="http://schemas.openxmlformats.org/officeDocument/2006/relationships/hyperlink" Target="https://www.mastercard.com/news/latin-america/en/newsroom/press-releases/pr-en/2023/june/new-mastercard-study-reveals-financial-inclusion-momentum-in-latin-america/" TargetMode="External"/><Relationship Id="rId37" Type="http://schemas.openxmlformats.org/officeDocument/2006/relationships/image" Target="media/image15.jpg"/><Relationship Id="rId40" Type="http://schemas.openxmlformats.org/officeDocument/2006/relationships/image" Target="media/image18.jp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jpg"/><Relationship Id="rId28" Type="http://schemas.openxmlformats.org/officeDocument/2006/relationships/hyperlink" Target="https://www.ncbi.nlm.nih.gov/pmc/articles/PMC10229000/" TargetMode="External"/><Relationship Id="rId36" Type="http://schemas.openxmlformats.org/officeDocument/2006/relationships/image" Target="media/image14.jp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hyperlink" Target="https://www.dane.gov.co/files/operaciones/TICH/bol-TICH-202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hyperlink" Target="https://www.bancadelasoportunidades.gov.co/sites/default/files/2023-07/RIF2022%2018072023.pdf" TargetMode="External"/><Relationship Id="rId35" Type="http://schemas.openxmlformats.org/officeDocument/2006/relationships/image" Target="media/image13.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hyperlink" Target="https://grupocredicorp.com/indice-inclusion-financiera/" TargetMode="External"/><Relationship Id="rId38"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CBEE6CB7ED44B4299014C3184C8245A" ma:contentTypeVersion="9" ma:contentTypeDescription="Crear nuevo documento." ma:contentTypeScope="" ma:versionID="81daa186ef89ca53ec90e71014739293">
  <xsd:schema xmlns:xsd="http://www.w3.org/2001/XMLSchema" xmlns:xs="http://www.w3.org/2001/XMLSchema" xmlns:p="http://schemas.microsoft.com/office/2006/metadata/properties" xmlns:ns3="5f61dc5e-2043-4935-ae49-972f69b9e123" xmlns:ns4="cc9b7b8b-cc62-4172-a868-ce7ae8d73b8a" targetNamespace="http://schemas.microsoft.com/office/2006/metadata/properties" ma:root="true" ma:fieldsID="71bfef8980b16f26db2a16c4f9674355" ns3:_="" ns4:_="">
    <xsd:import namespace="5f61dc5e-2043-4935-ae49-972f69b9e123"/>
    <xsd:import namespace="cc9b7b8b-cc62-4172-a868-ce7ae8d73b8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1dc5e-2043-4935-ae49-972f69b9e1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9b7b8b-cc62-4172-a868-ce7ae8d73b8a"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f61dc5e-2043-4935-ae49-972f69b9e1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B732C-E9C3-452E-B5C7-FA936C5B7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1dc5e-2043-4935-ae49-972f69b9e123"/>
    <ds:schemaRef ds:uri="cc9b7b8b-cc62-4172-a868-ce7ae8d73b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F8F582-09A0-4AD3-BD82-2FCEC00B2799}">
  <ds:schemaRefs>
    <ds:schemaRef ds:uri="http://schemas.microsoft.com/office/2006/metadata/properties"/>
    <ds:schemaRef ds:uri="http://schemas.microsoft.com/office/infopath/2007/PartnerControls"/>
    <ds:schemaRef ds:uri="5f61dc5e-2043-4935-ae49-972f69b9e123"/>
  </ds:schemaRefs>
</ds:datastoreItem>
</file>

<file path=customXml/itemProps3.xml><?xml version="1.0" encoding="utf-8"?>
<ds:datastoreItem xmlns:ds="http://schemas.openxmlformats.org/officeDocument/2006/customXml" ds:itemID="{88676CE4-981D-4045-B673-622E66CC9AF5}">
  <ds:schemaRefs>
    <ds:schemaRef ds:uri="http://schemas.microsoft.com/sharepoint/v3/contenttype/forms"/>
  </ds:schemaRefs>
</ds:datastoreItem>
</file>

<file path=customXml/itemProps4.xml><?xml version="1.0" encoding="utf-8"?>
<ds:datastoreItem xmlns:ds="http://schemas.openxmlformats.org/officeDocument/2006/customXml" ds:itemID="{8222C17B-C19D-4F7E-BD80-B46CD98C1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55</Pages>
  <Words>12075</Words>
  <Characters>66413</Characters>
  <Application>Microsoft Office Word</Application>
  <DocSecurity>0</DocSecurity>
  <Lines>553</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78332</CharactersWithSpaces>
  <SharedDoc>false</SharedDoc>
  <HLinks>
    <vt:vector size="330" baseType="variant">
      <vt:variant>
        <vt:i4>1638451</vt:i4>
      </vt:variant>
      <vt:variant>
        <vt:i4>326</vt:i4>
      </vt:variant>
      <vt:variant>
        <vt:i4>0</vt:i4>
      </vt:variant>
      <vt:variant>
        <vt:i4>5</vt:i4>
      </vt:variant>
      <vt:variant>
        <vt:lpwstr/>
      </vt:variant>
      <vt:variant>
        <vt:lpwstr>_Toc165926572</vt:lpwstr>
      </vt:variant>
      <vt:variant>
        <vt:i4>1638451</vt:i4>
      </vt:variant>
      <vt:variant>
        <vt:i4>320</vt:i4>
      </vt:variant>
      <vt:variant>
        <vt:i4>0</vt:i4>
      </vt:variant>
      <vt:variant>
        <vt:i4>5</vt:i4>
      </vt:variant>
      <vt:variant>
        <vt:lpwstr/>
      </vt:variant>
      <vt:variant>
        <vt:lpwstr>_Toc165926571</vt:lpwstr>
      </vt:variant>
      <vt:variant>
        <vt:i4>1638451</vt:i4>
      </vt:variant>
      <vt:variant>
        <vt:i4>314</vt:i4>
      </vt:variant>
      <vt:variant>
        <vt:i4>0</vt:i4>
      </vt:variant>
      <vt:variant>
        <vt:i4>5</vt:i4>
      </vt:variant>
      <vt:variant>
        <vt:lpwstr/>
      </vt:variant>
      <vt:variant>
        <vt:lpwstr>_Toc165926570</vt:lpwstr>
      </vt:variant>
      <vt:variant>
        <vt:i4>1572915</vt:i4>
      </vt:variant>
      <vt:variant>
        <vt:i4>308</vt:i4>
      </vt:variant>
      <vt:variant>
        <vt:i4>0</vt:i4>
      </vt:variant>
      <vt:variant>
        <vt:i4>5</vt:i4>
      </vt:variant>
      <vt:variant>
        <vt:lpwstr/>
      </vt:variant>
      <vt:variant>
        <vt:lpwstr>_Toc165926569</vt:lpwstr>
      </vt:variant>
      <vt:variant>
        <vt:i4>1572915</vt:i4>
      </vt:variant>
      <vt:variant>
        <vt:i4>302</vt:i4>
      </vt:variant>
      <vt:variant>
        <vt:i4>0</vt:i4>
      </vt:variant>
      <vt:variant>
        <vt:i4>5</vt:i4>
      </vt:variant>
      <vt:variant>
        <vt:lpwstr/>
      </vt:variant>
      <vt:variant>
        <vt:lpwstr>_Toc165926568</vt:lpwstr>
      </vt:variant>
      <vt:variant>
        <vt:i4>1572915</vt:i4>
      </vt:variant>
      <vt:variant>
        <vt:i4>296</vt:i4>
      </vt:variant>
      <vt:variant>
        <vt:i4>0</vt:i4>
      </vt:variant>
      <vt:variant>
        <vt:i4>5</vt:i4>
      </vt:variant>
      <vt:variant>
        <vt:lpwstr/>
      </vt:variant>
      <vt:variant>
        <vt:lpwstr>_Toc165926567</vt:lpwstr>
      </vt:variant>
      <vt:variant>
        <vt:i4>1572915</vt:i4>
      </vt:variant>
      <vt:variant>
        <vt:i4>290</vt:i4>
      </vt:variant>
      <vt:variant>
        <vt:i4>0</vt:i4>
      </vt:variant>
      <vt:variant>
        <vt:i4>5</vt:i4>
      </vt:variant>
      <vt:variant>
        <vt:lpwstr/>
      </vt:variant>
      <vt:variant>
        <vt:lpwstr>_Toc165926566</vt:lpwstr>
      </vt:variant>
      <vt:variant>
        <vt:i4>1572915</vt:i4>
      </vt:variant>
      <vt:variant>
        <vt:i4>284</vt:i4>
      </vt:variant>
      <vt:variant>
        <vt:i4>0</vt:i4>
      </vt:variant>
      <vt:variant>
        <vt:i4>5</vt:i4>
      </vt:variant>
      <vt:variant>
        <vt:lpwstr/>
      </vt:variant>
      <vt:variant>
        <vt:lpwstr>_Toc165926565</vt:lpwstr>
      </vt:variant>
      <vt:variant>
        <vt:i4>1572915</vt:i4>
      </vt:variant>
      <vt:variant>
        <vt:i4>278</vt:i4>
      </vt:variant>
      <vt:variant>
        <vt:i4>0</vt:i4>
      </vt:variant>
      <vt:variant>
        <vt:i4>5</vt:i4>
      </vt:variant>
      <vt:variant>
        <vt:lpwstr/>
      </vt:variant>
      <vt:variant>
        <vt:lpwstr>_Toc165926564</vt:lpwstr>
      </vt:variant>
      <vt:variant>
        <vt:i4>1572915</vt:i4>
      </vt:variant>
      <vt:variant>
        <vt:i4>272</vt:i4>
      </vt:variant>
      <vt:variant>
        <vt:i4>0</vt:i4>
      </vt:variant>
      <vt:variant>
        <vt:i4>5</vt:i4>
      </vt:variant>
      <vt:variant>
        <vt:lpwstr/>
      </vt:variant>
      <vt:variant>
        <vt:lpwstr>_Toc165926563</vt:lpwstr>
      </vt:variant>
      <vt:variant>
        <vt:i4>1572915</vt:i4>
      </vt:variant>
      <vt:variant>
        <vt:i4>266</vt:i4>
      </vt:variant>
      <vt:variant>
        <vt:i4>0</vt:i4>
      </vt:variant>
      <vt:variant>
        <vt:i4>5</vt:i4>
      </vt:variant>
      <vt:variant>
        <vt:lpwstr/>
      </vt:variant>
      <vt:variant>
        <vt:lpwstr>_Toc165926562</vt:lpwstr>
      </vt:variant>
      <vt:variant>
        <vt:i4>1572915</vt:i4>
      </vt:variant>
      <vt:variant>
        <vt:i4>260</vt:i4>
      </vt:variant>
      <vt:variant>
        <vt:i4>0</vt:i4>
      </vt:variant>
      <vt:variant>
        <vt:i4>5</vt:i4>
      </vt:variant>
      <vt:variant>
        <vt:lpwstr/>
      </vt:variant>
      <vt:variant>
        <vt:lpwstr>_Toc165926561</vt:lpwstr>
      </vt:variant>
      <vt:variant>
        <vt:i4>1572915</vt:i4>
      </vt:variant>
      <vt:variant>
        <vt:i4>254</vt:i4>
      </vt:variant>
      <vt:variant>
        <vt:i4>0</vt:i4>
      </vt:variant>
      <vt:variant>
        <vt:i4>5</vt:i4>
      </vt:variant>
      <vt:variant>
        <vt:lpwstr/>
      </vt:variant>
      <vt:variant>
        <vt:lpwstr>_Toc165926560</vt:lpwstr>
      </vt:variant>
      <vt:variant>
        <vt:i4>1769523</vt:i4>
      </vt:variant>
      <vt:variant>
        <vt:i4>248</vt:i4>
      </vt:variant>
      <vt:variant>
        <vt:i4>0</vt:i4>
      </vt:variant>
      <vt:variant>
        <vt:i4>5</vt:i4>
      </vt:variant>
      <vt:variant>
        <vt:lpwstr/>
      </vt:variant>
      <vt:variant>
        <vt:lpwstr>_Toc165926559</vt:lpwstr>
      </vt:variant>
      <vt:variant>
        <vt:i4>1769523</vt:i4>
      </vt:variant>
      <vt:variant>
        <vt:i4>242</vt:i4>
      </vt:variant>
      <vt:variant>
        <vt:i4>0</vt:i4>
      </vt:variant>
      <vt:variant>
        <vt:i4>5</vt:i4>
      </vt:variant>
      <vt:variant>
        <vt:lpwstr/>
      </vt:variant>
      <vt:variant>
        <vt:lpwstr>_Toc165926558</vt:lpwstr>
      </vt:variant>
      <vt:variant>
        <vt:i4>1769523</vt:i4>
      </vt:variant>
      <vt:variant>
        <vt:i4>236</vt:i4>
      </vt:variant>
      <vt:variant>
        <vt:i4>0</vt:i4>
      </vt:variant>
      <vt:variant>
        <vt:i4>5</vt:i4>
      </vt:variant>
      <vt:variant>
        <vt:lpwstr/>
      </vt:variant>
      <vt:variant>
        <vt:lpwstr>_Toc165926557</vt:lpwstr>
      </vt:variant>
      <vt:variant>
        <vt:i4>1769523</vt:i4>
      </vt:variant>
      <vt:variant>
        <vt:i4>230</vt:i4>
      </vt:variant>
      <vt:variant>
        <vt:i4>0</vt:i4>
      </vt:variant>
      <vt:variant>
        <vt:i4>5</vt:i4>
      </vt:variant>
      <vt:variant>
        <vt:lpwstr/>
      </vt:variant>
      <vt:variant>
        <vt:lpwstr>_Toc165926556</vt:lpwstr>
      </vt:variant>
      <vt:variant>
        <vt:i4>1769523</vt:i4>
      </vt:variant>
      <vt:variant>
        <vt:i4>224</vt:i4>
      </vt:variant>
      <vt:variant>
        <vt:i4>0</vt:i4>
      </vt:variant>
      <vt:variant>
        <vt:i4>5</vt:i4>
      </vt:variant>
      <vt:variant>
        <vt:lpwstr/>
      </vt:variant>
      <vt:variant>
        <vt:lpwstr>_Toc165926555</vt:lpwstr>
      </vt:variant>
      <vt:variant>
        <vt:i4>1769523</vt:i4>
      </vt:variant>
      <vt:variant>
        <vt:i4>218</vt:i4>
      </vt:variant>
      <vt:variant>
        <vt:i4>0</vt:i4>
      </vt:variant>
      <vt:variant>
        <vt:i4>5</vt:i4>
      </vt:variant>
      <vt:variant>
        <vt:lpwstr/>
      </vt:variant>
      <vt:variant>
        <vt:lpwstr>_Toc165926554</vt:lpwstr>
      </vt:variant>
      <vt:variant>
        <vt:i4>1769523</vt:i4>
      </vt:variant>
      <vt:variant>
        <vt:i4>212</vt:i4>
      </vt:variant>
      <vt:variant>
        <vt:i4>0</vt:i4>
      </vt:variant>
      <vt:variant>
        <vt:i4>5</vt:i4>
      </vt:variant>
      <vt:variant>
        <vt:lpwstr/>
      </vt:variant>
      <vt:variant>
        <vt:lpwstr>_Toc165926553</vt:lpwstr>
      </vt:variant>
      <vt:variant>
        <vt:i4>1769523</vt:i4>
      </vt:variant>
      <vt:variant>
        <vt:i4>206</vt:i4>
      </vt:variant>
      <vt:variant>
        <vt:i4>0</vt:i4>
      </vt:variant>
      <vt:variant>
        <vt:i4>5</vt:i4>
      </vt:variant>
      <vt:variant>
        <vt:lpwstr/>
      </vt:variant>
      <vt:variant>
        <vt:lpwstr>_Toc165926552</vt:lpwstr>
      </vt:variant>
      <vt:variant>
        <vt:i4>1769523</vt:i4>
      </vt:variant>
      <vt:variant>
        <vt:i4>200</vt:i4>
      </vt:variant>
      <vt:variant>
        <vt:i4>0</vt:i4>
      </vt:variant>
      <vt:variant>
        <vt:i4>5</vt:i4>
      </vt:variant>
      <vt:variant>
        <vt:lpwstr/>
      </vt:variant>
      <vt:variant>
        <vt:lpwstr>_Toc165926551</vt:lpwstr>
      </vt:variant>
      <vt:variant>
        <vt:i4>1769523</vt:i4>
      </vt:variant>
      <vt:variant>
        <vt:i4>194</vt:i4>
      </vt:variant>
      <vt:variant>
        <vt:i4>0</vt:i4>
      </vt:variant>
      <vt:variant>
        <vt:i4>5</vt:i4>
      </vt:variant>
      <vt:variant>
        <vt:lpwstr/>
      </vt:variant>
      <vt:variant>
        <vt:lpwstr>_Toc165926550</vt:lpwstr>
      </vt:variant>
      <vt:variant>
        <vt:i4>1703987</vt:i4>
      </vt:variant>
      <vt:variant>
        <vt:i4>188</vt:i4>
      </vt:variant>
      <vt:variant>
        <vt:i4>0</vt:i4>
      </vt:variant>
      <vt:variant>
        <vt:i4>5</vt:i4>
      </vt:variant>
      <vt:variant>
        <vt:lpwstr/>
      </vt:variant>
      <vt:variant>
        <vt:lpwstr>_Toc165926549</vt:lpwstr>
      </vt:variant>
      <vt:variant>
        <vt:i4>1703987</vt:i4>
      </vt:variant>
      <vt:variant>
        <vt:i4>182</vt:i4>
      </vt:variant>
      <vt:variant>
        <vt:i4>0</vt:i4>
      </vt:variant>
      <vt:variant>
        <vt:i4>5</vt:i4>
      </vt:variant>
      <vt:variant>
        <vt:lpwstr/>
      </vt:variant>
      <vt:variant>
        <vt:lpwstr>_Toc165926548</vt:lpwstr>
      </vt:variant>
      <vt:variant>
        <vt:i4>1703987</vt:i4>
      </vt:variant>
      <vt:variant>
        <vt:i4>176</vt:i4>
      </vt:variant>
      <vt:variant>
        <vt:i4>0</vt:i4>
      </vt:variant>
      <vt:variant>
        <vt:i4>5</vt:i4>
      </vt:variant>
      <vt:variant>
        <vt:lpwstr/>
      </vt:variant>
      <vt:variant>
        <vt:lpwstr>_Toc165926547</vt:lpwstr>
      </vt:variant>
      <vt:variant>
        <vt:i4>1703987</vt:i4>
      </vt:variant>
      <vt:variant>
        <vt:i4>170</vt:i4>
      </vt:variant>
      <vt:variant>
        <vt:i4>0</vt:i4>
      </vt:variant>
      <vt:variant>
        <vt:i4>5</vt:i4>
      </vt:variant>
      <vt:variant>
        <vt:lpwstr/>
      </vt:variant>
      <vt:variant>
        <vt:lpwstr>_Toc165926546</vt:lpwstr>
      </vt:variant>
      <vt:variant>
        <vt:i4>1703987</vt:i4>
      </vt:variant>
      <vt:variant>
        <vt:i4>164</vt:i4>
      </vt:variant>
      <vt:variant>
        <vt:i4>0</vt:i4>
      </vt:variant>
      <vt:variant>
        <vt:i4>5</vt:i4>
      </vt:variant>
      <vt:variant>
        <vt:lpwstr/>
      </vt:variant>
      <vt:variant>
        <vt:lpwstr>_Toc165926545</vt:lpwstr>
      </vt:variant>
      <vt:variant>
        <vt:i4>1703987</vt:i4>
      </vt:variant>
      <vt:variant>
        <vt:i4>158</vt:i4>
      </vt:variant>
      <vt:variant>
        <vt:i4>0</vt:i4>
      </vt:variant>
      <vt:variant>
        <vt:i4>5</vt:i4>
      </vt:variant>
      <vt:variant>
        <vt:lpwstr/>
      </vt:variant>
      <vt:variant>
        <vt:lpwstr>_Toc165926544</vt:lpwstr>
      </vt:variant>
      <vt:variant>
        <vt:i4>1703987</vt:i4>
      </vt:variant>
      <vt:variant>
        <vt:i4>152</vt:i4>
      </vt:variant>
      <vt:variant>
        <vt:i4>0</vt:i4>
      </vt:variant>
      <vt:variant>
        <vt:i4>5</vt:i4>
      </vt:variant>
      <vt:variant>
        <vt:lpwstr/>
      </vt:variant>
      <vt:variant>
        <vt:lpwstr>_Toc165926543</vt:lpwstr>
      </vt:variant>
      <vt:variant>
        <vt:i4>1703987</vt:i4>
      </vt:variant>
      <vt:variant>
        <vt:i4>146</vt:i4>
      </vt:variant>
      <vt:variant>
        <vt:i4>0</vt:i4>
      </vt:variant>
      <vt:variant>
        <vt:i4>5</vt:i4>
      </vt:variant>
      <vt:variant>
        <vt:lpwstr/>
      </vt:variant>
      <vt:variant>
        <vt:lpwstr>_Toc165926542</vt:lpwstr>
      </vt:variant>
      <vt:variant>
        <vt:i4>1703987</vt:i4>
      </vt:variant>
      <vt:variant>
        <vt:i4>140</vt:i4>
      </vt:variant>
      <vt:variant>
        <vt:i4>0</vt:i4>
      </vt:variant>
      <vt:variant>
        <vt:i4>5</vt:i4>
      </vt:variant>
      <vt:variant>
        <vt:lpwstr/>
      </vt:variant>
      <vt:variant>
        <vt:lpwstr>_Toc165926541</vt:lpwstr>
      </vt:variant>
      <vt:variant>
        <vt:i4>1703987</vt:i4>
      </vt:variant>
      <vt:variant>
        <vt:i4>134</vt:i4>
      </vt:variant>
      <vt:variant>
        <vt:i4>0</vt:i4>
      </vt:variant>
      <vt:variant>
        <vt:i4>5</vt:i4>
      </vt:variant>
      <vt:variant>
        <vt:lpwstr/>
      </vt:variant>
      <vt:variant>
        <vt:lpwstr>_Toc165926540</vt:lpwstr>
      </vt:variant>
      <vt:variant>
        <vt:i4>1900595</vt:i4>
      </vt:variant>
      <vt:variant>
        <vt:i4>128</vt:i4>
      </vt:variant>
      <vt:variant>
        <vt:i4>0</vt:i4>
      </vt:variant>
      <vt:variant>
        <vt:i4>5</vt:i4>
      </vt:variant>
      <vt:variant>
        <vt:lpwstr/>
      </vt:variant>
      <vt:variant>
        <vt:lpwstr>_Toc165926539</vt:lpwstr>
      </vt:variant>
      <vt:variant>
        <vt:i4>1900595</vt:i4>
      </vt:variant>
      <vt:variant>
        <vt:i4>122</vt:i4>
      </vt:variant>
      <vt:variant>
        <vt:i4>0</vt:i4>
      </vt:variant>
      <vt:variant>
        <vt:i4>5</vt:i4>
      </vt:variant>
      <vt:variant>
        <vt:lpwstr/>
      </vt:variant>
      <vt:variant>
        <vt:lpwstr>_Toc165926538</vt:lpwstr>
      </vt:variant>
      <vt:variant>
        <vt:i4>1900595</vt:i4>
      </vt:variant>
      <vt:variant>
        <vt:i4>116</vt:i4>
      </vt:variant>
      <vt:variant>
        <vt:i4>0</vt:i4>
      </vt:variant>
      <vt:variant>
        <vt:i4>5</vt:i4>
      </vt:variant>
      <vt:variant>
        <vt:lpwstr/>
      </vt:variant>
      <vt:variant>
        <vt:lpwstr>_Toc165926537</vt:lpwstr>
      </vt:variant>
      <vt:variant>
        <vt:i4>1900595</vt:i4>
      </vt:variant>
      <vt:variant>
        <vt:i4>110</vt:i4>
      </vt:variant>
      <vt:variant>
        <vt:i4>0</vt:i4>
      </vt:variant>
      <vt:variant>
        <vt:i4>5</vt:i4>
      </vt:variant>
      <vt:variant>
        <vt:lpwstr/>
      </vt:variant>
      <vt:variant>
        <vt:lpwstr>_Toc165926536</vt:lpwstr>
      </vt:variant>
      <vt:variant>
        <vt:i4>1900595</vt:i4>
      </vt:variant>
      <vt:variant>
        <vt:i4>104</vt:i4>
      </vt:variant>
      <vt:variant>
        <vt:i4>0</vt:i4>
      </vt:variant>
      <vt:variant>
        <vt:i4>5</vt:i4>
      </vt:variant>
      <vt:variant>
        <vt:lpwstr/>
      </vt:variant>
      <vt:variant>
        <vt:lpwstr>_Toc165926535</vt:lpwstr>
      </vt:variant>
      <vt:variant>
        <vt:i4>1900595</vt:i4>
      </vt:variant>
      <vt:variant>
        <vt:i4>98</vt:i4>
      </vt:variant>
      <vt:variant>
        <vt:i4>0</vt:i4>
      </vt:variant>
      <vt:variant>
        <vt:i4>5</vt:i4>
      </vt:variant>
      <vt:variant>
        <vt:lpwstr/>
      </vt:variant>
      <vt:variant>
        <vt:lpwstr>_Toc165926534</vt:lpwstr>
      </vt:variant>
      <vt:variant>
        <vt:i4>1900595</vt:i4>
      </vt:variant>
      <vt:variant>
        <vt:i4>92</vt:i4>
      </vt:variant>
      <vt:variant>
        <vt:i4>0</vt:i4>
      </vt:variant>
      <vt:variant>
        <vt:i4>5</vt:i4>
      </vt:variant>
      <vt:variant>
        <vt:lpwstr/>
      </vt:variant>
      <vt:variant>
        <vt:lpwstr>_Toc165926533</vt:lpwstr>
      </vt:variant>
      <vt:variant>
        <vt:i4>1900595</vt:i4>
      </vt:variant>
      <vt:variant>
        <vt:i4>86</vt:i4>
      </vt:variant>
      <vt:variant>
        <vt:i4>0</vt:i4>
      </vt:variant>
      <vt:variant>
        <vt:i4>5</vt:i4>
      </vt:variant>
      <vt:variant>
        <vt:lpwstr/>
      </vt:variant>
      <vt:variant>
        <vt:lpwstr>_Toc165926532</vt:lpwstr>
      </vt:variant>
      <vt:variant>
        <vt:i4>1900595</vt:i4>
      </vt:variant>
      <vt:variant>
        <vt:i4>80</vt:i4>
      </vt:variant>
      <vt:variant>
        <vt:i4>0</vt:i4>
      </vt:variant>
      <vt:variant>
        <vt:i4>5</vt:i4>
      </vt:variant>
      <vt:variant>
        <vt:lpwstr/>
      </vt:variant>
      <vt:variant>
        <vt:lpwstr>_Toc165926531</vt:lpwstr>
      </vt:variant>
      <vt:variant>
        <vt:i4>1900595</vt:i4>
      </vt:variant>
      <vt:variant>
        <vt:i4>74</vt:i4>
      </vt:variant>
      <vt:variant>
        <vt:i4>0</vt:i4>
      </vt:variant>
      <vt:variant>
        <vt:i4>5</vt:i4>
      </vt:variant>
      <vt:variant>
        <vt:lpwstr/>
      </vt:variant>
      <vt:variant>
        <vt:lpwstr>_Toc165926530</vt:lpwstr>
      </vt:variant>
      <vt:variant>
        <vt:i4>1835059</vt:i4>
      </vt:variant>
      <vt:variant>
        <vt:i4>68</vt:i4>
      </vt:variant>
      <vt:variant>
        <vt:i4>0</vt:i4>
      </vt:variant>
      <vt:variant>
        <vt:i4>5</vt:i4>
      </vt:variant>
      <vt:variant>
        <vt:lpwstr/>
      </vt:variant>
      <vt:variant>
        <vt:lpwstr>_Toc165926529</vt:lpwstr>
      </vt:variant>
      <vt:variant>
        <vt:i4>1835059</vt:i4>
      </vt:variant>
      <vt:variant>
        <vt:i4>62</vt:i4>
      </vt:variant>
      <vt:variant>
        <vt:i4>0</vt:i4>
      </vt:variant>
      <vt:variant>
        <vt:i4>5</vt:i4>
      </vt:variant>
      <vt:variant>
        <vt:lpwstr/>
      </vt:variant>
      <vt:variant>
        <vt:lpwstr>_Toc165926528</vt:lpwstr>
      </vt:variant>
      <vt:variant>
        <vt:i4>1835059</vt:i4>
      </vt:variant>
      <vt:variant>
        <vt:i4>56</vt:i4>
      </vt:variant>
      <vt:variant>
        <vt:i4>0</vt:i4>
      </vt:variant>
      <vt:variant>
        <vt:i4>5</vt:i4>
      </vt:variant>
      <vt:variant>
        <vt:lpwstr/>
      </vt:variant>
      <vt:variant>
        <vt:lpwstr>_Toc165926527</vt:lpwstr>
      </vt:variant>
      <vt:variant>
        <vt:i4>1835059</vt:i4>
      </vt:variant>
      <vt:variant>
        <vt:i4>50</vt:i4>
      </vt:variant>
      <vt:variant>
        <vt:i4>0</vt:i4>
      </vt:variant>
      <vt:variant>
        <vt:i4>5</vt:i4>
      </vt:variant>
      <vt:variant>
        <vt:lpwstr/>
      </vt:variant>
      <vt:variant>
        <vt:lpwstr>_Toc165926526</vt:lpwstr>
      </vt:variant>
      <vt:variant>
        <vt:i4>1835059</vt:i4>
      </vt:variant>
      <vt:variant>
        <vt:i4>44</vt:i4>
      </vt:variant>
      <vt:variant>
        <vt:i4>0</vt:i4>
      </vt:variant>
      <vt:variant>
        <vt:i4>5</vt:i4>
      </vt:variant>
      <vt:variant>
        <vt:lpwstr/>
      </vt:variant>
      <vt:variant>
        <vt:lpwstr>_Toc165926525</vt:lpwstr>
      </vt:variant>
      <vt:variant>
        <vt:i4>1835059</vt:i4>
      </vt:variant>
      <vt:variant>
        <vt:i4>38</vt:i4>
      </vt:variant>
      <vt:variant>
        <vt:i4>0</vt:i4>
      </vt:variant>
      <vt:variant>
        <vt:i4>5</vt:i4>
      </vt:variant>
      <vt:variant>
        <vt:lpwstr/>
      </vt:variant>
      <vt:variant>
        <vt:lpwstr>_Toc165926524</vt:lpwstr>
      </vt:variant>
      <vt:variant>
        <vt:i4>1835059</vt:i4>
      </vt:variant>
      <vt:variant>
        <vt:i4>32</vt:i4>
      </vt:variant>
      <vt:variant>
        <vt:i4>0</vt:i4>
      </vt:variant>
      <vt:variant>
        <vt:i4>5</vt:i4>
      </vt:variant>
      <vt:variant>
        <vt:lpwstr/>
      </vt:variant>
      <vt:variant>
        <vt:lpwstr>_Toc165926523</vt:lpwstr>
      </vt:variant>
      <vt:variant>
        <vt:i4>1835059</vt:i4>
      </vt:variant>
      <vt:variant>
        <vt:i4>26</vt:i4>
      </vt:variant>
      <vt:variant>
        <vt:i4>0</vt:i4>
      </vt:variant>
      <vt:variant>
        <vt:i4>5</vt:i4>
      </vt:variant>
      <vt:variant>
        <vt:lpwstr/>
      </vt:variant>
      <vt:variant>
        <vt:lpwstr>_Toc165926522</vt:lpwstr>
      </vt:variant>
      <vt:variant>
        <vt:i4>1835059</vt:i4>
      </vt:variant>
      <vt:variant>
        <vt:i4>20</vt:i4>
      </vt:variant>
      <vt:variant>
        <vt:i4>0</vt:i4>
      </vt:variant>
      <vt:variant>
        <vt:i4>5</vt:i4>
      </vt:variant>
      <vt:variant>
        <vt:lpwstr/>
      </vt:variant>
      <vt:variant>
        <vt:lpwstr>_Toc165926521</vt:lpwstr>
      </vt:variant>
      <vt:variant>
        <vt:i4>1835059</vt:i4>
      </vt:variant>
      <vt:variant>
        <vt:i4>14</vt:i4>
      </vt:variant>
      <vt:variant>
        <vt:i4>0</vt:i4>
      </vt:variant>
      <vt:variant>
        <vt:i4>5</vt:i4>
      </vt:variant>
      <vt:variant>
        <vt:lpwstr/>
      </vt:variant>
      <vt:variant>
        <vt:lpwstr>_Toc165926520</vt:lpwstr>
      </vt:variant>
      <vt:variant>
        <vt:i4>2031667</vt:i4>
      </vt:variant>
      <vt:variant>
        <vt:i4>8</vt:i4>
      </vt:variant>
      <vt:variant>
        <vt:i4>0</vt:i4>
      </vt:variant>
      <vt:variant>
        <vt:i4>5</vt:i4>
      </vt:variant>
      <vt:variant>
        <vt:lpwstr/>
      </vt:variant>
      <vt:variant>
        <vt:lpwstr>_Toc165926519</vt:lpwstr>
      </vt:variant>
      <vt:variant>
        <vt:i4>2031667</vt:i4>
      </vt:variant>
      <vt:variant>
        <vt:i4>2</vt:i4>
      </vt:variant>
      <vt:variant>
        <vt:i4>0</vt:i4>
      </vt:variant>
      <vt:variant>
        <vt:i4>5</vt:i4>
      </vt:variant>
      <vt:variant>
        <vt:lpwstr/>
      </vt:variant>
      <vt:variant>
        <vt:lpwstr>_Toc165926518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Restrepo</dc:creator>
  <cp:keywords/>
  <dc:description/>
  <cp:lastModifiedBy>Adriana Lourdes Abrego Perez</cp:lastModifiedBy>
  <cp:revision>5</cp:revision>
  <dcterms:created xsi:type="dcterms:W3CDTF">2024-05-10T14:36:00Z</dcterms:created>
  <dcterms:modified xsi:type="dcterms:W3CDTF">2024-05-10T19:02:00Z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0x0101002CBEE6CB7ED44B4299014C3184C8245A</vt:lpwstr>
  </property>
</Properties>
</file>